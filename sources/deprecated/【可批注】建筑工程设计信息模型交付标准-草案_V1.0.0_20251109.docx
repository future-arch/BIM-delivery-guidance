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8E47ED" w:rsidP="3A8E47ED" w:rsidRDefault="00BE59BA" w14:paraId="040E85B5" w14:textId="165FF275">
      <w:pPr>
        <w:tabs>
          <w:tab w:val="left" w:pos="3402"/>
        </w:tabs>
        <w:ind w:firstLine="0" w:firstLineChars="0"/>
        <w:outlineLvl w:val="0"/>
        <w:rPr>
          <w:ins w:author="zhangjunyi@crfsdi.com" w:date="2025-07-15T09:40:00Z" w16du:dateUtc="2025-07-15T09:40:37Z" w:id="0"/>
          <w:b/>
          <w:bCs/>
          <w:sz w:val="28"/>
          <w:szCs w:val="28"/>
        </w:rPr>
      </w:pPr>
      <w:r>
        <w:rPr>
          <w:b/>
          <w:bCs/>
          <w:sz w:val="28"/>
          <w:szCs w:val="28"/>
        </w:rPr>
        <w:tab/>
      </w:r>
      <w:commentRangeStart w:id="1"/>
      <w:commentRangeEnd w:id="1"/>
      <w:r>
        <w:rPr>
          <w:rStyle w:val="CommentReference"/>
          <w:b/>
          <w:bCs/>
          <w:sz w:val="28"/>
          <w:szCs w:val="28"/>
        </w:rPr>
        <w:commentReference w:id="1"/>
      </w:r>
    </w:p>
    <w:p w:rsidRPr="001B6C80" w:rsidR="008213F5" w:rsidP="00562278" w:rsidRDefault="008213F5" w14:paraId="14C50490" w14:textId="32629827">
      <w:pPr>
        <w:tabs>
          <w:tab w:val="left" w:pos="3402"/>
        </w:tabs>
        <w:ind w:left="0" w:right="-2" w:firstLine="0" w:firstLineChars="0"/>
        <w:outlineLvl w:val="0"/>
        <w:rPr>
          <w:b/>
          <w:sz w:val="28"/>
          <w:szCs w:val="28"/>
        </w:rPr>
      </w:pPr>
      <w:r w:rsidRPr="001B6C80">
        <w:rPr>
          <w:noProof/>
          <w:lang w:val="en-US"/>
        </w:rPr>
        <w:drawing>
          <wp:anchor distT="0" distB="0" distL="114300" distR="114300" simplePos="0" relativeHeight="251658244" behindDoc="0" locked="0" layoutInCell="1" allowOverlap="1" wp14:anchorId="4E76B506" wp14:editId="06159387">
            <wp:simplePos x="0" y="0"/>
            <wp:positionH relativeFrom="column">
              <wp:posOffset>4686300</wp:posOffset>
            </wp:positionH>
            <wp:positionV relativeFrom="paragraph">
              <wp:posOffset>5607</wp:posOffset>
            </wp:positionV>
            <wp:extent cx="1390650" cy="685800"/>
            <wp:effectExtent l="0" t="0" r="635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390650" cy="685800"/>
                    </a:xfrm>
                    <a:prstGeom prst="rect">
                      <a:avLst/>
                    </a:prstGeom>
                  </pic:spPr>
                </pic:pic>
              </a:graphicData>
            </a:graphic>
            <wp14:sizeRelH relativeFrom="margin">
              <wp14:pctWidth>0</wp14:pctWidth>
            </wp14:sizeRelH>
            <wp14:sizeRelV relativeFrom="margin">
              <wp14:pctHeight>0</wp14:pctHeight>
            </wp14:sizeRelV>
          </wp:anchor>
        </w:drawing>
      </w:r>
      <w:r>
        <w:rPr>
          <w:b/>
          <w:noProof/>
          <w:sz w:val="28"/>
          <w:szCs w:val="28"/>
          <w:lang w:val="en-US"/>
        </w:rPr>
        <mc:AlternateContent>
          <mc:Choice Requires="wps">
            <w:drawing>
              <wp:anchor distT="0" distB="0" distL="114300" distR="114300" simplePos="0" relativeHeight="251658242" behindDoc="0" locked="0" layoutInCell="1" allowOverlap="1" wp14:anchorId="152EB7A3" wp14:editId="5F3875AF">
                <wp:simplePos x="0" y="0"/>
                <wp:positionH relativeFrom="column">
                  <wp:posOffset>3867150</wp:posOffset>
                </wp:positionH>
                <wp:positionV relativeFrom="paragraph">
                  <wp:posOffset>-99060</wp:posOffset>
                </wp:positionV>
                <wp:extent cx="1733550" cy="990600"/>
                <wp:effectExtent l="6350" t="254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35CB" w:rsidP="008213F5" w:rsidRDefault="008635CB" w14:paraId="5CA77284" w14:textId="77777777">
                            <w:pPr>
                              <w:ind w:firstLine="2556"/>
                              <w:rPr>
                                <w:rFonts w:ascii="Rockwell Condensed" w:hAnsi="Rockwell Condensed"/>
                                <w:sz w:val="120"/>
                                <w:szCs w:val="120"/>
                              </w:rPr>
                            </w:pPr>
                          </w:p>
                          <w:p w:rsidR="008635CB" w:rsidP="008213F5" w:rsidRDefault="008635CB" w14:paraId="1EE12352" w14:textId="77777777">
                            <w:pPr>
                              <w:ind w:firstLine="2556"/>
                              <w:rPr>
                                <w:rFonts w:ascii="Rockwell Condensed" w:hAnsi="Rockwell Condensed"/>
                                <w:sz w:val="120"/>
                                <w:szCs w:val="120"/>
                              </w:rPr>
                            </w:pPr>
                            <w:r>
                              <w:rPr>
                                <w:rFonts w:hint="eastAsia" w:ascii="Rockwell Condensed" w:hAnsi="Rockwell Condensed"/>
                                <w:sz w:val="120"/>
                                <w:szCs w:val="120"/>
                              </w:rPr>
                              <w:t>G</w:t>
                            </w:r>
                          </w:p>
                          <w:p w:rsidRPr="00301667" w:rsidR="008635CB" w:rsidP="008213F5" w:rsidRDefault="008635CB" w14:paraId="3E14D3CF" w14:textId="77777777">
                            <w:pPr>
                              <w:ind w:firstLine="2556"/>
                              <w:rPr>
                                <w:rFonts w:ascii="Rockwell Condensed" w:hAnsi="Rockwell Condensed" w:eastAsia="Dotum"/>
                                <w:sz w:val="120"/>
                                <w:szCs w:val="120"/>
                              </w:rPr>
                            </w:pPr>
                            <w:r>
                              <w:rPr>
                                <w:rFonts w:hint="eastAsia" w:ascii="Rockwell Condensed" w:hAnsi="Rockwell Condensed"/>
                                <w:sz w:val="120"/>
                                <w:szCs w:val="120"/>
                              </w:rPr>
                              <w:t>GJG</w:t>
                            </w:r>
                            <w:r w:rsidRPr="00301667">
                              <w:rPr>
                                <w:rFonts w:ascii="Rockwell Condensed" w:hAnsi="Rockwell Condensed" w:eastAsia="Dotum"/>
                                <w:sz w:val="120"/>
                                <w:szCs w:val="120"/>
                              </w:rPr>
                              <w:t>GJ</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AA7761">
              <v:shapetype id="_x0000_t202" coordsize="21600,21600" o:spt="202" path="m,l,21600r21600,l21600,xe" w14:anchorId="152EB7A3">
                <v:stroke joinstyle="miter"/>
                <v:path gradientshapeok="t" o:connecttype="rect"/>
              </v:shapetype>
              <v:shape id="Text Box 4" style="position:absolute;margin-left:304.5pt;margin-top:-7.8pt;width:136.5pt;height:7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">
                <v:textbox>
                  <w:txbxContent>
                    <w:p w:rsidR="008635CB" w:rsidP="008213F5" w:rsidRDefault="008635CB" w14:paraId="672A6659" w14:textId="77777777">
                      <w:pPr>
                        <w:ind w:firstLine="2556"/>
                        <w:rPr>
                          <w:rFonts w:ascii="Rockwell Condensed" w:hAnsi="Rockwell Condensed"/>
                          <w:sz w:val="120"/>
                          <w:szCs w:val="120"/>
                        </w:rPr>
                      </w:pPr>
                    </w:p>
                    <w:p w:rsidR="008635CB" w:rsidP="008213F5" w:rsidRDefault="008635CB" w14:paraId="57DE78E1" w14:textId="77777777">
                      <w:pPr>
                        <w:ind w:firstLine="2556"/>
                        <w:rPr>
                          <w:rFonts w:ascii="Rockwell Condensed" w:hAnsi="Rockwell Condensed"/>
                          <w:sz w:val="120"/>
                          <w:szCs w:val="120"/>
                        </w:rPr>
                      </w:pPr>
                      <w:r>
                        <w:rPr>
                          <w:rFonts w:hint="eastAsia" w:ascii="Rockwell Condensed" w:hAnsi="Rockwell Condensed"/>
                          <w:sz w:val="120"/>
                          <w:szCs w:val="120"/>
                        </w:rPr>
                        <w:t>G</w:t>
                      </w:r>
                    </w:p>
                    <w:p w:rsidRPr="00301667" w:rsidR="008635CB" w:rsidP="008213F5" w:rsidRDefault="008635CB" w14:paraId="5C7C034E" w14:textId="77777777">
                      <w:pPr>
                        <w:ind w:firstLine="2556"/>
                        <w:rPr>
                          <w:rFonts w:ascii="Rockwell Condensed" w:hAnsi="Rockwell Condensed" w:eastAsia="Dotum"/>
                          <w:sz w:val="120"/>
                          <w:szCs w:val="120"/>
                        </w:rPr>
                      </w:pPr>
                      <w:r>
                        <w:rPr>
                          <w:rFonts w:hint="eastAsia" w:ascii="Rockwell Condensed" w:hAnsi="Rockwell Condensed"/>
                          <w:sz w:val="120"/>
                          <w:szCs w:val="120"/>
                        </w:rPr>
                        <w:t>GJG</w:t>
                      </w:r>
                      <w:r w:rsidRPr="00301667">
                        <w:rPr>
                          <w:rFonts w:ascii="Rockwell Condensed" w:hAnsi="Rockwell Condensed" w:eastAsia="Dotum"/>
                          <w:sz w:val="120"/>
                          <w:szCs w:val="120"/>
                        </w:rPr>
                        <w:t>GJ</w:t>
                      </w:r>
                    </w:p>
                  </w:txbxContent>
                </v:textbox>
              </v:shape>
            </w:pict>
          </mc:Fallback>
        </mc:AlternateContent>
      </w:r>
      <w:r w:rsidRPr="001B6C80">
        <w:rPr>
          <w:b/>
          <w:sz w:val="28"/>
          <w:szCs w:val="28"/>
        </w:rPr>
        <w:t>UDC</w:t>
      </w:r>
    </w:p>
    <w:p w:rsidRPr="001B6C80" w:rsidR="008213F5" w:rsidP="00562278" w:rsidRDefault="008213F5" w14:paraId="654CCF91" w14:textId="77777777">
      <w:pPr>
        <w:ind w:left="0" w:right="-2" w:firstLine="0" w:firstLineChars="0"/>
        <w:jc w:val="center"/>
        <w:outlineLvl w:val="0"/>
        <w:rPr>
          <w:rFonts w:eastAsia="SimHei"/>
          <w:b/>
          <w:sz w:val="32"/>
          <w:szCs w:val="32"/>
        </w:rPr>
      </w:pPr>
      <w:r w:rsidRPr="001B6C80">
        <w:rPr>
          <w:rFonts w:eastAsia="SimHei"/>
          <w:b/>
          <w:sz w:val="32"/>
          <w:szCs w:val="32"/>
        </w:rPr>
        <w:t>中华人民共和国国家标准</w:t>
      </w:r>
    </w:p>
    <w:p w:rsidRPr="001B6C80" w:rsidR="008213F5" w:rsidP="00562278" w:rsidRDefault="008213F5" w14:paraId="4EC3E3E9" w14:textId="77777777">
      <w:pPr>
        <w:ind w:left="0" w:right="-2" w:firstLine="0" w:firstLineChars="0"/>
        <w:jc w:val="center"/>
        <w:rPr>
          <w:b/>
          <w:sz w:val="28"/>
          <w:szCs w:val="28"/>
        </w:rPr>
      </w:pPr>
    </w:p>
    <w:p w:rsidRPr="001B6C80" w:rsidR="008213F5" w:rsidP="00562278" w:rsidRDefault="008213F5" w14:paraId="4C0B539C" w14:textId="3CB29E14">
      <w:pPr>
        <w:tabs>
          <w:tab w:val="left" w:pos="6615"/>
          <w:tab w:val="left" w:pos="7245"/>
        </w:tabs>
        <w:spacing w:line="240" w:lineRule="auto"/>
        <w:ind w:left="0" w:right="-2" w:firstLine="0" w:firstLineChars="0"/>
        <w:jc w:val="center"/>
        <w:rPr>
          <w:b/>
          <w:bCs/>
          <w:sz w:val="28"/>
          <w:szCs w:val="28"/>
        </w:rPr>
      </w:pPr>
      <w:r w:rsidRPr="3BAF4B49">
        <w:rPr>
          <w:b/>
          <w:bCs/>
          <w:sz w:val="28"/>
          <w:szCs w:val="28"/>
        </w:rPr>
        <w:t xml:space="preserve">P                               </w:t>
      </w:r>
      <w:r w:rsidR="00A302B8">
        <w:rPr>
          <w:b/>
          <w:bCs/>
          <w:sz w:val="28"/>
          <w:szCs w:val="28"/>
          <w:lang w:val="en-US"/>
        </w:rPr>
        <w:t xml:space="preserve">       </w:t>
      </w:r>
      <w:r w:rsidRPr="3BAF4B49">
        <w:rPr>
          <w:b/>
          <w:bCs/>
          <w:sz w:val="28"/>
          <w:szCs w:val="28"/>
        </w:rPr>
        <w:t xml:space="preserve">  GB/T</w:t>
      </w:r>
      <w:r w:rsidRPr="3BAF4B49" w:rsidR="00F1753A">
        <w:rPr>
          <w:b/>
          <w:bCs/>
          <w:sz w:val="28"/>
          <w:szCs w:val="28"/>
        </w:rPr>
        <w:t xml:space="preserve"> </w:t>
      </w:r>
      <w:commentRangeStart w:id="2"/>
      <w:commentRangeStart w:id="3"/>
      <w:r w:rsidRPr="3BAF4B49">
        <w:rPr>
          <w:b/>
          <w:bCs/>
          <w:sz w:val="28"/>
          <w:szCs w:val="28"/>
        </w:rPr>
        <w:t>5</w:t>
      </w:r>
      <w:r w:rsidRPr="3BAF4B49" w:rsidR="00F1753A">
        <w:rPr>
          <w:b/>
          <w:bCs/>
          <w:sz w:val="28"/>
          <w:szCs w:val="28"/>
        </w:rPr>
        <w:t>1301</w:t>
      </w:r>
      <w:commentRangeEnd w:id="2"/>
      <w:r w:rsidRPr="3BAF4B49">
        <w:rPr>
          <w:rStyle w:val="CommentReference"/>
          <w:b/>
          <w:bCs/>
          <w:sz w:val="28"/>
          <w:szCs w:val="28"/>
        </w:rPr>
        <w:commentReference w:id="2"/>
      </w:r>
      <w:commentRangeEnd w:id="3"/>
      <w:r w:rsidRPr="3BAF4B49">
        <w:rPr>
          <w:rStyle w:val="CommentReference"/>
          <w:b/>
          <w:bCs/>
          <w:sz w:val="28"/>
          <w:szCs w:val="28"/>
        </w:rPr>
        <w:commentReference w:id="3"/>
      </w:r>
      <w:r w:rsidRPr="3BAF4B49" w:rsidR="009A6436">
        <w:rPr>
          <w:b/>
          <w:bCs/>
          <w:sz w:val="28"/>
          <w:szCs w:val="28"/>
        </w:rPr>
        <w:t>-</w:t>
      </w:r>
      <w:r w:rsidRPr="3BAF4B49">
        <w:rPr>
          <w:b/>
          <w:bCs/>
          <w:sz w:val="28"/>
          <w:szCs w:val="28"/>
        </w:rPr>
        <w:t>20XX</w:t>
      </w:r>
    </w:p>
    <w:p w:rsidRPr="0054587B" w:rsidR="008213F5" w:rsidP="00562278" w:rsidRDefault="00C7156E" w14:paraId="69936C13" w14:textId="2A159B57">
      <w:pPr>
        <w:ind w:left="0" w:right="-2" w:firstLine="0" w:firstLineChars="0"/>
        <w:jc w:val="center"/>
        <w:rPr>
          <w:sz w:val="28"/>
          <w:szCs w:val="28"/>
          <w:lang w:val="en-US"/>
        </w:rPr>
      </w:pPr>
      <w:r>
        <w:rPr>
          <w:noProof/>
          <w:sz w:val="28"/>
          <w:szCs w:val="28"/>
          <w:lang w:val="en-US"/>
        </w:rPr>
        <mc:AlternateContent>
          <mc:Choice Requires="wps">
            <w:drawing>
              <wp:anchor distT="0" distB="0" distL="114300" distR="114300" simplePos="0" relativeHeight="251658240" behindDoc="0" locked="0" layoutInCell="1" allowOverlap="1" wp14:anchorId="3C479D57" wp14:editId="515EE9A0">
                <wp:simplePos x="0" y="0"/>
                <wp:positionH relativeFrom="column">
                  <wp:posOffset>72390</wp:posOffset>
                </wp:positionH>
                <wp:positionV relativeFrom="paragraph">
                  <wp:posOffset>51987</wp:posOffset>
                </wp:positionV>
                <wp:extent cx="6097325" cy="26118"/>
                <wp:effectExtent l="0" t="0" r="49530" b="5016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7325" cy="2611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arto="http://schemas.microsoft.com/office/word/2006/arto" xmlns:a14="http://schemas.microsoft.com/office/drawing/2010/main" xmlns:pic="http://schemas.openxmlformats.org/drawingml/2006/picture" xmlns:a="http://schemas.openxmlformats.org/drawingml/2006/main">
            <w:pict w14:anchorId="39229C8B">
              <v:line id="Line 2"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7pt,4.1pt" to="485.8pt,6.15pt" w14:anchorId="18E7CF9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"/>
            </w:pict>
          </mc:Fallback>
        </mc:AlternateContent>
      </w:r>
    </w:p>
    <w:p w:rsidR="008213F5" w:rsidP="00A302B8" w:rsidRDefault="008213F5" w14:paraId="523DEB61" w14:textId="77777777">
      <w:pPr>
        <w:adjustRightInd w:val="0"/>
        <w:snapToGrid w:val="0"/>
        <w:ind w:left="0" w:right="-2" w:firstLine="941"/>
        <w:jc w:val="center"/>
        <w:rPr>
          <w:b/>
          <w:sz w:val="44"/>
        </w:rPr>
      </w:pPr>
    </w:p>
    <w:p w:rsidR="008213F5" w:rsidP="00A302B8" w:rsidRDefault="008213F5" w14:paraId="2C7BCB85" w14:textId="77777777">
      <w:pPr>
        <w:adjustRightInd w:val="0"/>
        <w:snapToGrid w:val="0"/>
        <w:ind w:left="0" w:right="-2" w:firstLine="941"/>
        <w:jc w:val="center"/>
        <w:rPr>
          <w:b/>
          <w:sz w:val="44"/>
        </w:rPr>
      </w:pPr>
    </w:p>
    <w:p w:rsidRPr="001B6C80" w:rsidR="008213F5" w:rsidP="00562278" w:rsidRDefault="008213F5" w14:paraId="57A5FE07" w14:textId="5E95A7BC">
      <w:pPr>
        <w:adjustRightInd w:val="0"/>
        <w:snapToGrid w:val="0"/>
        <w:ind w:left="0" w:right="-2" w:firstLine="0" w:firstLineChars="0"/>
        <w:jc w:val="center"/>
        <w:outlineLvl w:val="0"/>
        <w:rPr>
          <w:b/>
          <w:sz w:val="44"/>
        </w:rPr>
      </w:pPr>
      <w:r w:rsidRPr="001B6C80">
        <w:rPr>
          <w:b/>
          <w:sz w:val="44"/>
        </w:rPr>
        <w:t>建筑信息模型</w:t>
      </w:r>
      <w:r w:rsidRPr="00904301" w:rsidR="00CD434A">
        <w:rPr>
          <w:b/>
          <w:color w:val="auto"/>
          <w:sz w:val="44"/>
        </w:rPr>
        <w:t>设计</w:t>
      </w:r>
      <w:r>
        <w:rPr>
          <w:rFonts w:hint="eastAsia"/>
          <w:b/>
          <w:sz w:val="44"/>
        </w:rPr>
        <w:t>交付</w:t>
      </w:r>
      <w:r w:rsidRPr="001B6C80">
        <w:rPr>
          <w:b/>
          <w:sz w:val="44"/>
        </w:rPr>
        <w:t>标准</w:t>
      </w:r>
    </w:p>
    <w:p w:rsidR="00EF36A8" w:rsidP="00562278" w:rsidRDefault="008213F5" w14:paraId="11F354B9" w14:textId="19F52EB3">
      <w:pPr>
        <w:adjustRightInd w:val="0"/>
        <w:snapToGrid w:val="0"/>
        <w:ind w:left="0" w:right="-2" w:firstLine="0" w:firstLineChars="0"/>
        <w:jc w:val="center"/>
        <w:rPr>
          <w:rFonts w:eastAsia="FangSong_GB2312"/>
          <w:sz w:val="30"/>
          <w:lang w:val="en-US"/>
        </w:rPr>
      </w:pPr>
      <w:r w:rsidRPr="00B409E2">
        <w:rPr>
          <w:rFonts w:eastAsia="FangSong_GB2312"/>
          <w:sz w:val="30"/>
          <w:lang w:val="en-US"/>
        </w:rPr>
        <w:t xml:space="preserve">Standard </w:t>
      </w:r>
      <w:r w:rsidR="00CD434A">
        <w:rPr>
          <w:rFonts w:eastAsia="FangSong_GB2312"/>
          <w:sz w:val="30"/>
          <w:lang w:val="en-US"/>
        </w:rPr>
        <w:t>for</w:t>
      </w:r>
      <w:r w:rsidRPr="00B409E2">
        <w:rPr>
          <w:rFonts w:eastAsia="FangSong_GB2312"/>
          <w:sz w:val="30"/>
          <w:lang w:val="en-US"/>
        </w:rPr>
        <w:t xml:space="preserve"> </w:t>
      </w:r>
      <w:r w:rsidR="00EF36A8">
        <w:rPr>
          <w:rFonts w:eastAsia="FangSong_GB2312"/>
          <w:sz w:val="30"/>
          <w:lang w:val="en-US"/>
        </w:rPr>
        <w:t>design delivery</w:t>
      </w:r>
      <w:r w:rsidR="00EF36A8">
        <w:rPr>
          <w:b/>
          <w:sz w:val="44"/>
          <w:szCs w:val="44"/>
          <w:lang w:val="en-US"/>
        </w:rPr>
        <w:t xml:space="preserve"> </w:t>
      </w:r>
      <w:r w:rsidR="00EF36A8">
        <w:rPr>
          <w:rFonts w:eastAsia="FangSong_GB2312"/>
          <w:sz w:val="30"/>
          <w:lang w:val="en-US"/>
        </w:rPr>
        <w:t>of</w:t>
      </w:r>
    </w:p>
    <w:p w:rsidR="00CD434A" w:rsidP="00562278" w:rsidRDefault="00C7156E" w14:paraId="2F486F9E" w14:textId="6E0D578D">
      <w:pPr>
        <w:adjustRightInd w:val="0"/>
        <w:snapToGrid w:val="0"/>
        <w:ind w:left="0" w:right="-2" w:firstLine="0" w:firstLineChars="0"/>
        <w:jc w:val="center"/>
        <w:rPr>
          <w:rFonts w:eastAsia="FangSong_GB2312"/>
          <w:sz w:val="30"/>
          <w:lang w:val="en-US"/>
        </w:rPr>
      </w:pPr>
      <w:r>
        <w:rPr>
          <w:rFonts w:eastAsia="FangSong_GB2312"/>
          <w:sz w:val="30"/>
          <w:lang w:val="en-US"/>
        </w:rPr>
        <w:t>b</w:t>
      </w:r>
      <w:r w:rsidRPr="00B409E2" w:rsidR="008213F5">
        <w:rPr>
          <w:rFonts w:eastAsia="FangSong_GB2312"/>
          <w:sz w:val="30"/>
          <w:lang w:val="en-US"/>
        </w:rPr>
        <w:t xml:space="preserve">uilding </w:t>
      </w:r>
      <w:r>
        <w:rPr>
          <w:rFonts w:eastAsia="FangSong_GB2312"/>
          <w:sz w:val="30"/>
          <w:lang w:val="en-US"/>
        </w:rPr>
        <w:t>i</w:t>
      </w:r>
      <w:r w:rsidRPr="00B409E2" w:rsidR="008213F5">
        <w:rPr>
          <w:rFonts w:eastAsia="FangSong_GB2312"/>
          <w:sz w:val="30"/>
          <w:lang w:val="en-US"/>
        </w:rPr>
        <w:t xml:space="preserve">nformation </w:t>
      </w:r>
      <w:r>
        <w:rPr>
          <w:rFonts w:eastAsia="FangSong_GB2312"/>
          <w:sz w:val="30"/>
          <w:lang w:val="en-US"/>
        </w:rPr>
        <w:t>m</w:t>
      </w:r>
      <w:r w:rsidRPr="00B409E2" w:rsidR="008213F5">
        <w:rPr>
          <w:rFonts w:eastAsia="FangSong_GB2312"/>
          <w:sz w:val="30"/>
          <w:lang w:val="en-US"/>
        </w:rPr>
        <w:t>odel</w:t>
      </w:r>
      <w:r w:rsidRPr="00B409E2" w:rsidR="00422C1D">
        <w:rPr>
          <w:rFonts w:eastAsia="FangSong_GB2312"/>
          <w:sz w:val="30"/>
          <w:lang w:val="en-US"/>
        </w:rPr>
        <w:t>ing</w:t>
      </w:r>
    </w:p>
    <w:p w:rsidRPr="00CD434A" w:rsidR="008213F5" w:rsidP="00562278" w:rsidRDefault="00177FA1" w14:paraId="5E3DA7BF" w14:textId="10E4A3DA">
      <w:pPr>
        <w:adjustRightInd w:val="0"/>
        <w:snapToGrid w:val="0"/>
        <w:ind w:left="0" w:right="-2" w:firstLine="0" w:firstLineChars="0"/>
        <w:jc w:val="center"/>
        <w:rPr>
          <w:sz w:val="28"/>
          <w:szCs w:val="28"/>
          <w:lang w:val="en-US"/>
        </w:rPr>
      </w:pPr>
      <w:r w:rsidRPr="00CD434A">
        <w:rPr>
          <w:sz w:val="28"/>
          <w:szCs w:val="28"/>
          <w:lang w:val="en-US"/>
        </w:rPr>
        <w:t>(</w:t>
      </w:r>
      <w:r w:rsidR="00CF5B59">
        <w:rPr>
          <w:rFonts w:hint="eastAsia"/>
          <w:sz w:val="28"/>
          <w:szCs w:val="28"/>
          <w:lang w:val="en-US"/>
        </w:rPr>
        <w:t>草案</w:t>
      </w:r>
      <w:r w:rsidRPr="00CD434A">
        <w:rPr>
          <w:rFonts w:hint="eastAsia"/>
          <w:sz w:val="28"/>
          <w:szCs w:val="28"/>
          <w:lang w:val="en-US"/>
        </w:rPr>
        <w:t>)</w:t>
      </w:r>
    </w:p>
    <w:p w:rsidRPr="00B409E2" w:rsidR="008213F5" w:rsidP="00A302B8" w:rsidRDefault="008213F5" w14:paraId="7E593EAC" w14:textId="77777777">
      <w:pPr>
        <w:ind w:firstLine="596"/>
        <w:jc w:val="center"/>
        <w:rPr>
          <w:sz w:val="28"/>
          <w:szCs w:val="28"/>
          <w:lang w:val="en-US"/>
        </w:rPr>
      </w:pPr>
    </w:p>
    <w:p w:rsidRPr="00B409E2" w:rsidR="008213F5" w:rsidP="00A302B8" w:rsidRDefault="008213F5" w14:paraId="40C64917" w14:textId="77777777">
      <w:pPr>
        <w:ind w:firstLine="596"/>
        <w:jc w:val="center"/>
        <w:rPr>
          <w:sz w:val="28"/>
          <w:szCs w:val="28"/>
          <w:lang w:val="en-US"/>
        </w:rPr>
      </w:pPr>
    </w:p>
    <w:p w:rsidRPr="00B409E2" w:rsidR="008213F5" w:rsidP="00A302B8" w:rsidRDefault="008213F5" w14:paraId="11EED3E5" w14:textId="77777777">
      <w:pPr>
        <w:ind w:firstLine="596"/>
        <w:jc w:val="center"/>
        <w:rPr>
          <w:sz w:val="28"/>
          <w:szCs w:val="28"/>
          <w:lang w:val="en-US"/>
        </w:rPr>
      </w:pPr>
    </w:p>
    <w:p w:rsidRPr="00B409E2" w:rsidR="008213F5" w:rsidP="00A302B8" w:rsidRDefault="008213F5" w14:paraId="4AFD9B32" w14:textId="77777777">
      <w:pPr>
        <w:ind w:firstLine="596"/>
        <w:jc w:val="center"/>
        <w:rPr>
          <w:sz w:val="28"/>
          <w:szCs w:val="28"/>
          <w:lang w:val="en-US"/>
        </w:rPr>
      </w:pPr>
    </w:p>
    <w:p w:rsidRPr="00B409E2" w:rsidR="008213F5" w:rsidP="00A302B8" w:rsidRDefault="008213F5" w14:paraId="7E37A8DF" w14:textId="77777777">
      <w:pPr>
        <w:ind w:firstLine="596"/>
        <w:jc w:val="center"/>
        <w:rPr>
          <w:sz w:val="28"/>
          <w:szCs w:val="28"/>
          <w:lang w:val="en-US"/>
        </w:rPr>
      </w:pPr>
    </w:p>
    <w:p w:rsidRPr="00B409E2" w:rsidR="008213F5" w:rsidP="00A302B8" w:rsidRDefault="008213F5" w14:paraId="38567FCE" w14:textId="77777777">
      <w:pPr>
        <w:ind w:firstLine="596"/>
        <w:jc w:val="center"/>
        <w:rPr>
          <w:sz w:val="28"/>
          <w:szCs w:val="28"/>
          <w:lang w:val="en-US"/>
        </w:rPr>
      </w:pPr>
    </w:p>
    <w:p w:rsidRPr="00B409E2" w:rsidR="008213F5" w:rsidP="00A302B8" w:rsidRDefault="008213F5" w14:paraId="6971C100" w14:textId="77777777">
      <w:pPr>
        <w:ind w:firstLine="596"/>
        <w:jc w:val="center"/>
        <w:rPr>
          <w:sz w:val="28"/>
          <w:szCs w:val="28"/>
          <w:lang w:val="en-US"/>
        </w:rPr>
      </w:pPr>
    </w:p>
    <w:p w:rsidRPr="001B6C80" w:rsidR="008213F5" w:rsidP="00562278" w:rsidRDefault="00562278" w14:paraId="4C05FB8F" w14:textId="070BB10C">
      <w:pPr>
        <w:ind w:left="0" w:firstLine="0" w:firstLineChars="0"/>
        <w:jc w:val="center"/>
        <w:rPr>
          <w:rFonts w:eastAsia="SimHei"/>
          <w:b/>
          <w:sz w:val="28"/>
          <w:szCs w:val="28"/>
        </w:rPr>
      </w:pPr>
      <w:r>
        <w:rPr>
          <w:noProof/>
          <w:sz w:val="28"/>
          <w:szCs w:val="28"/>
          <w:lang w:val="en-US"/>
        </w:rPr>
        <mc:AlternateContent>
          <mc:Choice Requires="wps">
            <w:drawing>
              <wp:anchor distT="0" distB="0" distL="114300" distR="114300" simplePos="0" relativeHeight="251658241" behindDoc="0" locked="0" layoutInCell="1" allowOverlap="1" wp14:anchorId="226BE421" wp14:editId="460000E4">
                <wp:simplePos x="0" y="0"/>
                <wp:positionH relativeFrom="column">
                  <wp:posOffset>-182675</wp:posOffset>
                </wp:positionH>
                <wp:positionV relativeFrom="paragraph">
                  <wp:posOffset>373380</wp:posOffset>
                </wp:positionV>
                <wp:extent cx="6153764" cy="0"/>
                <wp:effectExtent l="0" t="0" r="6350"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7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FADEBE0">
              <v:line id="Line 3"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4.4pt,29.4pt" to="470.15pt,29.4pt" w14:anchorId="27C23D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"/>
            </w:pict>
          </mc:Fallback>
        </mc:AlternateContent>
      </w:r>
      <w:r w:rsidRPr="001B6C80" w:rsidR="008213F5">
        <w:rPr>
          <w:rFonts w:eastAsia="SimHei"/>
          <w:b/>
          <w:sz w:val="28"/>
          <w:szCs w:val="28"/>
        </w:rPr>
        <w:t xml:space="preserve">20XX </w:t>
      </w:r>
      <w:r w:rsidR="009A6436">
        <w:rPr>
          <w:rFonts w:eastAsia="SimHei"/>
          <w:b/>
          <w:sz w:val="28"/>
          <w:szCs w:val="28"/>
        </w:rPr>
        <w:t>-</w:t>
      </w:r>
      <w:r w:rsidRPr="001B6C80" w:rsidR="008213F5">
        <w:rPr>
          <w:rFonts w:eastAsia="SimHei"/>
          <w:b/>
          <w:sz w:val="28"/>
          <w:szCs w:val="28"/>
        </w:rPr>
        <w:t xml:space="preserve"> XX </w:t>
      </w:r>
      <w:r w:rsidR="009A6436">
        <w:rPr>
          <w:rFonts w:eastAsia="SimHei"/>
          <w:b/>
          <w:sz w:val="28"/>
          <w:szCs w:val="28"/>
        </w:rPr>
        <w:t>-</w:t>
      </w:r>
      <w:r w:rsidRPr="001B6C80" w:rsidR="008213F5">
        <w:rPr>
          <w:rFonts w:eastAsia="SimHei"/>
          <w:b/>
          <w:sz w:val="28"/>
          <w:szCs w:val="28"/>
        </w:rPr>
        <w:t xml:space="preserve"> XX </w:t>
      </w:r>
      <w:r w:rsidRPr="001B6C80" w:rsidR="008213F5">
        <w:rPr>
          <w:rFonts w:eastAsia="SimHei"/>
          <w:b/>
          <w:sz w:val="28"/>
          <w:szCs w:val="28"/>
        </w:rPr>
        <w:t>发布</w:t>
      </w:r>
      <w:r w:rsidRPr="001B6C80" w:rsidR="008213F5">
        <w:rPr>
          <w:rFonts w:eastAsia="SimHei"/>
          <w:b/>
          <w:sz w:val="28"/>
          <w:szCs w:val="28"/>
        </w:rPr>
        <w:t xml:space="preserve">   </w:t>
      </w:r>
      <w:r>
        <w:rPr>
          <w:rFonts w:hint="eastAsia" w:eastAsia="SimHei"/>
          <w:b/>
          <w:sz w:val="28"/>
          <w:szCs w:val="28"/>
        </w:rPr>
        <w:t xml:space="preserve">       </w:t>
      </w:r>
      <w:r w:rsidRPr="001B6C80" w:rsidR="008213F5">
        <w:rPr>
          <w:rFonts w:eastAsia="SimHei"/>
          <w:b/>
          <w:sz w:val="28"/>
          <w:szCs w:val="28"/>
        </w:rPr>
        <w:t xml:space="preserve">        20XX </w:t>
      </w:r>
      <w:r w:rsidR="009A6436">
        <w:rPr>
          <w:rFonts w:eastAsia="SimHei"/>
          <w:b/>
          <w:sz w:val="28"/>
          <w:szCs w:val="28"/>
        </w:rPr>
        <w:t>-</w:t>
      </w:r>
      <w:r w:rsidRPr="001B6C80" w:rsidR="008213F5">
        <w:rPr>
          <w:rFonts w:eastAsia="SimHei"/>
          <w:b/>
          <w:sz w:val="28"/>
          <w:szCs w:val="28"/>
        </w:rPr>
        <w:t xml:space="preserve"> XX </w:t>
      </w:r>
      <w:r w:rsidR="009A6436">
        <w:rPr>
          <w:rFonts w:eastAsia="SimHei"/>
          <w:b/>
          <w:sz w:val="28"/>
          <w:szCs w:val="28"/>
        </w:rPr>
        <w:t>-</w:t>
      </w:r>
      <w:r w:rsidRPr="001B6C80" w:rsidR="008213F5">
        <w:rPr>
          <w:rFonts w:eastAsia="SimHei"/>
          <w:b/>
          <w:sz w:val="28"/>
          <w:szCs w:val="28"/>
        </w:rPr>
        <w:t xml:space="preserve"> XX </w:t>
      </w:r>
      <w:r w:rsidRPr="001B6C80" w:rsidR="008213F5">
        <w:rPr>
          <w:rFonts w:eastAsia="SimHei"/>
          <w:b/>
          <w:sz w:val="28"/>
          <w:szCs w:val="28"/>
        </w:rPr>
        <w:t>实施</w:t>
      </w:r>
    </w:p>
    <w:p w:rsidRPr="001B6C80" w:rsidR="008213F5" w:rsidP="00562278" w:rsidRDefault="008213F5" w14:paraId="6E7D25CB" w14:textId="502A6FB1">
      <w:pPr>
        <w:ind w:left="0" w:firstLine="0" w:firstLineChars="0"/>
        <w:jc w:val="center"/>
        <w:rPr>
          <w:sz w:val="28"/>
          <w:szCs w:val="28"/>
        </w:rPr>
      </w:pPr>
    </w:p>
    <w:p w:rsidRPr="001B6C80" w:rsidR="008213F5" w:rsidP="00562278" w:rsidRDefault="00422C1D" w14:paraId="521FC293" w14:textId="4ED7E0C1">
      <w:pPr>
        <w:ind w:left="0" w:right="238" w:firstLine="0" w:firstLineChars="0"/>
        <w:jc w:val="center"/>
        <w:outlineLvl w:val="0"/>
        <w:rPr>
          <w:rFonts w:eastAsia="SimHei"/>
          <w:b/>
          <w:sz w:val="32"/>
          <w:szCs w:val="32"/>
        </w:rPr>
      </w:pPr>
      <w:r w:rsidRPr="00562278">
        <w:rPr>
          <w:rFonts w:eastAsia="SimHei"/>
          <w:b/>
          <w:noProof/>
          <w:spacing w:val="68"/>
          <w:sz w:val="32"/>
          <w:szCs w:val="32"/>
          <w:fitText w:val="6741" w:id="-691875839"/>
        </w:rPr>
        <mc:AlternateContent>
          <mc:Choice Requires="wps">
            <w:drawing>
              <wp:anchor distT="0" distB="0" distL="114300" distR="114300" simplePos="0" relativeHeight="251658243" behindDoc="0" locked="0" layoutInCell="1" allowOverlap="1" wp14:anchorId="201B9171" wp14:editId="05CE6EBB">
                <wp:simplePos x="0" y="0"/>
                <wp:positionH relativeFrom="column">
                  <wp:posOffset>5029200</wp:posOffset>
                </wp:positionH>
                <wp:positionV relativeFrom="paragraph">
                  <wp:posOffset>151765</wp:posOffset>
                </wp:positionV>
                <wp:extent cx="1371600" cy="396240"/>
                <wp:effectExtent l="0" t="0" r="25400" b="3556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962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Pr="00FD2963" w:rsidR="008635CB" w:rsidP="00422C1D" w:rsidRDefault="008635CB" w14:paraId="09B46E3D" w14:textId="77777777">
                            <w:pPr>
                              <w:ind w:left="0" w:firstLine="0" w:firstLineChars="0"/>
                              <w:rPr>
                                <w:rFonts w:ascii="SimHei" w:eastAsia="SimHei"/>
                                <w:b/>
                                <w:sz w:val="32"/>
                                <w:szCs w:val="32"/>
                              </w:rPr>
                            </w:pPr>
                            <w:r w:rsidRPr="00FD2963">
                              <w:rPr>
                                <w:rFonts w:hint="eastAsia" w:ascii="SimHei" w:eastAsia="SimHei"/>
                                <w:b/>
                                <w:sz w:val="32"/>
                                <w:szCs w:val="32"/>
                              </w:rPr>
                              <w:t>联合发布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1A8BB29">
              <v:shape id="Text Box 5" style="position:absolute;left:0;text-align:left;margin-left:396pt;margin-top:11.95pt;width:108pt;height:3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color="white"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" w14:anchorId="201B9171">
                <v:textbox>
                  <w:txbxContent>
                    <w:p w:rsidRPr="00FD2963" w:rsidR="008635CB" w:rsidP="00422C1D" w:rsidRDefault="008635CB" w14:paraId="6F75C804" w14:textId="77777777">
                      <w:pPr>
                        <w:ind w:left="0" w:firstLine="0" w:firstLineChars="0"/>
                        <w:rPr>
                          <w:rFonts w:ascii="SimHei" w:eastAsia="SimHei"/>
                          <w:b/>
                          <w:sz w:val="32"/>
                          <w:szCs w:val="32"/>
                        </w:rPr>
                      </w:pPr>
                      <w:r w:rsidRPr="00FD2963">
                        <w:rPr>
                          <w:rFonts w:hint="eastAsia" w:ascii="SimHei" w:eastAsia="SimHei"/>
                          <w:b/>
                          <w:sz w:val="32"/>
                          <w:szCs w:val="32"/>
                        </w:rPr>
                        <w:t>联合发布</w:t>
                      </w:r>
                    </w:p>
                  </w:txbxContent>
                </v:textbox>
              </v:shape>
            </w:pict>
          </mc:Fallback>
        </mc:AlternateContent>
      </w:r>
      <w:r w:rsidRPr="00562278" w:rsidR="008213F5">
        <w:rPr>
          <w:rFonts w:eastAsia="SimHei"/>
          <w:b/>
          <w:spacing w:val="68"/>
          <w:sz w:val="32"/>
          <w:szCs w:val="32"/>
          <w:fitText w:val="6741" w:id="-691875839"/>
        </w:rPr>
        <w:t>中华人民共和国住房和城乡建设</w:t>
      </w:r>
      <w:r w:rsidRPr="00562278" w:rsidR="008213F5">
        <w:rPr>
          <w:rFonts w:eastAsia="SimHei"/>
          <w:b/>
          <w:spacing w:val="9"/>
          <w:sz w:val="32"/>
          <w:szCs w:val="32"/>
          <w:fitText w:val="6741" w:id="-691875839"/>
        </w:rPr>
        <w:t>部</w:t>
      </w:r>
    </w:p>
    <w:p w:rsidRPr="000407ED" w:rsidR="008213F5" w:rsidP="00562278" w:rsidRDefault="008213F5" w14:paraId="2778558C" w14:textId="64A72B30">
      <w:pPr>
        <w:ind w:left="0" w:right="238" w:firstLine="0" w:firstLineChars="0"/>
        <w:jc w:val="center"/>
        <w:outlineLvl w:val="0"/>
        <w:rPr>
          <w:rFonts w:eastAsia="SimHei"/>
          <w:b/>
          <w:bCs/>
          <w:spacing w:val="20"/>
          <w:kern w:val="21"/>
          <w:sz w:val="32"/>
          <w:szCs w:val="32"/>
        </w:rPr>
      </w:pPr>
      <w:r w:rsidRPr="008C7D35">
        <w:rPr>
          <w:rFonts w:eastAsia="SimHei"/>
          <w:b/>
          <w:spacing w:val="196"/>
          <w:sz w:val="32"/>
          <w:szCs w:val="32"/>
          <w:fitText w:val="6741" w:id="-691875839"/>
        </w:rPr>
        <w:t>国家</w:t>
      </w:r>
      <w:r w:rsidRPr="008C7D35" w:rsidR="000407ED">
        <w:rPr>
          <w:rFonts w:hint="eastAsia" w:eastAsia="SimHei"/>
          <w:b/>
          <w:spacing w:val="196"/>
          <w:sz w:val="32"/>
          <w:szCs w:val="32"/>
          <w:fitText w:val="6741" w:id="-691875839"/>
        </w:rPr>
        <w:t>市场监督管理</w:t>
      </w:r>
      <w:r w:rsidRPr="008C7D35">
        <w:rPr>
          <w:rFonts w:eastAsia="SimHei"/>
          <w:b/>
          <w:spacing w:val="196"/>
          <w:sz w:val="32"/>
          <w:szCs w:val="32"/>
          <w:fitText w:val="6741" w:id="-691875839"/>
        </w:rPr>
        <w:t>总</w:t>
      </w:r>
      <w:r w:rsidRPr="008C7D35">
        <w:rPr>
          <w:rFonts w:eastAsia="SimHei"/>
          <w:b/>
          <w:sz w:val="32"/>
          <w:szCs w:val="32"/>
          <w:fitText w:val="6741" w:id="-691875839"/>
        </w:rPr>
        <w:t>局</w:t>
      </w:r>
    </w:p>
    <w:p w:rsidR="008213F5" w:rsidP="00B409E2" w:rsidRDefault="008213F5" w14:paraId="0B73E3B7" w14:textId="43C74611">
      <w:pPr>
        <w:ind w:firstLine="447"/>
        <w:jc w:val="center"/>
      </w:pPr>
    </w:p>
    <w:p w:rsidR="008213F5" w:rsidP="00B409E2" w:rsidRDefault="008213F5" w14:paraId="77F3AB42" w14:textId="77777777">
      <w:pPr>
        <w:ind w:firstLine="447"/>
        <w:jc w:val="center"/>
      </w:pPr>
    </w:p>
    <w:p w:rsidR="008213F5" w:rsidP="00B409E2" w:rsidRDefault="008213F5" w14:paraId="00DE0CB0" w14:textId="77777777">
      <w:pPr>
        <w:ind w:firstLine="447"/>
        <w:sectPr w:rsidR="008213F5" w:rsidSect="00BB04E8">
          <w:headerReference w:type="even" r:id="rId16"/>
          <w:headerReference w:type="default" r:id="rId17"/>
          <w:footerReference w:type="even" r:id="rId18"/>
          <w:footerReference w:type="default" r:id="rId19"/>
          <w:headerReference w:type="first" r:id="rId20"/>
          <w:footerReference w:type="first" r:id="rId21"/>
          <w:pgSz w:w="11906" w:h="16838" w:orient="portrait"/>
          <w:pgMar w:top="1701" w:right="1701" w:bottom="1797" w:left="1418" w:header="709" w:footer="851" w:gutter="0"/>
          <w:cols w:space="720"/>
        </w:sectPr>
      </w:pPr>
    </w:p>
    <w:p w:rsidR="00B409E2" w:rsidP="00B409E2" w:rsidRDefault="00B409E2" w14:paraId="7630597B" w14:textId="77777777">
      <w:pPr>
        <w:ind w:left="0" w:firstLine="0" w:firstLineChars="0"/>
      </w:pPr>
    </w:p>
    <w:p w:rsidR="00B409E2" w:rsidP="00B409E2" w:rsidRDefault="00B409E2" w14:paraId="4C856E26" w14:textId="77777777">
      <w:pPr>
        <w:ind w:firstLine="447"/>
        <w:jc w:val="center"/>
      </w:pPr>
    </w:p>
    <w:p w:rsidR="00B409E2" w:rsidP="00B409E2" w:rsidRDefault="00B409E2" w14:paraId="35DF743C" w14:textId="77777777">
      <w:pPr>
        <w:ind w:firstLine="447"/>
        <w:jc w:val="center"/>
      </w:pPr>
    </w:p>
    <w:p w:rsidRPr="00B409E2" w:rsidR="00076D48" w:rsidP="001962E3" w:rsidRDefault="00076D48" w14:paraId="6FE82858" w14:textId="59FE03A1">
      <w:pPr>
        <w:ind w:firstLine="596"/>
        <w:jc w:val="center"/>
        <w:outlineLvl w:val="0"/>
        <w:rPr>
          <w:rFonts w:ascii="SimHei" w:hAnsi="SimHei" w:eastAsia="SimHei"/>
          <w:sz w:val="28"/>
          <w:szCs w:val="28"/>
        </w:rPr>
      </w:pPr>
      <w:r w:rsidRPr="00B409E2">
        <w:rPr>
          <w:rFonts w:ascii="SimHei" w:hAnsi="SimHei" w:eastAsia="SimHei"/>
          <w:sz w:val="28"/>
          <w:szCs w:val="28"/>
        </w:rPr>
        <w:t>中华人民共和国国家标准</w:t>
      </w:r>
    </w:p>
    <w:p w:rsidRPr="002A2BEB" w:rsidR="00076D48" w:rsidP="00B409E2" w:rsidRDefault="00076D48" w14:paraId="3860A37E" w14:textId="77777777">
      <w:pPr>
        <w:ind w:firstLine="447"/>
      </w:pPr>
    </w:p>
    <w:p w:rsidRPr="002A2BEB" w:rsidR="00076D48" w:rsidP="00B409E2" w:rsidRDefault="00076D48" w14:paraId="6E6CE56C" w14:textId="77777777">
      <w:pPr>
        <w:ind w:firstLine="447"/>
      </w:pPr>
    </w:p>
    <w:p w:rsidRPr="002A2BEB" w:rsidR="00076D48" w:rsidP="00B409E2" w:rsidRDefault="00076D48" w14:paraId="62AA5977" w14:textId="77777777">
      <w:pPr>
        <w:ind w:firstLine="447"/>
      </w:pPr>
    </w:p>
    <w:p w:rsidRPr="00B409E2" w:rsidR="00076D48" w:rsidP="001962E3" w:rsidRDefault="00076D48" w14:paraId="3C372689" w14:textId="46C8248D">
      <w:pPr>
        <w:ind w:firstLine="639"/>
        <w:jc w:val="center"/>
        <w:outlineLvl w:val="0"/>
        <w:rPr>
          <w:sz w:val="30"/>
          <w:szCs w:val="30"/>
        </w:rPr>
      </w:pPr>
      <w:r w:rsidRPr="00B409E2">
        <w:rPr>
          <w:sz w:val="30"/>
          <w:szCs w:val="30"/>
        </w:rPr>
        <w:t>建筑</w:t>
      </w:r>
      <w:r w:rsidRPr="00904301">
        <w:rPr>
          <w:color w:val="auto"/>
          <w:sz w:val="30"/>
          <w:szCs w:val="30"/>
        </w:rPr>
        <w:t>信</w:t>
      </w:r>
      <w:r w:rsidRPr="00B409E2">
        <w:rPr>
          <w:sz w:val="30"/>
          <w:szCs w:val="30"/>
        </w:rPr>
        <w:t>息模型</w:t>
      </w:r>
      <w:r w:rsidRPr="00904301" w:rsidR="00CD434A">
        <w:rPr>
          <w:color w:val="auto"/>
          <w:sz w:val="30"/>
          <w:szCs w:val="30"/>
        </w:rPr>
        <w:t>设计</w:t>
      </w:r>
      <w:r w:rsidRPr="00B409E2">
        <w:rPr>
          <w:sz w:val="30"/>
          <w:szCs w:val="30"/>
        </w:rPr>
        <w:t>交付标准</w:t>
      </w:r>
      <w:r w:rsidR="00177FA1">
        <w:rPr>
          <w:rFonts w:hint="eastAsia"/>
          <w:sz w:val="30"/>
          <w:szCs w:val="30"/>
        </w:rPr>
        <w:t>(</w:t>
      </w:r>
      <w:r w:rsidR="00C25E96">
        <w:rPr>
          <w:rFonts w:hint="eastAsia"/>
          <w:sz w:val="30"/>
          <w:szCs w:val="30"/>
        </w:rPr>
        <w:t>草案</w:t>
      </w:r>
      <w:r w:rsidR="00177FA1">
        <w:rPr>
          <w:rFonts w:hint="eastAsia"/>
          <w:sz w:val="30"/>
          <w:szCs w:val="30"/>
        </w:rPr>
        <w:t>)</w:t>
      </w:r>
    </w:p>
    <w:p w:rsidRPr="00C43007" w:rsidR="00076D48" w:rsidP="00B409E2" w:rsidRDefault="00422C1D" w14:paraId="2ACE3CB9" w14:textId="5DCE6E30">
      <w:pPr>
        <w:ind w:firstLine="447"/>
        <w:jc w:val="center"/>
        <w:rPr>
          <w:rFonts w:ascii="Arial Unicode MS" w:eastAsia="Times New Roman"/>
          <w:lang w:val="en-US"/>
        </w:rPr>
      </w:pPr>
      <w:r w:rsidRPr="00B409E2">
        <w:rPr>
          <w:lang w:val="en-US"/>
        </w:rPr>
        <w:t xml:space="preserve">Standard </w:t>
      </w:r>
      <w:r w:rsidR="00B409E2">
        <w:rPr>
          <w:rFonts w:hint="eastAsia"/>
          <w:lang w:val="en-US"/>
        </w:rPr>
        <w:t>for</w:t>
      </w:r>
      <w:r w:rsidRPr="00B409E2">
        <w:rPr>
          <w:lang w:val="en-US"/>
        </w:rPr>
        <w:t xml:space="preserve"> </w:t>
      </w:r>
      <w:r w:rsidR="00EF36A8">
        <w:rPr>
          <w:lang w:val="en-US"/>
        </w:rPr>
        <w:t xml:space="preserve">design delivery of </w:t>
      </w:r>
      <w:r w:rsidR="00C7156E">
        <w:rPr>
          <w:lang w:val="en-US"/>
        </w:rPr>
        <w:t>b</w:t>
      </w:r>
      <w:r w:rsidRPr="00B409E2">
        <w:rPr>
          <w:lang w:val="en-US"/>
        </w:rPr>
        <w:t xml:space="preserve">uilding </w:t>
      </w:r>
      <w:r w:rsidR="00C7156E">
        <w:rPr>
          <w:lang w:val="en-US"/>
        </w:rPr>
        <w:t>i</w:t>
      </w:r>
      <w:r w:rsidRPr="00B409E2">
        <w:rPr>
          <w:lang w:val="en-US"/>
        </w:rPr>
        <w:t xml:space="preserve">nformation </w:t>
      </w:r>
      <w:r w:rsidR="00C7156E">
        <w:rPr>
          <w:lang w:val="en-US"/>
        </w:rPr>
        <w:t>m</w:t>
      </w:r>
      <w:r w:rsidRPr="00B409E2">
        <w:rPr>
          <w:lang w:val="en-US"/>
        </w:rPr>
        <w:t>odeling</w:t>
      </w:r>
      <w:r w:rsidR="00CD434A">
        <w:rPr>
          <w:lang w:val="en-US"/>
        </w:rPr>
        <w:t xml:space="preserve"> </w:t>
      </w:r>
    </w:p>
    <w:p w:rsidRPr="00C43007" w:rsidR="00076D48" w:rsidP="00B409E2" w:rsidRDefault="00076D48" w14:paraId="44FC4EB6" w14:textId="77777777">
      <w:pPr>
        <w:ind w:firstLine="447"/>
        <w:rPr>
          <w:lang w:val="en-US"/>
        </w:rPr>
      </w:pPr>
    </w:p>
    <w:p w:rsidRPr="00B409E2" w:rsidR="00076D48" w:rsidP="001962E3" w:rsidRDefault="00076D48" w14:paraId="1E647D3A" w14:textId="0C5547FF">
      <w:pPr>
        <w:ind w:firstLine="447"/>
        <w:jc w:val="center"/>
        <w:outlineLvl w:val="0"/>
        <w:rPr>
          <w:rFonts w:eastAsia="Times New Roman" w:cs="Times New Roman"/>
        </w:rPr>
      </w:pPr>
      <w:r w:rsidRPr="00B409E2">
        <w:rPr>
          <w:rFonts w:cs="Times New Roman"/>
        </w:rPr>
        <w:t>GB/T 5</w:t>
      </w:r>
      <w:r w:rsidR="00F1753A">
        <w:rPr>
          <w:rFonts w:hint="eastAsia" w:cs="Times New Roman"/>
        </w:rPr>
        <w:t>1301</w:t>
      </w:r>
      <w:r w:rsidRPr="00B409E2">
        <w:rPr>
          <w:rFonts w:cs="Times New Roman"/>
        </w:rPr>
        <w:t>-20XX</w:t>
      </w:r>
    </w:p>
    <w:p w:rsidRPr="0083414F" w:rsidR="00076D48" w:rsidP="00B409E2" w:rsidRDefault="00076D48" w14:paraId="1024DD22" w14:textId="77777777">
      <w:pPr>
        <w:ind w:firstLine="447"/>
        <w:rPr>
          <w:lang w:val="en-US"/>
        </w:rPr>
      </w:pPr>
    </w:p>
    <w:p w:rsidR="00076D48" w:rsidP="00B409E2" w:rsidRDefault="00076D48" w14:paraId="23A9FCD4" w14:textId="77777777">
      <w:pPr>
        <w:ind w:firstLine="447"/>
        <w:jc w:val="center"/>
      </w:pPr>
    </w:p>
    <w:p w:rsidR="004951D4" w:rsidP="00A302B8" w:rsidRDefault="004951D4" w14:paraId="532ACB4C" w14:textId="6DAFED62">
      <w:pPr>
        <w:ind w:left="2268" w:right="1699" w:firstLine="0" w:firstLineChars="0"/>
        <w:jc w:val="distribute"/>
        <w:outlineLvl w:val="0"/>
      </w:pPr>
      <w:r>
        <w:rPr>
          <w:rFonts w:hint="eastAsia"/>
        </w:rPr>
        <w:t>主编</w:t>
      </w:r>
      <w:r w:rsidRPr="002A2BEB">
        <w:t>部门：中华人民共和国住房和城乡建设部</w:t>
      </w:r>
    </w:p>
    <w:p w:rsidRPr="002A2BEB" w:rsidR="00076D48" w:rsidP="00A302B8" w:rsidRDefault="00076D48" w14:paraId="4B5507A3" w14:textId="77777777">
      <w:pPr>
        <w:ind w:left="2268" w:right="1699" w:firstLine="0" w:firstLineChars="0"/>
        <w:jc w:val="distribute"/>
      </w:pPr>
      <w:r w:rsidRPr="002A2BEB">
        <w:t>批准部门：中华人民共和国住房和城乡建设部</w:t>
      </w:r>
    </w:p>
    <w:p w:rsidRPr="004951D4" w:rsidR="00076D48" w:rsidP="00A302B8" w:rsidRDefault="00076D48" w14:paraId="1812E204" w14:textId="77777777">
      <w:pPr>
        <w:ind w:left="2268" w:right="1699" w:firstLine="0" w:firstLineChars="0"/>
        <w:jc w:val="distribute"/>
      </w:pPr>
      <w:r w:rsidRPr="004951D4">
        <w:rPr>
          <w:lang w:val="zh-TW" w:eastAsia="zh-TW"/>
        </w:rPr>
        <w:t>施行日期：</w:t>
      </w:r>
      <w:r w:rsidRPr="004951D4">
        <w:t>20XX</w:t>
      </w:r>
      <w:r w:rsidRPr="004951D4">
        <w:t>年</w:t>
      </w:r>
      <w:r w:rsidRPr="004951D4">
        <w:t xml:space="preserve"> XX</w:t>
      </w:r>
      <w:r w:rsidRPr="004951D4">
        <w:t>月</w:t>
      </w:r>
      <w:r w:rsidRPr="004951D4">
        <w:t xml:space="preserve"> XX</w:t>
      </w:r>
      <w:r w:rsidRPr="004951D4">
        <w:t>日</w:t>
      </w:r>
    </w:p>
    <w:p w:rsidR="00076D48" w:rsidP="00B409E2" w:rsidRDefault="00076D48" w14:paraId="27757937" w14:textId="77777777">
      <w:pPr>
        <w:ind w:firstLine="447"/>
        <w:jc w:val="center"/>
      </w:pPr>
    </w:p>
    <w:p w:rsidR="004951D4" w:rsidP="00B409E2" w:rsidRDefault="004951D4" w14:paraId="4CEA70E8" w14:textId="77777777">
      <w:pPr>
        <w:ind w:firstLine="447"/>
        <w:jc w:val="center"/>
      </w:pPr>
    </w:p>
    <w:p w:rsidRPr="00CB4DBA" w:rsidR="004951D4" w:rsidP="00B409E2" w:rsidRDefault="00CA63E6" w14:paraId="58FA48A6" w14:textId="5B2B4904">
      <w:pPr>
        <w:ind w:firstLine="767"/>
        <w:jc w:val="center"/>
        <w:rPr>
          <w:i/>
          <w:iCs/>
        </w:rPr>
      </w:pPr>
      <w:r w:rsidRPr="00CB4DBA">
        <w:rPr>
          <w:rFonts w:hint="eastAsia"/>
          <w:i/>
          <w:iCs/>
          <w:color w:val="EE0000"/>
          <w:sz w:val="36"/>
          <w:szCs w:val="40"/>
        </w:rPr>
        <w:t>说明：</w:t>
      </w:r>
      <w:r w:rsidRPr="00CB4DBA" w:rsidR="00370CC6">
        <w:rPr>
          <w:rFonts w:hint="eastAsia"/>
          <w:i/>
          <w:iCs/>
          <w:color w:val="EE0000"/>
          <w:sz w:val="36"/>
          <w:szCs w:val="40"/>
        </w:rPr>
        <w:t>本稿供编制工作会讨论和深化分工</w:t>
      </w:r>
      <w:r w:rsidRPr="00CB4DBA">
        <w:rPr>
          <w:rFonts w:hint="eastAsia"/>
          <w:i/>
          <w:iCs/>
          <w:color w:val="EE0000"/>
          <w:sz w:val="36"/>
          <w:szCs w:val="40"/>
        </w:rPr>
        <w:t>作业</w:t>
      </w:r>
      <w:r w:rsidRPr="00CB4DBA" w:rsidR="00370CC6">
        <w:rPr>
          <w:rFonts w:hint="eastAsia"/>
          <w:i/>
          <w:iCs/>
          <w:color w:val="EE0000"/>
          <w:sz w:val="36"/>
          <w:szCs w:val="40"/>
        </w:rPr>
        <w:t>使用</w:t>
      </w:r>
      <w:r w:rsidRPr="00CB4DBA">
        <w:rPr>
          <w:rFonts w:hint="eastAsia"/>
          <w:i/>
          <w:iCs/>
          <w:color w:val="EE0000"/>
          <w:sz w:val="36"/>
          <w:szCs w:val="40"/>
        </w:rPr>
        <w:t>。内容和格式中尚存在不完善</w:t>
      </w:r>
      <w:r w:rsidR="00970927">
        <w:rPr>
          <w:rFonts w:hint="eastAsia"/>
          <w:i/>
          <w:iCs/>
          <w:color w:val="EE0000"/>
          <w:sz w:val="36"/>
          <w:szCs w:val="40"/>
        </w:rPr>
        <w:t>、</w:t>
      </w:r>
      <w:r w:rsidRPr="00CB4DBA">
        <w:rPr>
          <w:rFonts w:hint="eastAsia"/>
          <w:i/>
          <w:iCs/>
          <w:color w:val="EE0000"/>
          <w:sz w:val="36"/>
          <w:szCs w:val="40"/>
        </w:rPr>
        <w:t>冲突</w:t>
      </w:r>
      <w:r w:rsidR="00970927">
        <w:rPr>
          <w:rFonts w:hint="eastAsia"/>
          <w:i/>
          <w:iCs/>
          <w:color w:val="EE0000"/>
          <w:sz w:val="36"/>
          <w:szCs w:val="40"/>
        </w:rPr>
        <w:t>和错误</w:t>
      </w:r>
      <w:r w:rsidRPr="00CB4DBA">
        <w:rPr>
          <w:rFonts w:hint="eastAsia"/>
          <w:i/>
          <w:iCs/>
          <w:color w:val="EE0000"/>
          <w:sz w:val="36"/>
          <w:szCs w:val="40"/>
        </w:rPr>
        <w:t>之处</w:t>
      </w:r>
      <w:r w:rsidR="00970927">
        <w:rPr>
          <w:rFonts w:hint="eastAsia"/>
          <w:i/>
          <w:iCs/>
          <w:color w:val="EE0000"/>
          <w:sz w:val="36"/>
          <w:szCs w:val="40"/>
        </w:rPr>
        <w:t>，请忽略格式</w:t>
      </w:r>
      <w:r w:rsidR="00C27573">
        <w:rPr>
          <w:rFonts w:hint="eastAsia"/>
          <w:i/>
          <w:iCs/>
          <w:color w:val="EE0000"/>
          <w:sz w:val="36"/>
          <w:szCs w:val="40"/>
        </w:rPr>
        <w:t>部分。</w:t>
      </w:r>
    </w:p>
    <w:p w:rsidR="004951D4" w:rsidP="00B409E2" w:rsidRDefault="004951D4" w14:paraId="14C1F661" w14:textId="77777777">
      <w:pPr>
        <w:ind w:firstLine="447"/>
        <w:jc w:val="center"/>
      </w:pPr>
    </w:p>
    <w:p w:rsidR="004951D4" w:rsidP="00B409E2" w:rsidRDefault="004951D4" w14:paraId="70159431" w14:textId="77777777">
      <w:pPr>
        <w:ind w:firstLine="447"/>
        <w:jc w:val="center"/>
      </w:pPr>
    </w:p>
    <w:p w:rsidR="004951D4" w:rsidP="00B409E2" w:rsidRDefault="004951D4" w14:paraId="06E31B68" w14:textId="77777777">
      <w:pPr>
        <w:ind w:firstLine="447"/>
        <w:jc w:val="center"/>
      </w:pPr>
    </w:p>
    <w:p w:rsidR="004951D4" w:rsidP="00B409E2" w:rsidRDefault="004951D4" w14:paraId="6160D767" w14:textId="77777777">
      <w:pPr>
        <w:ind w:firstLine="447"/>
        <w:jc w:val="center"/>
      </w:pPr>
    </w:p>
    <w:p w:rsidR="004951D4" w:rsidP="00B409E2" w:rsidRDefault="004951D4" w14:paraId="5B3477E3" w14:textId="77777777">
      <w:pPr>
        <w:ind w:firstLine="447"/>
        <w:jc w:val="center"/>
      </w:pPr>
    </w:p>
    <w:p w:rsidRPr="002A2BEB" w:rsidR="004951D4" w:rsidP="00B409E2" w:rsidRDefault="004951D4" w14:paraId="06E827C5" w14:textId="77777777">
      <w:pPr>
        <w:ind w:firstLine="447"/>
        <w:jc w:val="center"/>
      </w:pPr>
    </w:p>
    <w:p w:rsidRPr="002A2BEB" w:rsidR="00076D48" w:rsidP="00B409E2" w:rsidRDefault="00076D48" w14:paraId="60B7EA93" w14:textId="77777777">
      <w:pPr>
        <w:ind w:firstLine="447"/>
        <w:jc w:val="center"/>
      </w:pPr>
    </w:p>
    <w:p w:rsidRPr="002A2BEB" w:rsidR="00076D48" w:rsidP="00B409E2" w:rsidRDefault="00076D48" w14:paraId="0AAF0111" w14:textId="77777777">
      <w:pPr>
        <w:ind w:firstLine="447"/>
        <w:jc w:val="center"/>
      </w:pPr>
    </w:p>
    <w:p w:rsidRPr="002A2BEB" w:rsidR="00076D48" w:rsidP="00B409E2" w:rsidRDefault="00076D48" w14:paraId="76C89FB8" w14:textId="77777777">
      <w:pPr>
        <w:ind w:firstLine="447"/>
        <w:jc w:val="center"/>
      </w:pPr>
    </w:p>
    <w:p w:rsidRPr="002A2BEB" w:rsidR="00076D48" w:rsidP="001962E3" w:rsidRDefault="00076D48" w14:paraId="09A45F0B" w14:textId="4C4D2142">
      <w:pPr>
        <w:ind w:firstLine="447"/>
        <w:jc w:val="center"/>
        <w:outlineLvl w:val="0"/>
      </w:pPr>
      <w:r w:rsidRPr="002A2BEB">
        <w:t>中国</w:t>
      </w:r>
      <w:r w:rsidR="004951D4">
        <w:rPr>
          <w:rFonts w:hint="eastAsia"/>
        </w:rPr>
        <w:t>xxxx</w:t>
      </w:r>
      <w:r w:rsidRPr="002A2BEB">
        <w:t>出版社</w:t>
      </w:r>
    </w:p>
    <w:p w:rsidRPr="004951D4" w:rsidR="00076D48" w:rsidP="00B409E2" w:rsidRDefault="00076D48" w14:paraId="01DECC97" w14:textId="77777777">
      <w:pPr>
        <w:ind w:firstLine="447"/>
        <w:jc w:val="center"/>
        <w:rPr>
          <w:rFonts w:ascii="SimHei" w:hAnsi="SimHei" w:eastAsia="SimHei"/>
        </w:rPr>
      </w:pPr>
      <w:r w:rsidRPr="004951D4">
        <w:rPr>
          <w:rFonts w:ascii="SimHei" w:hAnsi="SimHei" w:eastAsia="SimHei"/>
        </w:rPr>
        <w:t>20XX   北京</w:t>
      </w:r>
    </w:p>
    <w:p w:rsidRPr="002A2BEB" w:rsidR="00076D48" w:rsidP="00B409E2" w:rsidRDefault="00076D48" w14:paraId="5B5B7B0B" w14:textId="77777777">
      <w:pPr>
        <w:ind w:firstLine="447"/>
      </w:pPr>
    </w:p>
    <w:p w:rsidRPr="002A2BEB" w:rsidR="00076D48" w:rsidP="00B409E2" w:rsidRDefault="00076D48" w14:paraId="5F8C4C0F" w14:textId="77777777">
      <w:pPr>
        <w:ind w:firstLine="447"/>
      </w:pPr>
    </w:p>
    <w:p w:rsidR="002D7D29" w:rsidP="004951D4" w:rsidRDefault="002D7D29" w14:paraId="5869D0DF" w14:textId="77777777">
      <w:pPr>
        <w:ind w:firstLine="511"/>
        <w:jc w:val="center"/>
        <w:rPr>
          <w:rFonts w:ascii="SimHei" w:hAnsi="SimHei" w:eastAsia="SimHei"/>
          <w:sz w:val="24"/>
          <w:szCs w:val="24"/>
        </w:rPr>
        <w:sectPr w:rsidR="002D7D29" w:rsidSect="00BB04E8">
          <w:footerReference w:type="default" r:id="rId22"/>
          <w:pgSz w:w="11906" w:h="16838" w:orient="portrait"/>
          <w:pgMar w:top="1701" w:right="1701" w:bottom="1797" w:left="1418" w:header="709" w:footer="851" w:gutter="0"/>
          <w:cols w:space="720"/>
        </w:sectPr>
      </w:pPr>
    </w:p>
    <w:p w:rsidR="004951D4" w:rsidP="004951D4" w:rsidRDefault="004951D4" w14:paraId="2CAADB4B" w14:textId="628661FB">
      <w:pPr>
        <w:ind w:firstLine="511"/>
        <w:jc w:val="center"/>
        <w:rPr>
          <w:rFonts w:ascii="SimHei" w:hAnsi="SimHei" w:eastAsia="SimHei"/>
          <w:sz w:val="24"/>
          <w:szCs w:val="24"/>
        </w:rPr>
      </w:pPr>
    </w:p>
    <w:p w:rsidR="00076D48" w:rsidP="001962E3" w:rsidRDefault="00076D48" w14:paraId="1F96814B" w14:textId="77777777">
      <w:pPr>
        <w:ind w:right="141" w:rightChars="67" w:firstLine="511"/>
        <w:jc w:val="center"/>
        <w:outlineLvl w:val="0"/>
        <w:rPr>
          <w:rFonts w:ascii="SimHei" w:hAnsi="SimHei" w:eastAsia="SimHei"/>
          <w:sz w:val="24"/>
          <w:szCs w:val="24"/>
        </w:rPr>
      </w:pPr>
      <w:r w:rsidRPr="004951D4">
        <w:rPr>
          <w:rFonts w:ascii="SimHei" w:hAnsi="SimHei" w:eastAsia="SimHei"/>
          <w:sz w:val="24"/>
          <w:szCs w:val="24"/>
        </w:rPr>
        <w:t>前  言</w:t>
      </w:r>
    </w:p>
    <w:p w:rsidRPr="004951D4" w:rsidR="004951D4" w:rsidP="004951D4" w:rsidRDefault="004951D4" w14:paraId="72B88A9F" w14:textId="77777777">
      <w:pPr>
        <w:ind w:firstLine="511"/>
        <w:jc w:val="center"/>
        <w:rPr>
          <w:rFonts w:ascii="SimHei" w:hAnsi="SimHei" w:eastAsia="SimHei"/>
          <w:sz w:val="24"/>
          <w:szCs w:val="24"/>
        </w:rPr>
      </w:pPr>
    </w:p>
    <w:p w:rsidRPr="003A7C46" w:rsidR="00076D48" w:rsidP="00AB3D07" w:rsidRDefault="00076D48" w14:paraId="6BEAEDA4" w14:textId="1B7C5378">
      <w:pPr>
        <w:ind w:firstLine="447"/>
        <w:jc w:val="both"/>
      </w:pPr>
      <w:r w:rsidRPr="003A7C46">
        <w:t>根据</w:t>
      </w:r>
      <w:r w:rsidRPr="00B3105A" w:rsidR="00B3105A">
        <w:rPr>
          <w:rFonts w:hint="eastAsia"/>
        </w:rPr>
        <w:t>《住房城乡建设部关于印发〈</w:t>
      </w:r>
      <w:r w:rsidRPr="00B3105A" w:rsidR="00B3105A">
        <w:rPr>
          <w:rFonts w:hint="eastAsia"/>
        </w:rPr>
        <w:t>2025</w:t>
      </w:r>
      <w:r w:rsidRPr="00B3105A" w:rsidR="00B3105A">
        <w:rPr>
          <w:rFonts w:hint="eastAsia"/>
        </w:rPr>
        <w:t>年工程建设规范标准编制及相关工作计划〉的通知》（建标函〔</w:t>
      </w:r>
      <w:r w:rsidRPr="00B3105A" w:rsidR="00B3105A">
        <w:rPr>
          <w:rFonts w:hint="eastAsia"/>
        </w:rPr>
        <w:t>2025</w:t>
      </w:r>
      <w:r w:rsidRPr="00B3105A" w:rsidR="00B3105A">
        <w:rPr>
          <w:rFonts w:hint="eastAsia"/>
        </w:rPr>
        <w:t>〕</w:t>
      </w:r>
      <w:r w:rsidRPr="00B3105A" w:rsidR="00B3105A">
        <w:rPr>
          <w:rFonts w:hint="eastAsia"/>
        </w:rPr>
        <w:t>18</w:t>
      </w:r>
      <w:r w:rsidRPr="00B3105A" w:rsidR="00B3105A">
        <w:rPr>
          <w:rFonts w:hint="eastAsia"/>
        </w:rPr>
        <w:t>号）的要求</w:t>
      </w:r>
      <w:r w:rsidRPr="003A7C46">
        <w:t>，标准编制组</w:t>
      </w:r>
      <w:r w:rsidR="00B3105A">
        <w:rPr>
          <w:rFonts w:hint="eastAsia"/>
        </w:rPr>
        <w:t>在《建筑工程</w:t>
      </w:r>
      <w:r w:rsidR="0086015E">
        <w:rPr>
          <w:rFonts w:hint="eastAsia"/>
        </w:rPr>
        <w:t>信息模型设计交付标准</w:t>
      </w:r>
      <w:r w:rsidR="00B3105A">
        <w:rPr>
          <w:rFonts w:hint="eastAsia"/>
        </w:rPr>
        <w:t>》</w:t>
      </w:r>
      <w:r w:rsidR="0086015E">
        <w:rPr>
          <w:rFonts w:hint="eastAsia"/>
        </w:rPr>
        <w:t>GB/T 51301</w:t>
      </w:r>
      <w:r w:rsidR="0086015E">
        <w:rPr>
          <w:rFonts w:hint="eastAsia"/>
        </w:rPr>
        <w:t>—</w:t>
      </w:r>
      <w:r w:rsidR="0086015E">
        <w:rPr>
          <w:rFonts w:hint="eastAsia"/>
        </w:rPr>
        <w:t>2018</w:t>
      </w:r>
      <w:r w:rsidR="0086015E">
        <w:rPr>
          <w:rFonts w:hint="eastAsia"/>
        </w:rPr>
        <w:t>的基础上，</w:t>
      </w:r>
      <w:r w:rsidRPr="003A7C46">
        <w:t>经广泛调查研究，认真总结实践经验，参考有关</w:t>
      </w:r>
      <w:r w:rsidRPr="00AB3D07">
        <w:t>国际标准和国外先进标准</w:t>
      </w:r>
      <w:r w:rsidRPr="003A7C46">
        <w:t>，并在广泛征求意见的基础上，</w:t>
      </w:r>
      <w:r w:rsidR="0086015E">
        <w:rPr>
          <w:rFonts w:hint="eastAsia"/>
        </w:rPr>
        <w:t>修订形成了</w:t>
      </w:r>
      <w:r w:rsidRPr="003A7C46">
        <w:t>本标准。</w:t>
      </w:r>
    </w:p>
    <w:p w:rsidR="00076D48" w:rsidP="00B409E2" w:rsidRDefault="00076D48" w14:paraId="2EAB8CCA" w14:textId="15169D05">
      <w:pPr>
        <w:pStyle w:val="TOC1"/>
        <w:tabs>
          <w:tab w:val="left" w:pos="1114"/>
          <w:tab w:val="right" w:leader="dot" w:pos="9628"/>
        </w:tabs>
        <w:ind w:firstLine="447"/>
      </w:pPr>
      <w:r w:rsidRPr="003A7C46">
        <w:t>本标准的主要技术内容是</w:t>
      </w:r>
      <w:r w:rsidRPr="000D0BC5">
        <w:rPr>
          <w:color w:val="auto"/>
        </w:rPr>
        <w:t>：</w:t>
      </w:r>
      <w:r w:rsidRPr="000D0BC5">
        <w:rPr>
          <w:color w:val="auto"/>
        </w:rPr>
        <w:t>1.</w:t>
      </w:r>
      <w:r w:rsidRPr="000D0BC5">
        <w:rPr>
          <w:color w:val="auto"/>
        </w:rPr>
        <w:t>总则；</w:t>
      </w:r>
      <w:r w:rsidRPr="000D0BC5">
        <w:rPr>
          <w:color w:val="auto"/>
        </w:rPr>
        <w:t>2.</w:t>
      </w:r>
      <w:r w:rsidRPr="000D0BC5">
        <w:rPr>
          <w:color w:val="auto"/>
        </w:rPr>
        <w:t>术语；</w:t>
      </w:r>
      <w:r w:rsidRPr="000D0BC5">
        <w:rPr>
          <w:color w:val="auto"/>
        </w:rPr>
        <w:t>3.</w:t>
      </w:r>
      <w:r w:rsidR="00FA1055">
        <w:rPr>
          <w:color w:val="auto"/>
        </w:rPr>
        <w:t>基本规定</w:t>
      </w:r>
      <w:r w:rsidRPr="000D0BC5">
        <w:rPr>
          <w:color w:val="auto"/>
        </w:rPr>
        <w:t>；</w:t>
      </w:r>
      <w:r w:rsidRPr="000D0BC5" w:rsidR="00A9409C">
        <w:rPr>
          <w:rFonts w:hint="eastAsia"/>
          <w:color w:val="auto"/>
        </w:rPr>
        <w:t>4.</w:t>
      </w:r>
      <w:r w:rsidR="00FA1055">
        <w:rPr>
          <w:color w:val="auto"/>
        </w:rPr>
        <w:t>交付准备</w:t>
      </w:r>
      <w:r w:rsidRPr="000D0BC5" w:rsidR="00A9409C">
        <w:rPr>
          <w:rFonts w:hint="eastAsia"/>
          <w:color w:val="auto"/>
        </w:rPr>
        <w:t>；</w:t>
      </w:r>
      <w:r w:rsidRPr="000D0BC5" w:rsidR="00A9409C">
        <w:rPr>
          <w:rFonts w:hint="eastAsia"/>
          <w:color w:val="auto"/>
        </w:rPr>
        <w:t>5.</w:t>
      </w:r>
      <w:r w:rsidRPr="000D0BC5" w:rsidR="000426F3">
        <w:rPr>
          <w:rFonts w:hint="eastAsia"/>
          <w:color w:val="auto"/>
        </w:rPr>
        <w:t>交付物</w:t>
      </w:r>
      <w:r w:rsidR="008635CB">
        <w:rPr>
          <w:rFonts w:hint="eastAsia"/>
          <w:color w:val="auto"/>
        </w:rPr>
        <w:t>；</w:t>
      </w:r>
      <w:r w:rsidRPr="000D0BC5" w:rsidR="000426F3">
        <w:rPr>
          <w:rFonts w:hint="eastAsia"/>
          <w:color w:val="auto"/>
        </w:rPr>
        <w:t>6</w:t>
      </w:r>
      <w:r w:rsidRPr="000D0BC5" w:rsidR="00A9409C">
        <w:rPr>
          <w:rFonts w:hint="eastAsia"/>
          <w:color w:val="auto"/>
        </w:rPr>
        <w:t>.</w:t>
      </w:r>
      <w:r w:rsidR="008D2637">
        <w:rPr>
          <w:color w:val="auto"/>
        </w:rPr>
        <w:t>交付协同</w:t>
      </w:r>
      <w:r w:rsidR="00063126">
        <w:rPr>
          <w:rFonts w:hint="eastAsia"/>
          <w:color w:val="auto"/>
        </w:rPr>
        <w:t>。</w:t>
      </w:r>
      <w:r w:rsidRPr="003A7C46" w:rsidR="00B476C1">
        <w:t xml:space="preserve"> </w:t>
      </w:r>
    </w:p>
    <w:p w:rsidRPr="007D17D9" w:rsidR="007D17D9" w:rsidP="007D17D9" w:rsidRDefault="007D17D9" w14:paraId="0F0EA1F2" w14:textId="77777777">
      <w:pPr>
        <w:ind w:firstLine="447"/>
      </w:pPr>
      <w:r w:rsidRPr="007D17D9">
        <w:rPr>
          <w:rFonts w:hint="eastAsia"/>
        </w:rPr>
        <w:t>本标准修订的主要技术内容是：</w:t>
      </w:r>
    </w:p>
    <w:p w:rsidRPr="0086015E" w:rsidR="0086015E" w:rsidP="0086015E" w:rsidRDefault="0086015E" w14:paraId="4F6952D2" w14:textId="77777777">
      <w:pPr>
        <w:ind w:firstLine="447"/>
      </w:pPr>
    </w:p>
    <w:p w:rsidRPr="003A7C46" w:rsidR="00076D48" w:rsidP="00B409E2" w:rsidRDefault="00076D48" w14:paraId="0644DD8E" w14:textId="3218CC7C">
      <w:pPr>
        <w:ind w:firstLine="447"/>
      </w:pPr>
      <w:r w:rsidRPr="003A7C46">
        <w:t>本标准由住房和城乡建设部负责管理。</w:t>
      </w:r>
    </w:p>
    <w:p w:rsidRPr="0093508D" w:rsidR="0093508D" w:rsidP="0093508D" w:rsidRDefault="0093508D" w14:paraId="02B02B50" w14:textId="355E07CE">
      <w:pPr>
        <w:spacing w:line="300" w:lineRule="auto"/>
        <w:ind w:firstLine="447"/>
      </w:pPr>
      <w:r w:rsidRPr="0093508D">
        <w:rPr>
          <w:rFonts w:hint="eastAsia"/>
        </w:rPr>
        <w:t>本标准起草单位：中国建筑标准设计研究院有限公司（地址：北京市海淀区首体南路</w:t>
      </w:r>
      <w:r w:rsidRPr="0093508D">
        <w:rPr>
          <w:rFonts w:hint="eastAsia"/>
        </w:rPr>
        <w:t>9</w:t>
      </w:r>
      <w:r w:rsidRPr="0093508D">
        <w:rPr>
          <w:rFonts w:hint="eastAsia"/>
        </w:rPr>
        <w:t>号主语国际</w:t>
      </w:r>
      <w:r w:rsidR="00E30375">
        <w:rPr>
          <w:rFonts w:hint="eastAsia"/>
        </w:rPr>
        <w:t>2</w:t>
      </w:r>
      <w:r w:rsidR="00E30375">
        <w:rPr>
          <w:rFonts w:hint="eastAsia"/>
        </w:rPr>
        <w:t>号楼</w:t>
      </w:r>
      <w:r w:rsidR="00413532">
        <w:rPr>
          <w:rFonts w:hint="eastAsia"/>
        </w:rPr>
        <w:t>，邮政编码：</w:t>
      </w:r>
      <w:r w:rsidRPr="00B64043" w:rsidR="00B64043">
        <w:rPr>
          <w:rFonts w:hint="eastAsia"/>
        </w:rPr>
        <w:t>100044</w:t>
      </w:r>
      <w:r w:rsidR="00E30375">
        <w:rPr>
          <w:rFonts w:hint="eastAsia"/>
        </w:rPr>
        <w:t>）</w:t>
      </w:r>
    </w:p>
    <w:p w:rsidRPr="0093508D" w:rsidR="0093508D" w:rsidP="0093508D" w:rsidRDefault="0093508D" w14:paraId="3B7A55D5" w14:textId="77777777">
      <w:pPr>
        <w:spacing w:line="300" w:lineRule="auto"/>
        <w:ind w:left="255" w:right="238" w:firstLine="2100" w:firstLineChars="1000"/>
        <w:rPr>
          <w:lang w:val="en-US"/>
        </w:rPr>
      </w:pPr>
      <w:r w:rsidRPr="0093508D">
        <w:rPr>
          <w:rFonts w:hint="eastAsia"/>
          <w:lang w:val="en-US"/>
        </w:rPr>
        <w:t>起草单位</w:t>
      </w:r>
      <w:r w:rsidRPr="0093508D">
        <w:rPr>
          <w:rFonts w:hint="eastAsia"/>
          <w:lang w:val="en-US"/>
        </w:rPr>
        <w:t>A</w:t>
      </w:r>
    </w:p>
    <w:p w:rsidRPr="0093508D" w:rsidR="0093508D" w:rsidP="0093508D" w:rsidRDefault="0093508D" w14:paraId="5F3BA7F1" w14:textId="77777777">
      <w:pPr>
        <w:spacing w:line="300" w:lineRule="auto"/>
        <w:ind w:left="255" w:right="238" w:firstLine="2100" w:firstLineChars="1000"/>
        <w:rPr>
          <w:lang w:val="en-US"/>
        </w:rPr>
      </w:pPr>
      <w:r w:rsidRPr="0093508D">
        <w:rPr>
          <w:rFonts w:hint="eastAsia"/>
          <w:lang w:val="en-US"/>
        </w:rPr>
        <w:t>起草单位</w:t>
      </w:r>
      <w:r w:rsidRPr="0093508D">
        <w:rPr>
          <w:rFonts w:hint="eastAsia"/>
          <w:lang w:val="en-US"/>
        </w:rPr>
        <w:t>B</w:t>
      </w:r>
    </w:p>
    <w:p w:rsidRPr="0093508D" w:rsidR="0093508D" w:rsidP="0093508D" w:rsidRDefault="0093508D" w14:paraId="0EA6B80C" w14:textId="77777777">
      <w:pPr>
        <w:spacing w:line="300" w:lineRule="auto"/>
        <w:ind w:left="255" w:right="238" w:firstLine="2100" w:firstLineChars="1000"/>
        <w:rPr>
          <w:lang w:val="en-US"/>
        </w:rPr>
      </w:pPr>
      <w:r w:rsidRPr="0093508D">
        <w:rPr>
          <w:rFonts w:hint="eastAsia"/>
          <w:lang w:val="en-US"/>
        </w:rPr>
        <w:t>起草单位</w:t>
      </w:r>
      <w:r w:rsidRPr="0093508D">
        <w:rPr>
          <w:rFonts w:hint="eastAsia"/>
          <w:lang w:val="en-US"/>
        </w:rPr>
        <w:t>C</w:t>
      </w:r>
    </w:p>
    <w:p w:rsidRPr="0093508D" w:rsidR="008B6CDD" w:rsidP="00B409E2" w:rsidRDefault="008B6CDD" w14:paraId="008119AB" w14:textId="7AAEFEF4">
      <w:pPr>
        <w:ind w:firstLine="447"/>
        <w:rPr>
          <w:color w:val="auto"/>
          <w:lang w:val="en-US"/>
        </w:rPr>
      </w:pPr>
    </w:p>
    <w:p w:rsidR="004C2BE5" w:rsidP="00294A7F" w:rsidRDefault="004C2BE5" w14:paraId="4211BB42" w14:textId="77777777">
      <w:pPr>
        <w:ind w:firstLine="447"/>
      </w:pPr>
    </w:p>
    <w:p w:rsidRPr="004C2BE5" w:rsidR="00076D48" w:rsidP="001962E3" w:rsidRDefault="00076D48" w14:paraId="61348384" w14:textId="2F825211">
      <w:pPr>
        <w:outlineLvl w:val="0"/>
        <w:rPr>
          <w:rFonts w:ascii="SimHei" w:hAnsi="SimHei" w:eastAsia="SimHei"/>
        </w:rPr>
      </w:pPr>
      <w:r w:rsidRPr="004C2BE5">
        <w:rPr>
          <w:rFonts w:ascii="SimHei" w:hAnsi="SimHei" w:eastAsia="SimHei"/>
          <w:sz w:val="22"/>
        </w:rPr>
        <w:t>本标准主要起草人：</w:t>
      </w:r>
      <w:r w:rsidRPr="004C2BE5">
        <w:rPr>
          <w:rFonts w:ascii="SimHei" w:hAnsi="SimHei" w:eastAsia="SimHei"/>
        </w:rPr>
        <w:t xml:space="preserve"> </w:t>
      </w:r>
    </w:p>
    <w:tbl>
      <w:tblPr>
        <w:tblStyle w:val="19"/>
        <w:tblW w:w="8619"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61"/>
        <w:gridCol w:w="862"/>
        <w:gridCol w:w="862"/>
        <w:gridCol w:w="862"/>
        <w:gridCol w:w="862"/>
        <w:gridCol w:w="862"/>
        <w:gridCol w:w="862"/>
        <w:gridCol w:w="862"/>
        <w:gridCol w:w="862"/>
        <w:gridCol w:w="862"/>
      </w:tblGrid>
      <w:tr w:rsidRPr="007C1EF8" w:rsidR="007C1EF8" w:rsidTr="62EF8DF7" w14:paraId="1DDB2BBB" w14:textId="77777777">
        <w:tc>
          <w:tcPr>
            <w:tcW w:w="861" w:type="dxa"/>
          </w:tcPr>
          <w:p w:rsidRPr="007C1EF8" w:rsidR="00F34A3F" w:rsidP="004C2BE5" w:rsidRDefault="00F34A3F" w14:paraId="22C8DD0A" w14:textId="6E2A6448">
            <w:pPr>
              <w:pStyle w:val="a4"/>
              <w:ind w:left="-10" w:leftChars="-5" w:right="-50" w:rightChars="-24"/>
              <w:rPr>
                <w:color w:val="auto"/>
                <w:lang w:val="en-US"/>
              </w:rPr>
            </w:pPr>
          </w:p>
        </w:tc>
        <w:tc>
          <w:tcPr>
            <w:tcW w:w="862" w:type="dxa"/>
          </w:tcPr>
          <w:p w:rsidRPr="007C1EF8" w:rsidR="00F34A3F" w:rsidP="004C2BE5" w:rsidRDefault="00F34A3F" w14:paraId="0ED49A62" w14:textId="3AF62272">
            <w:pPr>
              <w:pStyle w:val="a4"/>
              <w:ind w:left="-10" w:leftChars="-5" w:right="-50" w:rightChars="-24"/>
              <w:rPr>
                <w:color w:val="auto"/>
                <w:lang w:val="en-US"/>
              </w:rPr>
            </w:pPr>
          </w:p>
        </w:tc>
        <w:tc>
          <w:tcPr>
            <w:tcW w:w="862" w:type="dxa"/>
          </w:tcPr>
          <w:p w:rsidRPr="007C1EF8" w:rsidR="00F34A3F" w:rsidP="004C2BE5" w:rsidRDefault="00F34A3F" w14:paraId="0D335B99" w14:textId="726C2C8D">
            <w:pPr>
              <w:pStyle w:val="a4"/>
              <w:ind w:left="-10" w:leftChars="-5" w:right="-50" w:rightChars="-24"/>
              <w:rPr>
                <w:color w:val="auto"/>
                <w:lang w:val="en-US"/>
              </w:rPr>
            </w:pPr>
          </w:p>
        </w:tc>
        <w:tc>
          <w:tcPr>
            <w:tcW w:w="862" w:type="dxa"/>
          </w:tcPr>
          <w:p w:rsidRPr="007C1EF8" w:rsidR="00F34A3F" w:rsidP="004C2BE5" w:rsidRDefault="00F34A3F" w14:paraId="064DC6B1" w14:textId="1D4EC870">
            <w:pPr>
              <w:pStyle w:val="a4"/>
              <w:ind w:left="-10" w:leftChars="-5" w:right="-50" w:rightChars="-24"/>
              <w:rPr>
                <w:color w:val="auto"/>
                <w:lang w:val="en-US"/>
              </w:rPr>
            </w:pPr>
          </w:p>
        </w:tc>
        <w:tc>
          <w:tcPr>
            <w:tcW w:w="862" w:type="dxa"/>
          </w:tcPr>
          <w:p w:rsidRPr="007C1EF8" w:rsidR="00F34A3F" w:rsidP="004C2BE5" w:rsidRDefault="00F34A3F" w14:paraId="70CC1A10" w14:textId="6ADF8DC6">
            <w:pPr>
              <w:pStyle w:val="a4"/>
              <w:ind w:left="-10" w:leftChars="-5" w:right="-50" w:rightChars="-24"/>
              <w:rPr>
                <w:color w:val="auto"/>
                <w:lang w:val="en-US"/>
              </w:rPr>
            </w:pPr>
          </w:p>
        </w:tc>
        <w:tc>
          <w:tcPr>
            <w:tcW w:w="862" w:type="dxa"/>
          </w:tcPr>
          <w:p w:rsidRPr="007C1EF8" w:rsidR="00F34A3F" w:rsidP="004C2BE5" w:rsidRDefault="00F34A3F" w14:paraId="6110C6A1" w14:textId="1D0884E9">
            <w:pPr>
              <w:pStyle w:val="a4"/>
              <w:ind w:left="-10" w:leftChars="-5" w:right="-50" w:rightChars="-24"/>
              <w:rPr>
                <w:color w:val="auto"/>
                <w:lang w:val="en-US"/>
              </w:rPr>
            </w:pPr>
          </w:p>
        </w:tc>
        <w:tc>
          <w:tcPr>
            <w:tcW w:w="862" w:type="dxa"/>
          </w:tcPr>
          <w:p w:rsidRPr="007C1EF8" w:rsidR="00F34A3F" w:rsidP="004C2BE5" w:rsidRDefault="00F34A3F" w14:paraId="5BA10134" w14:textId="06D463E2">
            <w:pPr>
              <w:pStyle w:val="a4"/>
              <w:ind w:left="-10" w:leftChars="-5" w:right="-50" w:rightChars="-24"/>
              <w:rPr>
                <w:color w:val="auto"/>
                <w:lang w:val="en-US"/>
              </w:rPr>
            </w:pPr>
          </w:p>
        </w:tc>
        <w:tc>
          <w:tcPr>
            <w:tcW w:w="862" w:type="dxa"/>
          </w:tcPr>
          <w:p w:rsidRPr="007C1EF8" w:rsidR="00F34A3F" w:rsidP="004C2BE5" w:rsidRDefault="00F34A3F" w14:paraId="4AB80540" w14:textId="36C03595">
            <w:pPr>
              <w:pStyle w:val="a4"/>
              <w:ind w:left="-10" w:leftChars="-5" w:right="-50" w:rightChars="-24"/>
              <w:rPr>
                <w:color w:val="auto"/>
                <w:lang w:val="en-US"/>
              </w:rPr>
            </w:pPr>
          </w:p>
        </w:tc>
        <w:tc>
          <w:tcPr>
            <w:tcW w:w="862" w:type="dxa"/>
          </w:tcPr>
          <w:p w:rsidRPr="007C1EF8" w:rsidR="00F34A3F" w:rsidP="004C2BE5" w:rsidRDefault="00F34A3F" w14:paraId="10AE4E88" w14:textId="73203C8F">
            <w:pPr>
              <w:pStyle w:val="a4"/>
              <w:ind w:left="-10" w:leftChars="-5" w:right="-50" w:rightChars="-24"/>
              <w:rPr>
                <w:color w:val="auto"/>
                <w:lang w:val="en-US"/>
              </w:rPr>
            </w:pPr>
          </w:p>
        </w:tc>
        <w:tc>
          <w:tcPr>
            <w:tcW w:w="862" w:type="dxa"/>
          </w:tcPr>
          <w:p w:rsidRPr="007C1EF8" w:rsidR="00F34A3F" w:rsidP="004C2BE5" w:rsidRDefault="00F34A3F" w14:paraId="0A076890" w14:textId="5E3D5CDC">
            <w:pPr>
              <w:pStyle w:val="a4"/>
              <w:ind w:left="-10" w:leftChars="-5" w:right="-50" w:rightChars="-24"/>
              <w:rPr>
                <w:color w:val="auto"/>
                <w:lang w:val="en-US"/>
              </w:rPr>
            </w:pPr>
          </w:p>
        </w:tc>
      </w:tr>
      <w:tr w:rsidRPr="007C1EF8" w:rsidR="001F26D9" w:rsidTr="62EF8DF7" w14:paraId="2D68BC1A" w14:textId="77777777">
        <w:tc>
          <w:tcPr>
            <w:tcW w:w="861" w:type="dxa"/>
          </w:tcPr>
          <w:p w:rsidRPr="007C1EF8" w:rsidR="001F26D9" w:rsidP="004C2BE5" w:rsidRDefault="001F26D9" w14:paraId="7C296AD7" w14:textId="1C2FF6C9">
            <w:pPr>
              <w:pStyle w:val="a4"/>
              <w:ind w:left="-10" w:leftChars="-5" w:right="-50" w:rightChars="-24"/>
              <w:rPr>
                <w:color w:val="auto"/>
                <w:lang w:val="en-US"/>
              </w:rPr>
            </w:pPr>
          </w:p>
        </w:tc>
        <w:tc>
          <w:tcPr>
            <w:tcW w:w="862" w:type="dxa"/>
          </w:tcPr>
          <w:p w:rsidRPr="007C1EF8" w:rsidR="001F26D9" w:rsidP="004C2BE5" w:rsidRDefault="001F26D9" w14:paraId="5BF4A600" w14:textId="4772BA59">
            <w:pPr>
              <w:pStyle w:val="a4"/>
              <w:ind w:left="-10" w:leftChars="-5" w:right="-50" w:rightChars="-24"/>
              <w:rPr>
                <w:color w:val="auto"/>
                <w:lang w:val="en-US"/>
              </w:rPr>
            </w:pPr>
          </w:p>
        </w:tc>
        <w:tc>
          <w:tcPr>
            <w:tcW w:w="862" w:type="dxa"/>
          </w:tcPr>
          <w:p w:rsidRPr="007C1EF8" w:rsidR="001F26D9" w:rsidP="004C2BE5" w:rsidRDefault="001F26D9" w14:paraId="53913D6B" w14:textId="0FFBBC47">
            <w:pPr>
              <w:pStyle w:val="a4"/>
              <w:ind w:left="-10" w:leftChars="-5" w:right="-50" w:rightChars="-24"/>
              <w:rPr>
                <w:color w:val="auto"/>
                <w:lang w:val="en-US"/>
              </w:rPr>
            </w:pPr>
          </w:p>
        </w:tc>
        <w:tc>
          <w:tcPr>
            <w:tcW w:w="862" w:type="dxa"/>
          </w:tcPr>
          <w:p w:rsidRPr="007C1EF8" w:rsidR="001F26D9" w:rsidP="004C2BE5" w:rsidRDefault="001F26D9" w14:paraId="05EE0F89" w14:textId="69F8FC80">
            <w:pPr>
              <w:pStyle w:val="a4"/>
              <w:ind w:left="-10" w:leftChars="-5" w:right="-50" w:rightChars="-24"/>
              <w:rPr>
                <w:color w:val="auto"/>
                <w:lang w:val="en-US"/>
              </w:rPr>
            </w:pPr>
          </w:p>
        </w:tc>
        <w:tc>
          <w:tcPr>
            <w:tcW w:w="862" w:type="dxa"/>
          </w:tcPr>
          <w:p w:rsidRPr="007C1EF8" w:rsidR="001F26D9" w:rsidP="004C2BE5" w:rsidRDefault="001F26D9" w14:paraId="18D6B032" w14:textId="52A0480D">
            <w:pPr>
              <w:pStyle w:val="a4"/>
              <w:ind w:left="-10" w:leftChars="-5" w:right="-50" w:rightChars="-24"/>
              <w:rPr>
                <w:color w:val="auto"/>
                <w:lang w:val="en-US"/>
              </w:rPr>
            </w:pPr>
          </w:p>
        </w:tc>
        <w:tc>
          <w:tcPr>
            <w:tcW w:w="862" w:type="dxa"/>
          </w:tcPr>
          <w:p w:rsidRPr="007C1EF8" w:rsidR="001F26D9" w:rsidP="00DB1FD4" w:rsidRDefault="001F26D9" w14:paraId="7F323531" w14:textId="5DEC7062">
            <w:pPr>
              <w:pStyle w:val="a4"/>
              <w:ind w:left="-10" w:leftChars="-5" w:right="-50" w:rightChars="-24"/>
              <w:rPr>
                <w:color w:val="auto"/>
                <w:lang w:val="en-US"/>
              </w:rPr>
            </w:pPr>
          </w:p>
        </w:tc>
        <w:tc>
          <w:tcPr>
            <w:tcW w:w="862" w:type="dxa"/>
          </w:tcPr>
          <w:p w:rsidRPr="007C1EF8" w:rsidR="001F26D9" w:rsidP="004C2BE5" w:rsidRDefault="001F26D9" w14:paraId="442FA07F" w14:textId="27EA2DD1">
            <w:pPr>
              <w:pStyle w:val="a4"/>
              <w:ind w:left="-10" w:leftChars="-5" w:right="-50" w:rightChars="-24"/>
              <w:rPr>
                <w:color w:val="auto"/>
                <w:lang w:val="en-US"/>
              </w:rPr>
            </w:pPr>
          </w:p>
        </w:tc>
        <w:tc>
          <w:tcPr>
            <w:tcW w:w="862" w:type="dxa"/>
          </w:tcPr>
          <w:p w:rsidRPr="007C1EF8" w:rsidR="001F26D9" w:rsidP="004C2BE5" w:rsidRDefault="001F26D9" w14:paraId="722D002D" w14:textId="5A55C818">
            <w:pPr>
              <w:pStyle w:val="a4"/>
              <w:ind w:left="-10" w:leftChars="-5" w:right="-50" w:rightChars="-24"/>
              <w:rPr>
                <w:color w:val="auto"/>
                <w:lang w:val="en-US"/>
              </w:rPr>
            </w:pPr>
          </w:p>
        </w:tc>
        <w:tc>
          <w:tcPr>
            <w:tcW w:w="862" w:type="dxa"/>
          </w:tcPr>
          <w:p w:rsidRPr="007C1EF8" w:rsidR="001F26D9" w:rsidP="004C2BE5" w:rsidRDefault="001F26D9" w14:paraId="436CA899" w14:textId="469196DF">
            <w:pPr>
              <w:pStyle w:val="a4"/>
              <w:ind w:left="-10" w:leftChars="-5" w:right="-50" w:rightChars="-24"/>
              <w:rPr>
                <w:color w:val="auto"/>
                <w:lang w:val="en-US"/>
              </w:rPr>
            </w:pPr>
          </w:p>
        </w:tc>
        <w:tc>
          <w:tcPr>
            <w:tcW w:w="862" w:type="dxa"/>
          </w:tcPr>
          <w:p w:rsidRPr="007C1EF8" w:rsidR="001F26D9" w:rsidP="004C2BE5" w:rsidRDefault="001F26D9" w14:paraId="3A8CBEF0" w14:textId="0F9447C2">
            <w:pPr>
              <w:pStyle w:val="a4"/>
              <w:ind w:left="-10" w:leftChars="-5" w:right="-50" w:rightChars="-24"/>
              <w:rPr>
                <w:color w:val="auto"/>
                <w:lang w:val="en-US"/>
              </w:rPr>
            </w:pPr>
          </w:p>
        </w:tc>
      </w:tr>
      <w:tr w:rsidRPr="007C1EF8" w:rsidR="001F26D9" w:rsidTr="62EF8DF7" w14:paraId="4935674A" w14:textId="77777777">
        <w:trPr>
          <w:trHeight w:val="300"/>
        </w:trPr>
        <w:tc>
          <w:tcPr>
            <w:tcW w:w="861" w:type="dxa"/>
          </w:tcPr>
          <w:p w:rsidRPr="007C1EF8" w:rsidR="001F26D9" w:rsidP="004C2BE5" w:rsidRDefault="001F26D9" w14:paraId="260504B1" w14:textId="771B3FC7">
            <w:pPr>
              <w:pStyle w:val="a4"/>
              <w:ind w:left="-10" w:leftChars="-5" w:right="-50" w:rightChars="-24"/>
              <w:rPr>
                <w:color w:val="auto"/>
                <w:lang w:val="en-US"/>
              </w:rPr>
            </w:pPr>
          </w:p>
        </w:tc>
        <w:tc>
          <w:tcPr>
            <w:tcW w:w="862" w:type="dxa"/>
          </w:tcPr>
          <w:p w:rsidRPr="007C1EF8" w:rsidR="001F26D9" w:rsidP="004C2BE5" w:rsidRDefault="001F26D9" w14:paraId="2991CC93" w14:textId="1B3207CC">
            <w:pPr>
              <w:pStyle w:val="a4"/>
              <w:ind w:left="-10" w:leftChars="-5" w:right="-50" w:rightChars="-24"/>
              <w:rPr>
                <w:color w:val="auto"/>
                <w:lang w:val="en-US"/>
              </w:rPr>
            </w:pPr>
          </w:p>
        </w:tc>
        <w:tc>
          <w:tcPr>
            <w:tcW w:w="862" w:type="dxa"/>
          </w:tcPr>
          <w:p w:rsidRPr="007C1EF8" w:rsidR="001F26D9" w:rsidP="004C2BE5" w:rsidRDefault="001F26D9" w14:paraId="5961E7D0" w14:textId="04A7248E">
            <w:pPr>
              <w:pStyle w:val="a4"/>
              <w:ind w:left="-10" w:leftChars="-5" w:right="-50" w:rightChars="-24"/>
              <w:rPr>
                <w:color w:val="auto"/>
                <w:lang w:val="en-US"/>
              </w:rPr>
            </w:pPr>
          </w:p>
        </w:tc>
        <w:tc>
          <w:tcPr>
            <w:tcW w:w="862" w:type="dxa"/>
          </w:tcPr>
          <w:p w:rsidRPr="007C1EF8" w:rsidR="001F26D9" w:rsidP="004C2BE5" w:rsidRDefault="001F26D9" w14:paraId="1C06EA2F" w14:textId="1515E962">
            <w:pPr>
              <w:pStyle w:val="a4"/>
              <w:ind w:left="-10" w:leftChars="-5" w:right="-50" w:rightChars="-24"/>
              <w:rPr>
                <w:color w:val="auto"/>
                <w:lang w:val="en-US"/>
              </w:rPr>
            </w:pPr>
          </w:p>
        </w:tc>
        <w:tc>
          <w:tcPr>
            <w:tcW w:w="862" w:type="dxa"/>
          </w:tcPr>
          <w:p w:rsidRPr="007C1EF8" w:rsidR="001F26D9" w:rsidP="004C2BE5" w:rsidRDefault="001F26D9" w14:paraId="5052DBD3" w14:textId="2E7D398F">
            <w:pPr>
              <w:pStyle w:val="a4"/>
              <w:ind w:left="-10" w:leftChars="-5" w:right="-50" w:rightChars="-24"/>
              <w:rPr>
                <w:color w:val="auto"/>
                <w:lang w:val="en-US"/>
              </w:rPr>
            </w:pPr>
          </w:p>
        </w:tc>
        <w:tc>
          <w:tcPr>
            <w:tcW w:w="862" w:type="dxa"/>
          </w:tcPr>
          <w:p w:rsidRPr="007C1EF8" w:rsidR="001F26D9" w:rsidP="004C2BE5" w:rsidRDefault="001F26D9" w14:paraId="15C803D3" w14:textId="4B524711">
            <w:pPr>
              <w:pStyle w:val="a4"/>
              <w:ind w:left="-10" w:leftChars="-5" w:right="-50" w:rightChars="-24"/>
              <w:rPr>
                <w:color w:val="auto"/>
                <w:lang w:val="en-US"/>
              </w:rPr>
            </w:pPr>
          </w:p>
        </w:tc>
        <w:tc>
          <w:tcPr>
            <w:tcW w:w="862" w:type="dxa"/>
          </w:tcPr>
          <w:p w:rsidRPr="007C1EF8" w:rsidR="001F26D9" w:rsidP="004C2BE5" w:rsidRDefault="001F26D9" w14:paraId="354764C9" w14:textId="113F7AAF">
            <w:pPr>
              <w:pStyle w:val="a4"/>
              <w:ind w:left="-10" w:leftChars="-5" w:right="-50" w:rightChars="-24"/>
              <w:rPr>
                <w:color w:val="auto"/>
                <w:lang w:val="en-US"/>
              </w:rPr>
            </w:pPr>
          </w:p>
        </w:tc>
        <w:tc>
          <w:tcPr>
            <w:tcW w:w="862" w:type="dxa"/>
          </w:tcPr>
          <w:p w:rsidRPr="007C1EF8" w:rsidR="001F26D9" w:rsidP="004C2BE5" w:rsidRDefault="001F26D9" w14:paraId="0EF2302A" w14:textId="10A7D267">
            <w:pPr>
              <w:pStyle w:val="a4"/>
              <w:ind w:left="-10" w:leftChars="-5" w:right="-50" w:rightChars="-24"/>
              <w:rPr>
                <w:color w:val="auto"/>
                <w:lang w:val="en-US"/>
              </w:rPr>
            </w:pPr>
          </w:p>
        </w:tc>
        <w:tc>
          <w:tcPr>
            <w:tcW w:w="862" w:type="dxa"/>
          </w:tcPr>
          <w:p w:rsidRPr="007C1EF8" w:rsidR="001F26D9" w:rsidP="004C2BE5" w:rsidRDefault="001F26D9" w14:paraId="7C2E771F" w14:textId="6793155F">
            <w:pPr>
              <w:pStyle w:val="a4"/>
              <w:ind w:left="-10" w:leftChars="-5" w:right="-50" w:rightChars="-24"/>
              <w:rPr>
                <w:color w:val="auto"/>
                <w:lang w:val="en-US"/>
              </w:rPr>
            </w:pPr>
          </w:p>
        </w:tc>
        <w:tc>
          <w:tcPr>
            <w:tcW w:w="862" w:type="dxa"/>
          </w:tcPr>
          <w:p w:rsidRPr="007C1EF8" w:rsidR="001F26D9" w:rsidP="004C2BE5" w:rsidRDefault="001F26D9" w14:paraId="1D9CE57D" w14:textId="1763B7E9">
            <w:pPr>
              <w:pStyle w:val="a4"/>
              <w:ind w:left="-10" w:leftChars="-5" w:right="-50" w:rightChars="-24"/>
              <w:rPr>
                <w:color w:val="auto"/>
                <w:lang w:val="en-US"/>
              </w:rPr>
            </w:pPr>
          </w:p>
        </w:tc>
      </w:tr>
      <w:tr w:rsidRPr="007C1EF8" w:rsidR="001F26D9" w:rsidTr="62EF8DF7" w14:paraId="6A0140EB" w14:textId="77777777">
        <w:tc>
          <w:tcPr>
            <w:tcW w:w="861" w:type="dxa"/>
          </w:tcPr>
          <w:p w:rsidRPr="007C1EF8" w:rsidR="001F26D9" w:rsidP="004C2BE5" w:rsidRDefault="001F26D9" w14:paraId="20C86EFB" w14:textId="6B6AAF6C">
            <w:pPr>
              <w:pStyle w:val="a4"/>
              <w:ind w:left="-10" w:leftChars="-5" w:right="-50" w:rightChars="-24"/>
              <w:rPr>
                <w:color w:val="auto"/>
                <w:lang w:val="en-US"/>
              </w:rPr>
            </w:pPr>
          </w:p>
        </w:tc>
        <w:tc>
          <w:tcPr>
            <w:tcW w:w="862" w:type="dxa"/>
          </w:tcPr>
          <w:p w:rsidRPr="007C1EF8" w:rsidR="001F26D9" w:rsidP="004C2BE5" w:rsidRDefault="001F26D9" w14:paraId="445658A4" w14:textId="19EB953F">
            <w:pPr>
              <w:pStyle w:val="a4"/>
              <w:ind w:left="-10" w:leftChars="-5" w:right="-50" w:rightChars="-24"/>
              <w:rPr>
                <w:color w:val="auto"/>
                <w:lang w:val="en-US"/>
              </w:rPr>
            </w:pPr>
          </w:p>
        </w:tc>
        <w:tc>
          <w:tcPr>
            <w:tcW w:w="862" w:type="dxa"/>
          </w:tcPr>
          <w:p w:rsidRPr="007C1EF8" w:rsidR="001F26D9" w:rsidP="004C2BE5" w:rsidRDefault="001F26D9" w14:paraId="3F937407" w14:textId="3698AB2C">
            <w:pPr>
              <w:pStyle w:val="a4"/>
              <w:ind w:left="-10" w:leftChars="-5" w:right="-50" w:rightChars="-24"/>
              <w:rPr>
                <w:color w:val="auto"/>
                <w:lang w:val="en-US"/>
              </w:rPr>
            </w:pPr>
          </w:p>
        </w:tc>
        <w:tc>
          <w:tcPr>
            <w:tcW w:w="862" w:type="dxa"/>
          </w:tcPr>
          <w:p w:rsidRPr="007C1EF8" w:rsidR="001F26D9" w:rsidP="004C2BE5" w:rsidRDefault="001F26D9" w14:paraId="16D71254" w14:textId="2EC0D42E">
            <w:pPr>
              <w:pStyle w:val="a4"/>
              <w:ind w:left="-10" w:leftChars="-5" w:right="-50" w:rightChars="-24"/>
              <w:rPr>
                <w:color w:val="auto"/>
                <w:lang w:val="en-US"/>
              </w:rPr>
            </w:pPr>
          </w:p>
        </w:tc>
        <w:tc>
          <w:tcPr>
            <w:tcW w:w="862" w:type="dxa"/>
          </w:tcPr>
          <w:p w:rsidRPr="007C1EF8" w:rsidR="001F26D9" w:rsidP="004C2BE5" w:rsidRDefault="001F26D9" w14:paraId="53E6D590" w14:textId="7066B1D3">
            <w:pPr>
              <w:pStyle w:val="a4"/>
              <w:ind w:left="-10" w:leftChars="-5" w:right="-50" w:rightChars="-24"/>
              <w:rPr>
                <w:color w:val="auto"/>
                <w:lang w:val="en-US"/>
              </w:rPr>
            </w:pPr>
          </w:p>
        </w:tc>
        <w:tc>
          <w:tcPr>
            <w:tcW w:w="862" w:type="dxa"/>
          </w:tcPr>
          <w:p w:rsidRPr="007C1EF8" w:rsidR="001F26D9" w:rsidP="004C2BE5" w:rsidRDefault="001F26D9" w14:paraId="599BE63A" w14:textId="2BE44CE5">
            <w:pPr>
              <w:pStyle w:val="a4"/>
              <w:ind w:left="-10" w:leftChars="-5" w:right="-50" w:rightChars="-24"/>
              <w:rPr>
                <w:color w:val="auto"/>
                <w:lang w:val="en-US"/>
              </w:rPr>
            </w:pPr>
          </w:p>
        </w:tc>
        <w:tc>
          <w:tcPr>
            <w:tcW w:w="862" w:type="dxa"/>
          </w:tcPr>
          <w:p w:rsidRPr="007C1EF8" w:rsidR="001F26D9" w:rsidP="004C2BE5" w:rsidRDefault="001F26D9" w14:paraId="4CDC3502" w14:textId="5F506FF7">
            <w:pPr>
              <w:pStyle w:val="a4"/>
              <w:ind w:left="-10" w:leftChars="-5" w:right="-50" w:rightChars="-24"/>
              <w:rPr>
                <w:color w:val="auto"/>
                <w:lang w:val="en-US"/>
              </w:rPr>
            </w:pPr>
          </w:p>
        </w:tc>
        <w:tc>
          <w:tcPr>
            <w:tcW w:w="862" w:type="dxa"/>
          </w:tcPr>
          <w:p w:rsidRPr="007C1EF8" w:rsidR="001F26D9" w:rsidP="004C2BE5" w:rsidRDefault="001F26D9" w14:paraId="36EA63D2" w14:textId="6431A33E">
            <w:pPr>
              <w:pStyle w:val="a4"/>
              <w:ind w:left="-10" w:leftChars="-5" w:right="-50" w:rightChars="-24"/>
              <w:rPr>
                <w:color w:val="auto"/>
                <w:lang w:val="en-US"/>
              </w:rPr>
            </w:pPr>
          </w:p>
        </w:tc>
        <w:tc>
          <w:tcPr>
            <w:tcW w:w="862" w:type="dxa"/>
          </w:tcPr>
          <w:p w:rsidRPr="007C1EF8" w:rsidR="001F26D9" w:rsidP="004C2BE5" w:rsidRDefault="001F26D9" w14:paraId="59043DD0" w14:textId="6983110A">
            <w:pPr>
              <w:pStyle w:val="a4"/>
              <w:ind w:left="-10" w:leftChars="-5" w:right="-50" w:rightChars="-24"/>
              <w:rPr>
                <w:color w:val="auto"/>
                <w:lang w:val="en-US"/>
              </w:rPr>
            </w:pPr>
          </w:p>
        </w:tc>
        <w:tc>
          <w:tcPr>
            <w:tcW w:w="862" w:type="dxa"/>
          </w:tcPr>
          <w:p w:rsidRPr="007C1EF8" w:rsidR="001F26D9" w:rsidP="004C2BE5" w:rsidRDefault="001F26D9" w14:paraId="12C43C31" w14:textId="6961D707">
            <w:pPr>
              <w:pStyle w:val="a4"/>
              <w:ind w:left="-10" w:leftChars="-5" w:right="-50" w:rightChars="-24"/>
              <w:rPr>
                <w:color w:val="auto"/>
                <w:lang w:val="en-US"/>
              </w:rPr>
            </w:pPr>
          </w:p>
        </w:tc>
      </w:tr>
      <w:tr w:rsidRPr="007C1EF8" w:rsidR="001F26D9" w:rsidTr="62EF8DF7" w14:paraId="7044061B" w14:textId="77777777">
        <w:tc>
          <w:tcPr>
            <w:tcW w:w="861" w:type="dxa"/>
          </w:tcPr>
          <w:p w:rsidRPr="007C1EF8" w:rsidR="001F26D9" w:rsidP="004C2BE5" w:rsidRDefault="001F26D9" w14:paraId="22F52141" w14:textId="76D8C56E">
            <w:pPr>
              <w:pStyle w:val="a4"/>
              <w:ind w:left="-10" w:leftChars="-5" w:right="-50" w:rightChars="-24"/>
              <w:rPr>
                <w:color w:val="auto"/>
                <w:lang w:val="en-US"/>
              </w:rPr>
            </w:pPr>
          </w:p>
        </w:tc>
        <w:tc>
          <w:tcPr>
            <w:tcW w:w="862" w:type="dxa"/>
          </w:tcPr>
          <w:p w:rsidRPr="007C1EF8" w:rsidR="001F26D9" w:rsidP="004C2BE5" w:rsidRDefault="001F26D9" w14:paraId="31097EB9" w14:textId="4A1A73C1">
            <w:pPr>
              <w:pStyle w:val="a4"/>
              <w:ind w:left="-10" w:leftChars="-5" w:right="-50" w:rightChars="-24"/>
              <w:rPr>
                <w:color w:val="auto"/>
                <w:lang w:val="en-US"/>
              </w:rPr>
            </w:pPr>
          </w:p>
        </w:tc>
        <w:tc>
          <w:tcPr>
            <w:tcW w:w="862" w:type="dxa"/>
          </w:tcPr>
          <w:p w:rsidRPr="007C1EF8" w:rsidR="001F26D9" w:rsidP="004C2BE5" w:rsidRDefault="001F26D9" w14:paraId="544F5D51" w14:textId="0126D733">
            <w:pPr>
              <w:pStyle w:val="a4"/>
              <w:ind w:left="-10" w:leftChars="-5" w:right="-50" w:rightChars="-24"/>
              <w:rPr>
                <w:color w:val="auto"/>
                <w:lang w:val="en-US"/>
              </w:rPr>
            </w:pPr>
          </w:p>
        </w:tc>
        <w:tc>
          <w:tcPr>
            <w:tcW w:w="862" w:type="dxa"/>
          </w:tcPr>
          <w:p w:rsidRPr="007C1EF8" w:rsidR="001F26D9" w:rsidP="004C2BE5" w:rsidRDefault="001F26D9" w14:paraId="03BBCBAA" w14:textId="2D11062E">
            <w:pPr>
              <w:pStyle w:val="a4"/>
              <w:ind w:left="-10" w:leftChars="-5" w:right="-50" w:rightChars="-24"/>
              <w:rPr>
                <w:color w:val="auto"/>
                <w:lang w:val="en-US"/>
              </w:rPr>
            </w:pPr>
          </w:p>
        </w:tc>
        <w:tc>
          <w:tcPr>
            <w:tcW w:w="862" w:type="dxa"/>
          </w:tcPr>
          <w:p w:rsidRPr="007C1EF8" w:rsidR="001F26D9" w:rsidP="004C2BE5" w:rsidRDefault="001F26D9" w14:paraId="5680E710" w14:textId="58E6E5F6">
            <w:pPr>
              <w:pStyle w:val="a4"/>
              <w:ind w:left="-10" w:leftChars="-5" w:right="-50" w:rightChars="-24"/>
              <w:rPr>
                <w:color w:val="auto"/>
                <w:lang w:val="en-US"/>
              </w:rPr>
            </w:pPr>
          </w:p>
        </w:tc>
        <w:tc>
          <w:tcPr>
            <w:tcW w:w="862" w:type="dxa"/>
          </w:tcPr>
          <w:p w:rsidRPr="007C1EF8" w:rsidR="001F26D9" w:rsidP="004C2BE5" w:rsidRDefault="001F26D9" w14:paraId="2A2D3465" w14:textId="0CC767D4">
            <w:pPr>
              <w:pStyle w:val="a4"/>
              <w:ind w:left="-10" w:leftChars="-5" w:right="-50" w:rightChars="-24"/>
              <w:rPr>
                <w:color w:val="auto"/>
                <w:lang w:val="en-US"/>
              </w:rPr>
            </w:pPr>
          </w:p>
        </w:tc>
        <w:tc>
          <w:tcPr>
            <w:tcW w:w="862" w:type="dxa"/>
          </w:tcPr>
          <w:p w:rsidRPr="007C1EF8" w:rsidR="001F26D9" w:rsidP="004C2BE5" w:rsidRDefault="001F26D9" w14:paraId="233FC988" w14:textId="63DC12BA">
            <w:pPr>
              <w:pStyle w:val="a4"/>
              <w:ind w:left="-10" w:leftChars="-5" w:right="-50" w:rightChars="-24"/>
              <w:rPr>
                <w:color w:val="auto"/>
                <w:lang w:val="en-US"/>
              </w:rPr>
            </w:pPr>
          </w:p>
        </w:tc>
        <w:tc>
          <w:tcPr>
            <w:tcW w:w="862" w:type="dxa"/>
          </w:tcPr>
          <w:p w:rsidRPr="007C1EF8" w:rsidR="001F26D9" w:rsidP="004C2BE5" w:rsidRDefault="001F26D9" w14:paraId="61231AC8" w14:textId="656B63AF">
            <w:pPr>
              <w:pStyle w:val="a4"/>
              <w:ind w:left="-10" w:leftChars="-5" w:right="-50" w:rightChars="-24"/>
              <w:rPr>
                <w:color w:val="auto"/>
                <w:lang w:val="en-US"/>
              </w:rPr>
            </w:pPr>
          </w:p>
        </w:tc>
        <w:tc>
          <w:tcPr>
            <w:tcW w:w="862" w:type="dxa"/>
          </w:tcPr>
          <w:p w:rsidRPr="007C1EF8" w:rsidR="001F26D9" w:rsidP="004C2BE5" w:rsidRDefault="001F26D9" w14:paraId="1AC74339" w14:textId="305C7118">
            <w:pPr>
              <w:pStyle w:val="a4"/>
              <w:ind w:left="-10" w:leftChars="-5" w:right="-50" w:rightChars="-24"/>
              <w:rPr>
                <w:color w:val="auto"/>
                <w:lang w:val="en-US"/>
              </w:rPr>
            </w:pPr>
          </w:p>
        </w:tc>
        <w:tc>
          <w:tcPr>
            <w:tcW w:w="862" w:type="dxa"/>
          </w:tcPr>
          <w:p w:rsidRPr="007C1EF8" w:rsidR="001F26D9" w:rsidP="004C2BE5" w:rsidRDefault="001F26D9" w14:paraId="696AB001" w14:textId="7DC958B1">
            <w:pPr>
              <w:pStyle w:val="a4"/>
              <w:ind w:left="-10" w:leftChars="-5" w:right="-50" w:rightChars="-24"/>
              <w:rPr>
                <w:color w:val="auto"/>
                <w:lang w:val="en-US"/>
              </w:rPr>
            </w:pPr>
          </w:p>
        </w:tc>
      </w:tr>
      <w:tr w:rsidRPr="007C1EF8" w:rsidR="001F26D9" w:rsidTr="62EF8DF7" w14:paraId="2124C494" w14:textId="77777777">
        <w:tc>
          <w:tcPr>
            <w:tcW w:w="861" w:type="dxa"/>
          </w:tcPr>
          <w:p w:rsidRPr="007C1EF8" w:rsidR="001F26D9" w:rsidP="004C2BE5" w:rsidRDefault="001F26D9" w14:paraId="2A7E6728" w14:textId="751B0F42">
            <w:pPr>
              <w:pStyle w:val="a4"/>
              <w:ind w:left="-10" w:leftChars="-5" w:right="-50" w:rightChars="-24"/>
              <w:rPr>
                <w:color w:val="auto"/>
                <w:lang w:val="en-US"/>
              </w:rPr>
            </w:pPr>
          </w:p>
        </w:tc>
        <w:tc>
          <w:tcPr>
            <w:tcW w:w="862" w:type="dxa"/>
          </w:tcPr>
          <w:p w:rsidRPr="007C1EF8" w:rsidR="001F26D9" w:rsidP="004C2BE5" w:rsidRDefault="001F26D9" w14:paraId="4E4830B6" w14:textId="4C5218E4">
            <w:pPr>
              <w:pStyle w:val="a4"/>
              <w:ind w:left="-10" w:leftChars="-5" w:right="-50" w:rightChars="-24"/>
              <w:rPr>
                <w:color w:val="auto"/>
                <w:lang w:val="en-US"/>
              </w:rPr>
            </w:pPr>
          </w:p>
        </w:tc>
        <w:tc>
          <w:tcPr>
            <w:tcW w:w="862" w:type="dxa"/>
          </w:tcPr>
          <w:p w:rsidRPr="007C1EF8" w:rsidR="001F26D9" w:rsidP="004C2BE5" w:rsidRDefault="001F26D9" w14:paraId="4281A563" w14:textId="7DAF6211">
            <w:pPr>
              <w:pStyle w:val="a4"/>
              <w:ind w:left="-10" w:leftChars="-5" w:right="-50" w:rightChars="-24"/>
              <w:rPr>
                <w:color w:val="auto"/>
                <w:lang w:val="en-US"/>
              </w:rPr>
            </w:pPr>
          </w:p>
        </w:tc>
        <w:tc>
          <w:tcPr>
            <w:tcW w:w="862" w:type="dxa"/>
          </w:tcPr>
          <w:p w:rsidRPr="007C1EF8" w:rsidR="001F26D9" w:rsidP="004C2BE5" w:rsidRDefault="001F26D9" w14:paraId="02B296B1" w14:textId="51607D2F">
            <w:pPr>
              <w:pStyle w:val="a4"/>
              <w:ind w:left="-10" w:leftChars="-5" w:right="-50" w:rightChars="-24"/>
              <w:rPr>
                <w:color w:val="auto"/>
                <w:lang w:val="en-US"/>
              </w:rPr>
            </w:pPr>
          </w:p>
        </w:tc>
        <w:tc>
          <w:tcPr>
            <w:tcW w:w="862" w:type="dxa"/>
          </w:tcPr>
          <w:p w:rsidRPr="007C1EF8" w:rsidR="001F26D9" w:rsidP="004C2BE5" w:rsidRDefault="001F26D9" w14:paraId="184BC1F8" w14:textId="36540C16">
            <w:pPr>
              <w:pStyle w:val="a4"/>
              <w:ind w:left="-10" w:leftChars="-5" w:right="-50" w:rightChars="-24"/>
              <w:rPr>
                <w:color w:val="auto"/>
                <w:lang w:val="en-US"/>
              </w:rPr>
            </w:pPr>
          </w:p>
        </w:tc>
        <w:tc>
          <w:tcPr>
            <w:tcW w:w="862" w:type="dxa"/>
          </w:tcPr>
          <w:p w:rsidRPr="007C1EF8" w:rsidR="001F26D9" w:rsidP="004C2BE5" w:rsidRDefault="001F26D9" w14:paraId="2D5D0D61" w14:textId="1C95B52C">
            <w:pPr>
              <w:pStyle w:val="a4"/>
              <w:ind w:left="-10" w:leftChars="-5" w:right="-50" w:rightChars="-24"/>
              <w:rPr>
                <w:color w:val="auto"/>
                <w:lang w:val="en-US"/>
              </w:rPr>
            </w:pPr>
          </w:p>
        </w:tc>
        <w:tc>
          <w:tcPr>
            <w:tcW w:w="862" w:type="dxa"/>
          </w:tcPr>
          <w:p w:rsidRPr="007C1EF8" w:rsidR="001F26D9" w:rsidP="004C2BE5" w:rsidRDefault="001F26D9" w14:paraId="65D71B40" w14:textId="672F4C79">
            <w:pPr>
              <w:pStyle w:val="a4"/>
              <w:ind w:left="-10" w:leftChars="-5" w:right="-50" w:rightChars="-24"/>
              <w:rPr>
                <w:color w:val="auto"/>
                <w:lang w:val="en-US"/>
              </w:rPr>
            </w:pPr>
          </w:p>
        </w:tc>
        <w:tc>
          <w:tcPr>
            <w:tcW w:w="862" w:type="dxa"/>
          </w:tcPr>
          <w:p w:rsidRPr="007C1EF8" w:rsidR="001F26D9" w:rsidP="004C2BE5" w:rsidRDefault="001F26D9" w14:paraId="083D5E5D" w14:textId="6B1030DC">
            <w:pPr>
              <w:pStyle w:val="a4"/>
              <w:ind w:left="-10" w:leftChars="-5" w:right="-50" w:rightChars="-24"/>
              <w:rPr>
                <w:color w:val="auto"/>
                <w:lang w:val="en-US"/>
              </w:rPr>
            </w:pPr>
          </w:p>
        </w:tc>
        <w:tc>
          <w:tcPr>
            <w:tcW w:w="862" w:type="dxa"/>
          </w:tcPr>
          <w:p w:rsidRPr="007C1EF8" w:rsidR="001F26D9" w:rsidP="004C2BE5" w:rsidRDefault="001F26D9" w14:paraId="3559CFC8" w14:textId="2CFFC408">
            <w:pPr>
              <w:pStyle w:val="a4"/>
              <w:ind w:left="-10" w:leftChars="-5" w:right="-50" w:rightChars="-24"/>
              <w:rPr>
                <w:color w:val="auto"/>
                <w:lang w:val="en-US"/>
              </w:rPr>
            </w:pPr>
          </w:p>
        </w:tc>
        <w:tc>
          <w:tcPr>
            <w:tcW w:w="862" w:type="dxa"/>
          </w:tcPr>
          <w:p w:rsidRPr="007C1EF8" w:rsidR="001F26D9" w:rsidP="004C2BE5" w:rsidRDefault="001F26D9" w14:paraId="5184F5C2" w14:textId="73D77DBD">
            <w:pPr>
              <w:pStyle w:val="a4"/>
              <w:ind w:left="-10" w:leftChars="-5" w:right="-50" w:rightChars="-24"/>
              <w:rPr>
                <w:color w:val="auto"/>
                <w:lang w:val="en-US"/>
              </w:rPr>
            </w:pPr>
          </w:p>
        </w:tc>
      </w:tr>
      <w:tr w:rsidRPr="007C1EF8" w:rsidR="001F26D9" w:rsidTr="62EF8DF7" w14:paraId="60A1A3FA" w14:textId="77777777">
        <w:tc>
          <w:tcPr>
            <w:tcW w:w="861" w:type="dxa"/>
          </w:tcPr>
          <w:p w:rsidRPr="007C1EF8" w:rsidR="001F26D9" w:rsidP="004C2BE5" w:rsidRDefault="001F26D9" w14:paraId="458ED6CB" w14:textId="2A255263">
            <w:pPr>
              <w:pStyle w:val="a4"/>
              <w:ind w:left="-10" w:leftChars="-5" w:right="-50" w:rightChars="-24"/>
              <w:rPr>
                <w:color w:val="auto"/>
                <w:lang w:val="en-US"/>
              </w:rPr>
            </w:pPr>
          </w:p>
        </w:tc>
        <w:tc>
          <w:tcPr>
            <w:tcW w:w="862" w:type="dxa"/>
          </w:tcPr>
          <w:p w:rsidRPr="007C1EF8" w:rsidR="001F26D9" w:rsidP="004C2BE5" w:rsidRDefault="001F26D9" w14:paraId="13D309BB" w14:textId="260D1A78">
            <w:pPr>
              <w:pStyle w:val="a4"/>
              <w:ind w:left="-10" w:leftChars="-5" w:right="-50" w:rightChars="-24"/>
              <w:rPr>
                <w:color w:val="auto"/>
                <w:lang w:val="en-US"/>
              </w:rPr>
            </w:pPr>
          </w:p>
        </w:tc>
        <w:tc>
          <w:tcPr>
            <w:tcW w:w="862" w:type="dxa"/>
          </w:tcPr>
          <w:p w:rsidRPr="007C1EF8" w:rsidR="001F26D9" w:rsidP="00804D7D" w:rsidRDefault="001F26D9" w14:paraId="22291890" w14:textId="6CD442A1">
            <w:pPr>
              <w:pStyle w:val="a4"/>
              <w:ind w:left="-10" w:leftChars="-5" w:right="-50" w:rightChars="-24"/>
              <w:rPr>
                <w:color w:val="auto"/>
                <w:lang w:val="en-US"/>
              </w:rPr>
            </w:pPr>
          </w:p>
        </w:tc>
        <w:tc>
          <w:tcPr>
            <w:tcW w:w="862" w:type="dxa"/>
          </w:tcPr>
          <w:p w:rsidRPr="007C1EF8" w:rsidR="001F26D9" w:rsidP="004C2BE5" w:rsidRDefault="001F26D9" w14:paraId="1DA006AF" w14:textId="64174C3A">
            <w:pPr>
              <w:pStyle w:val="a4"/>
              <w:ind w:left="-10" w:leftChars="-5" w:right="-50" w:rightChars="-24"/>
              <w:rPr>
                <w:color w:val="auto"/>
                <w:lang w:val="en-US"/>
              </w:rPr>
            </w:pPr>
          </w:p>
        </w:tc>
        <w:tc>
          <w:tcPr>
            <w:tcW w:w="862" w:type="dxa"/>
          </w:tcPr>
          <w:p w:rsidRPr="007C1EF8" w:rsidR="001F26D9" w:rsidP="004C2BE5" w:rsidRDefault="001F26D9" w14:paraId="1F2D2E29" w14:textId="593BBEE5">
            <w:pPr>
              <w:pStyle w:val="a4"/>
              <w:ind w:left="-10" w:leftChars="-5" w:right="-50" w:rightChars="-24"/>
              <w:rPr>
                <w:color w:val="auto"/>
                <w:lang w:val="en-US"/>
              </w:rPr>
            </w:pPr>
          </w:p>
        </w:tc>
        <w:tc>
          <w:tcPr>
            <w:tcW w:w="862" w:type="dxa"/>
          </w:tcPr>
          <w:p w:rsidRPr="007C1EF8" w:rsidR="001F26D9" w:rsidP="004C2BE5" w:rsidRDefault="001F26D9" w14:paraId="2350926B" w14:textId="2F408504">
            <w:pPr>
              <w:pStyle w:val="a4"/>
              <w:ind w:left="-10" w:leftChars="-5" w:right="-50" w:rightChars="-24"/>
              <w:rPr>
                <w:color w:val="auto"/>
                <w:lang w:val="en-US"/>
              </w:rPr>
            </w:pPr>
          </w:p>
        </w:tc>
        <w:tc>
          <w:tcPr>
            <w:tcW w:w="862" w:type="dxa"/>
          </w:tcPr>
          <w:p w:rsidRPr="007C1EF8" w:rsidR="001F26D9" w:rsidP="004C2BE5" w:rsidRDefault="001F26D9" w14:paraId="650DDD33" w14:textId="6BAB8CAC">
            <w:pPr>
              <w:pStyle w:val="a4"/>
              <w:ind w:left="-10" w:leftChars="-5" w:right="-50" w:rightChars="-24"/>
              <w:rPr>
                <w:color w:val="auto"/>
                <w:lang w:val="en-US"/>
              </w:rPr>
            </w:pPr>
          </w:p>
        </w:tc>
        <w:tc>
          <w:tcPr>
            <w:tcW w:w="862" w:type="dxa"/>
          </w:tcPr>
          <w:p w:rsidRPr="007C1EF8" w:rsidR="001F26D9" w:rsidP="004C2BE5" w:rsidRDefault="001F26D9" w14:paraId="5FEBCE8F" w14:textId="4C54C8E3">
            <w:pPr>
              <w:pStyle w:val="a4"/>
              <w:ind w:left="-10" w:leftChars="-5" w:right="-50" w:rightChars="-24"/>
              <w:rPr>
                <w:color w:val="auto"/>
                <w:lang w:val="en-US"/>
              </w:rPr>
            </w:pPr>
          </w:p>
        </w:tc>
        <w:tc>
          <w:tcPr>
            <w:tcW w:w="862" w:type="dxa"/>
          </w:tcPr>
          <w:p w:rsidRPr="007C1EF8" w:rsidR="001F26D9" w:rsidP="004C2BE5" w:rsidRDefault="001F26D9" w14:paraId="74602667" w14:textId="6689B795">
            <w:pPr>
              <w:pStyle w:val="a4"/>
              <w:ind w:left="-10" w:leftChars="-5" w:right="-50" w:rightChars="-24"/>
              <w:rPr>
                <w:color w:val="auto"/>
                <w:lang w:val="en-US"/>
              </w:rPr>
            </w:pPr>
          </w:p>
        </w:tc>
        <w:tc>
          <w:tcPr>
            <w:tcW w:w="862" w:type="dxa"/>
          </w:tcPr>
          <w:p w:rsidRPr="007C1EF8" w:rsidR="001F26D9" w:rsidP="004C2BE5" w:rsidRDefault="001F26D9" w14:paraId="27AE312F" w14:textId="0491C045">
            <w:pPr>
              <w:pStyle w:val="a4"/>
              <w:ind w:left="-10" w:leftChars="-5" w:right="-50" w:rightChars="-24"/>
              <w:rPr>
                <w:color w:val="auto"/>
                <w:lang w:val="en-US"/>
              </w:rPr>
            </w:pPr>
          </w:p>
        </w:tc>
      </w:tr>
      <w:tr w:rsidRPr="007C1EF8" w:rsidR="001F26D9" w:rsidTr="62EF8DF7" w14:paraId="591F0973" w14:textId="77777777">
        <w:tc>
          <w:tcPr>
            <w:tcW w:w="861" w:type="dxa"/>
          </w:tcPr>
          <w:p w:rsidRPr="007C1EF8" w:rsidR="001F26D9" w:rsidP="004C2BE5" w:rsidRDefault="001F26D9" w14:paraId="3B8F7C6B" w14:textId="74D659BB">
            <w:pPr>
              <w:pStyle w:val="a4"/>
              <w:ind w:left="-10" w:leftChars="-5" w:right="-50" w:rightChars="-24"/>
              <w:rPr>
                <w:color w:val="auto"/>
                <w:lang w:val="en-US"/>
              </w:rPr>
            </w:pPr>
          </w:p>
        </w:tc>
        <w:tc>
          <w:tcPr>
            <w:tcW w:w="862" w:type="dxa"/>
          </w:tcPr>
          <w:p w:rsidRPr="007C1EF8" w:rsidR="001F26D9" w:rsidP="004C2BE5" w:rsidRDefault="001F26D9" w14:paraId="0AA4DAC8" w14:textId="3E67F975">
            <w:pPr>
              <w:pStyle w:val="a4"/>
              <w:ind w:left="-10" w:leftChars="-5" w:right="-50" w:rightChars="-24"/>
              <w:rPr>
                <w:color w:val="auto"/>
                <w:lang w:val="en-US"/>
              </w:rPr>
            </w:pPr>
          </w:p>
        </w:tc>
        <w:tc>
          <w:tcPr>
            <w:tcW w:w="862" w:type="dxa"/>
          </w:tcPr>
          <w:p w:rsidRPr="007C1EF8" w:rsidR="001F26D9" w:rsidP="00804D7D" w:rsidRDefault="001F26D9" w14:paraId="7169F030" w14:textId="52B2C1B5">
            <w:pPr>
              <w:pStyle w:val="a4"/>
              <w:ind w:left="-10" w:leftChars="-5" w:right="-50" w:rightChars="-24"/>
              <w:rPr>
                <w:color w:val="auto"/>
                <w:lang w:val="en-US"/>
              </w:rPr>
            </w:pPr>
          </w:p>
        </w:tc>
        <w:tc>
          <w:tcPr>
            <w:tcW w:w="862" w:type="dxa"/>
          </w:tcPr>
          <w:p w:rsidRPr="007C1EF8" w:rsidR="001F26D9" w:rsidP="004C2BE5" w:rsidRDefault="001F26D9" w14:paraId="083050DC" w14:textId="77777777">
            <w:pPr>
              <w:pStyle w:val="a4"/>
              <w:ind w:left="-10" w:leftChars="-5" w:right="-50" w:rightChars="-24"/>
              <w:rPr>
                <w:color w:val="auto"/>
                <w:lang w:val="en-US"/>
              </w:rPr>
            </w:pPr>
          </w:p>
        </w:tc>
        <w:tc>
          <w:tcPr>
            <w:tcW w:w="862" w:type="dxa"/>
          </w:tcPr>
          <w:p w:rsidRPr="007C1EF8" w:rsidR="001F26D9" w:rsidP="004C2BE5" w:rsidRDefault="001F26D9" w14:paraId="409ABF4B" w14:textId="77777777">
            <w:pPr>
              <w:pStyle w:val="a4"/>
              <w:ind w:left="-10" w:leftChars="-5" w:right="-50" w:rightChars="-24"/>
              <w:rPr>
                <w:color w:val="auto"/>
                <w:lang w:val="en-US"/>
              </w:rPr>
            </w:pPr>
          </w:p>
        </w:tc>
        <w:tc>
          <w:tcPr>
            <w:tcW w:w="862" w:type="dxa"/>
          </w:tcPr>
          <w:p w:rsidRPr="007C1EF8" w:rsidR="001F26D9" w:rsidP="004C2BE5" w:rsidRDefault="001F26D9" w14:paraId="0BA98301" w14:textId="77777777">
            <w:pPr>
              <w:pStyle w:val="a4"/>
              <w:ind w:left="-10" w:leftChars="-5" w:right="-50" w:rightChars="-24"/>
              <w:rPr>
                <w:color w:val="auto"/>
                <w:lang w:val="en-US"/>
              </w:rPr>
            </w:pPr>
          </w:p>
        </w:tc>
        <w:tc>
          <w:tcPr>
            <w:tcW w:w="862" w:type="dxa"/>
          </w:tcPr>
          <w:p w:rsidRPr="007C1EF8" w:rsidR="001F26D9" w:rsidP="004C2BE5" w:rsidRDefault="001F26D9" w14:paraId="01138047" w14:textId="77777777">
            <w:pPr>
              <w:pStyle w:val="a4"/>
              <w:ind w:left="-10" w:leftChars="-5" w:right="-50" w:rightChars="-24"/>
              <w:rPr>
                <w:color w:val="auto"/>
                <w:lang w:val="en-US"/>
              </w:rPr>
            </w:pPr>
          </w:p>
        </w:tc>
        <w:tc>
          <w:tcPr>
            <w:tcW w:w="862" w:type="dxa"/>
          </w:tcPr>
          <w:p w:rsidRPr="007C1EF8" w:rsidR="001F26D9" w:rsidP="004C2BE5" w:rsidRDefault="001F26D9" w14:paraId="642CDF22" w14:textId="77777777">
            <w:pPr>
              <w:pStyle w:val="a4"/>
              <w:ind w:left="-10" w:leftChars="-5" w:right="-50" w:rightChars="-24"/>
              <w:rPr>
                <w:color w:val="auto"/>
                <w:lang w:val="en-US"/>
              </w:rPr>
            </w:pPr>
          </w:p>
        </w:tc>
        <w:tc>
          <w:tcPr>
            <w:tcW w:w="862" w:type="dxa"/>
          </w:tcPr>
          <w:p w:rsidRPr="007C1EF8" w:rsidR="001F26D9" w:rsidP="004C2BE5" w:rsidRDefault="001F26D9" w14:paraId="28791629" w14:textId="77777777">
            <w:pPr>
              <w:pStyle w:val="a4"/>
              <w:ind w:left="-10" w:leftChars="-5" w:right="-50" w:rightChars="-24"/>
              <w:rPr>
                <w:color w:val="auto"/>
                <w:lang w:val="en-US"/>
              </w:rPr>
            </w:pPr>
          </w:p>
        </w:tc>
        <w:tc>
          <w:tcPr>
            <w:tcW w:w="862" w:type="dxa"/>
          </w:tcPr>
          <w:p w:rsidRPr="007C1EF8" w:rsidR="001F26D9" w:rsidP="004C2BE5" w:rsidRDefault="001F26D9" w14:paraId="4853FD08" w14:textId="77777777">
            <w:pPr>
              <w:pStyle w:val="a4"/>
              <w:ind w:left="-10" w:leftChars="-5" w:right="-50" w:rightChars="-24"/>
              <w:rPr>
                <w:color w:val="auto"/>
                <w:lang w:val="en-US"/>
              </w:rPr>
            </w:pPr>
          </w:p>
        </w:tc>
      </w:tr>
    </w:tbl>
    <w:p w:rsidRPr="003A7C46" w:rsidR="00076D48" w:rsidP="00B409E2" w:rsidRDefault="00076D48" w14:paraId="24CEB389" w14:textId="0C3D13D4">
      <w:pPr>
        <w:ind w:firstLine="447"/>
      </w:pPr>
      <w:r w:rsidRPr="003A7C46">
        <w:t xml:space="preserve"> </w:t>
      </w:r>
    </w:p>
    <w:p w:rsidR="00860E8D" w:rsidP="00B409E2" w:rsidRDefault="00076D48" w14:paraId="6FC93D85" w14:textId="77777777">
      <w:pPr>
        <w:rPr>
          <w:rFonts w:ascii="SimHei" w:hAnsi="SimHei" w:eastAsia="SimHei"/>
          <w:sz w:val="22"/>
        </w:rPr>
      </w:pPr>
      <w:r w:rsidRPr="004C2BE5">
        <w:rPr>
          <w:rFonts w:ascii="SimHei" w:hAnsi="SimHei" w:eastAsia="SimHei"/>
          <w:sz w:val="22"/>
        </w:rPr>
        <w:t>本标准主要审查人：</w:t>
      </w:r>
    </w:p>
    <w:tbl>
      <w:tblPr>
        <w:tblStyle w:val="19"/>
        <w:tblW w:w="8619"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61"/>
        <w:gridCol w:w="862"/>
        <w:gridCol w:w="862"/>
        <w:gridCol w:w="862"/>
        <w:gridCol w:w="862"/>
        <w:gridCol w:w="862"/>
        <w:gridCol w:w="862"/>
        <w:gridCol w:w="862"/>
        <w:gridCol w:w="862"/>
        <w:gridCol w:w="862"/>
      </w:tblGrid>
      <w:tr w:rsidRPr="00FF48F9" w:rsidR="000F70C9" w:rsidTr="008221D3" w14:paraId="2360D3A1" w14:textId="77777777">
        <w:tc>
          <w:tcPr>
            <w:tcW w:w="861" w:type="dxa"/>
          </w:tcPr>
          <w:p w:rsidRPr="00FF48F9" w:rsidR="000F70C9" w:rsidP="008221D3" w:rsidRDefault="000F70C9" w14:paraId="225BC850" w14:textId="770EF12C">
            <w:pPr>
              <w:pStyle w:val="a4"/>
              <w:ind w:left="-10" w:leftChars="-5" w:right="-50" w:rightChars="-24"/>
              <w:rPr>
                <w:lang w:val="en-US"/>
              </w:rPr>
            </w:pPr>
          </w:p>
        </w:tc>
        <w:tc>
          <w:tcPr>
            <w:tcW w:w="862" w:type="dxa"/>
          </w:tcPr>
          <w:p w:rsidRPr="00FF48F9" w:rsidR="000F70C9" w:rsidP="008221D3" w:rsidRDefault="000F70C9" w14:paraId="3620614E" w14:textId="5FBD2A5C">
            <w:pPr>
              <w:pStyle w:val="a4"/>
              <w:ind w:left="-10" w:leftChars="-5" w:right="-50" w:rightChars="-24"/>
              <w:rPr>
                <w:lang w:val="en-US"/>
              </w:rPr>
            </w:pPr>
          </w:p>
        </w:tc>
        <w:tc>
          <w:tcPr>
            <w:tcW w:w="862" w:type="dxa"/>
          </w:tcPr>
          <w:p w:rsidRPr="00FF48F9" w:rsidR="000F70C9" w:rsidP="008221D3" w:rsidRDefault="000F70C9" w14:paraId="1341C8AD" w14:textId="1A6E345F">
            <w:pPr>
              <w:pStyle w:val="a4"/>
              <w:ind w:left="-10" w:leftChars="-5" w:right="-50" w:rightChars="-24"/>
              <w:rPr>
                <w:lang w:val="en-US"/>
              </w:rPr>
            </w:pPr>
          </w:p>
        </w:tc>
        <w:tc>
          <w:tcPr>
            <w:tcW w:w="862" w:type="dxa"/>
          </w:tcPr>
          <w:p w:rsidRPr="00FF48F9" w:rsidR="000F70C9" w:rsidP="008221D3" w:rsidRDefault="000F70C9" w14:paraId="5DBC586E" w14:textId="7A25E279">
            <w:pPr>
              <w:pStyle w:val="a4"/>
              <w:ind w:left="-10" w:leftChars="-5" w:right="-50" w:rightChars="-24"/>
              <w:rPr>
                <w:lang w:val="en-US"/>
              </w:rPr>
            </w:pPr>
          </w:p>
        </w:tc>
        <w:tc>
          <w:tcPr>
            <w:tcW w:w="862" w:type="dxa"/>
          </w:tcPr>
          <w:p w:rsidRPr="00FF48F9" w:rsidR="000F70C9" w:rsidP="008221D3" w:rsidRDefault="000F70C9" w14:paraId="1D996E06" w14:textId="3F7EAFAA">
            <w:pPr>
              <w:pStyle w:val="a4"/>
              <w:ind w:left="-10" w:leftChars="-5" w:right="-50" w:rightChars="-24"/>
              <w:rPr>
                <w:lang w:val="en-US"/>
              </w:rPr>
            </w:pPr>
          </w:p>
        </w:tc>
        <w:tc>
          <w:tcPr>
            <w:tcW w:w="862" w:type="dxa"/>
          </w:tcPr>
          <w:p w:rsidRPr="00FF48F9" w:rsidR="000F70C9" w:rsidP="008221D3" w:rsidRDefault="000F70C9" w14:paraId="221E8B89" w14:textId="68D49C57">
            <w:pPr>
              <w:pStyle w:val="a4"/>
              <w:ind w:left="-10" w:leftChars="-5" w:right="-50" w:rightChars="-24"/>
              <w:rPr>
                <w:lang w:val="en-US"/>
              </w:rPr>
            </w:pPr>
          </w:p>
        </w:tc>
        <w:tc>
          <w:tcPr>
            <w:tcW w:w="862" w:type="dxa"/>
          </w:tcPr>
          <w:p w:rsidRPr="00FF48F9" w:rsidR="000F70C9" w:rsidP="008221D3" w:rsidRDefault="000F70C9" w14:paraId="08DBD8D2" w14:textId="5EE3EBA9">
            <w:pPr>
              <w:pStyle w:val="a4"/>
              <w:ind w:left="-10" w:leftChars="-5" w:right="-50" w:rightChars="-24"/>
              <w:rPr>
                <w:lang w:val="en-US"/>
              </w:rPr>
            </w:pPr>
          </w:p>
        </w:tc>
        <w:tc>
          <w:tcPr>
            <w:tcW w:w="862" w:type="dxa"/>
          </w:tcPr>
          <w:p w:rsidRPr="00FF48F9" w:rsidR="000F70C9" w:rsidP="008221D3" w:rsidRDefault="000F70C9" w14:paraId="75199FCA" w14:textId="57DD466F">
            <w:pPr>
              <w:pStyle w:val="a4"/>
              <w:ind w:left="-10" w:leftChars="-5" w:right="-50" w:rightChars="-24"/>
              <w:rPr>
                <w:lang w:val="en-US"/>
              </w:rPr>
            </w:pPr>
          </w:p>
        </w:tc>
        <w:tc>
          <w:tcPr>
            <w:tcW w:w="862" w:type="dxa"/>
          </w:tcPr>
          <w:p w:rsidRPr="00FF48F9" w:rsidR="000F70C9" w:rsidP="008221D3" w:rsidRDefault="000F70C9" w14:paraId="73140EBA" w14:textId="6FC79CF5">
            <w:pPr>
              <w:pStyle w:val="a4"/>
              <w:ind w:left="-10" w:leftChars="-5" w:right="-50" w:rightChars="-24"/>
              <w:rPr>
                <w:lang w:val="en-US"/>
              </w:rPr>
            </w:pPr>
          </w:p>
        </w:tc>
        <w:tc>
          <w:tcPr>
            <w:tcW w:w="862" w:type="dxa"/>
          </w:tcPr>
          <w:p w:rsidRPr="00FF48F9" w:rsidR="000F70C9" w:rsidP="008221D3" w:rsidRDefault="000F70C9" w14:paraId="6385E9A2" w14:textId="7335BE04">
            <w:pPr>
              <w:pStyle w:val="a4"/>
              <w:ind w:left="-10" w:leftChars="-5" w:right="-50" w:rightChars="-24"/>
              <w:rPr>
                <w:lang w:val="en-US"/>
              </w:rPr>
            </w:pPr>
          </w:p>
        </w:tc>
      </w:tr>
      <w:tr w:rsidRPr="00FF48F9" w:rsidR="000F70C9" w:rsidTr="008221D3" w14:paraId="396EAE5A" w14:textId="77777777">
        <w:tc>
          <w:tcPr>
            <w:tcW w:w="861" w:type="dxa"/>
          </w:tcPr>
          <w:p w:rsidRPr="00FF48F9" w:rsidR="000F70C9" w:rsidP="008221D3" w:rsidRDefault="000F70C9" w14:paraId="54A390EB" w14:textId="2981CA2C">
            <w:pPr>
              <w:pStyle w:val="a4"/>
              <w:ind w:left="-10" w:leftChars="-5" w:right="-50" w:rightChars="-24"/>
              <w:rPr>
                <w:lang w:val="en-US"/>
              </w:rPr>
            </w:pPr>
          </w:p>
        </w:tc>
        <w:tc>
          <w:tcPr>
            <w:tcW w:w="862" w:type="dxa"/>
          </w:tcPr>
          <w:p w:rsidRPr="00FF48F9" w:rsidR="000F70C9" w:rsidP="008221D3" w:rsidRDefault="000F70C9" w14:paraId="21FB6183" w14:textId="13471874">
            <w:pPr>
              <w:pStyle w:val="a4"/>
              <w:ind w:left="-10" w:leftChars="-5" w:right="-50" w:rightChars="-24"/>
              <w:rPr>
                <w:lang w:val="en-US"/>
              </w:rPr>
            </w:pPr>
          </w:p>
        </w:tc>
        <w:tc>
          <w:tcPr>
            <w:tcW w:w="862" w:type="dxa"/>
          </w:tcPr>
          <w:p w:rsidRPr="00FF48F9" w:rsidR="000F70C9" w:rsidP="008221D3" w:rsidRDefault="000F70C9" w14:paraId="43D8A5C6" w14:textId="24543321">
            <w:pPr>
              <w:pStyle w:val="a4"/>
              <w:ind w:left="-10" w:leftChars="-5" w:right="-50" w:rightChars="-24"/>
              <w:rPr>
                <w:lang w:val="en-US"/>
              </w:rPr>
            </w:pPr>
          </w:p>
        </w:tc>
        <w:tc>
          <w:tcPr>
            <w:tcW w:w="862" w:type="dxa"/>
          </w:tcPr>
          <w:p w:rsidRPr="00FF48F9" w:rsidR="000F70C9" w:rsidP="008221D3" w:rsidRDefault="000F70C9" w14:paraId="695C65D5" w14:textId="661A91B1">
            <w:pPr>
              <w:pStyle w:val="a4"/>
              <w:ind w:left="-10" w:leftChars="-5" w:right="-50" w:rightChars="-24"/>
              <w:rPr>
                <w:lang w:val="en-US"/>
              </w:rPr>
            </w:pPr>
          </w:p>
        </w:tc>
        <w:tc>
          <w:tcPr>
            <w:tcW w:w="862" w:type="dxa"/>
          </w:tcPr>
          <w:p w:rsidRPr="00FF48F9" w:rsidR="000F70C9" w:rsidP="008221D3" w:rsidRDefault="000F70C9" w14:paraId="18BB9278" w14:textId="0D5DE4AE">
            <w:pPr>
              <w:pStyle w:val="a4"/>
              <w:ind w:left="-10" w:leftChars="-5" w:right="-50" w:rightChars="-24"/>
              <w:rPr>
                <w:lang w:val="en-US"/>
              </w:rPr>
            </w:pPr>
          </w:p>
        </w:tc>
        <w:tc>
          <w:tcPr>
            <w:tcW w:w="862" w:type="dxa"/>
          </w:tcPr>
          <w:p w:rsidRPr="00FF48F9" w:rsidR="000F70C9" w:rsidP="008221D3" w:rsidRDefault="000F70C9" w14:paraId="6EEEC342" w14:textId="7CDEE0AA">
            <w:pPr>
              <w:pStyle w:val="a4"/>
              <w:ind w:left="-10" w:leftChars="-5" w:right="-50" w:rightChars="-24"/>
              <w:rPr>
                <w:lang w:val="en-US"/>
              </w:rPr>
            </w:pPr>
          </w:p>
        </w:tc>
        <w:tc>
          <w:tcPr>
            <w:tcW w:w="862" w:type="dxa"/>
          </w:tcPr>
          <w:p w:rsidRPr="00FF48F9" w:rsidR="000F70C9" w:rsidP="008221D3" w:rsidRDefault="000F70C9" w14:paraId="58C5A79F" w14:textId="4782B823">
            <w:pPr>
              <w:pStyle w:val="a4"/>
              <w:ind w:left="-10" w:leftChars="-5" w:right="-50" w:rightChars="-24"/>
              <w:rPr>
                <w:lang w:val="en-US"/>
              </w:rPr>
            </w:pPr>
          </w:p>
        </w:tc>
        <w:tc>
          <w:tcPr>
            <w:tcW w:w="862" w:type="dxa"/>
          </w:tcPr>
          <w:p w:rsidRPr="00FF48F9" w:rsidR="000F70C9" w:rsidP="008221D3" w:rsidRDefault="000F70C9" w14:paraId="31BC674A" w14:textId="2CD020B0">
            <w:pPr>
              <w:pStyle w:val="a4"/>
              <w:ind w:left="-10" w:leftChars="-5" w:right="-50" w:rightChars="-24"/>
              <w:rPr>
                <w:lang w:val="en-US"/>
              </w:rPr>
            </w:pPr>
          </w:p>
        </w:tc>
        <w:tc>
          <w:tcPr>
            <w:tcW w:w="862" w:type="dxa"/>
          </w:tcPr>
          <w:p w:rsidRPr="00FF48F9" w:rsidR="000F70C9" w:rsidP="008221D3" w:rsidRDefault="000F70C9" w14:paraId="23D34445" w14:textId="00112549">
            <w:pPr>
              <w:pStyle w:val="a4"/>
              <w:ind w:left="-10" w:leftChars="-5" w:right="-50" w:rightChars="-24"/>
              <w:rPr>
                <w:lang w:val="en-US"/>
              </w:rPr>
            </w:pPr>
          </w:p>
        </w:tc>
        <w:tc>
          <w:tcPr>
            <w:tcW w:w="862" w:type="dxa"/>
          </w:tcPr>
          <w:p w:rsidRPr="00FF48F9" w:rsidR="000F70C9" w:rsidP="008221D3" w:rsidRDefault="000F70C9" w14:paraId="7AEEE25B" w14:textId="39F82786">
            <w:pPr>
              <w:pStyle w:val="a4"/>
              <w:ind w:left="-10" w:leftChars="-5" w:right="-50" w:rightChars="-24"/>
              <w:rPr>
                <w:lang w:val="en-US"/>
              </w:rPr>
            </w:pPr>
          </w:p>
        </w:tc>
      </w:tr>
    </w:tbl>
    <w:p w:rsidR="00076D48" w:rsidP="00B409E2" w:rsidRDefault="00076D48" w14:paraId="773604B0" w14:textId="77777777">
      <w:pPr>
        <w:ind w:firstLine="447"/>
        <w:sectPr w:rsidR="00076D48" w:rsidSect="00BB04E8">
          <w:footerReference w:type="default" r:id="rId23"/>
          <w:pgSz w:w="11906" w:h="16838" w:orient="portrait"/>
          <w:pgMar w:top="1701" w:right="1701" w:bottom="1797" w:left="1418" w:header="709" w:footer="851" w:gutter="0"/>
          <w:pgNumType w:start="1"/>
          <w:cols w:space="720"/>
        </w:sectPr>
      </w:pPr>
    </w:p>
    <w:p w:rsidRPr="00D67ACB" w:rsidR="00076D48" w:rsidP="00B409E2" w:rsidRDefault="00076D48" w14:paraId="6E5EC41A" w14:textId="31AE4F5D">
      <w:pPr>
        <w:ind w:firstLine="596"/>
        <w:jc w:val="center"/>
        <w:rPr>
          <w:sz w:val="28"/>
          <w:szCs w:val="28"/>
        </w:rPr>
      </w:pPr>
      <w:r w:rsidRPr="00D67ACB">
        <w:rPr>
          <w:sz w:val="28"/>
          <w:szCs w:val="28"/>
        </w:rPr>
        <w:t>目</w:t>
      </w:r>
      <w:r w:rsidRPr="00D67ACB">
        <w:rPr>
          <w:sz w:val="28"/>
          <w:szCs w:val="28"/>
        </w:rPr>
        <w:t xml:space="preserve">   </w:t>
      </w:r>
      <w:r w:rsidRPr="00D67ACB">
        <w:rPr>
          <w:sz w:val="28"/>
          <w:szCs w:val="28"/>
        </w:rPr>
        <w:t>次</w:t>
      </w:r>
    </w:p>
    <w:p w:rsidR="00F66671" w:rsidP="00B409E2" w:rsidRDefault="00F66671" w14:paraId="0BACE51B" w14:textId="77777777">
      <w:pPr>
        <w:ind w:firstLine="447"/>
        <w:jc w:val="center"/>
      </w:pPr>
    </w:p>
    <w:p w:rsidRPr="002A2BEB" w:rsidR="008C7D35" w:rsidP="00B409E2" w:rsidRDefault="008C7D35" w14:paraId="40EEE978" w14:textId="77777777">
      <w:pPr>
        <w:ind w:firstLine="447"/>
        <w:jc w:val="center"/>
      </w:pPr>
    </w:p>
    <w:p w:rsidR="00CE32BA" w:rsidRDefault="00C84CE8" w14:paraId="6D7339C8" w14:textId="04B2BAD9">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fldChar w:fldCharType="begin"/>
      </w:r>
      <w:r>
        <w:instrText xml:space="preserve"> TOC \o "1-2" </w:instrText>
      </w:r>
      <w:r>
        <w:fldChar w:fldCharType="separate"/>
      </w:r>
      <w:r w:rsidRPr="00DF4EBD" w:rsidR="00CE32BA">
        <w:rPr>
          <w:noProof/>
        </w:rPr>
        <w:t>1</w:t>
      </w:r>
      <w:r w:rsidR="00CE32BA">
        <w:rPr>
          <w:rFonts w:asciiTheme="minorHAnsi" w:hAnsiTheme="minorHAnsi" w:cstheme="minorBidi"/>
          <w:noProof/>
          <w:color w:val="auto"/>
          <w:kern w:val="2"/>
          <w:sz w:val="22"/>
          <w:szCs w:val="24"/>
          <w:lang w:val="en-CA"/>
          <w14:ligatures w14:val="standardContextual"/>
        </w:rPr>
        <w:tab/>
      </w:r>
      <w:r w:rsidR="00CE32BA">
        <w:rPr>
          <w:rFonts w:hint="eastAsia"/>
          <w:noProof/>
        </w:rPr>
        <w:t>总</w:t>
      </w:r>
      <w:r w:rsidR="00CE32BA">
        <w:rPr>
          <w:noProof/>
        </w:rPr>
        <w:t xml:space="preserve">  </w:t>
      </w:r>
      <w:r w:rsidR="00CE32BA">
        <w:rPr>
          <w:rFonts w:hint="eastAsia"/>
          <w:noProof/>
        </w:rPr>
        <w:t>则</w:t>
      </w:r>
      <w:r w:rsidR="00CE32BA">
        <w:rPr>
          <w:noProof/>
        </w:rPr>
        <w:tab/>
      </w:r>
      <w:r w:rsidR="00CE32BA">
        <w:rPr>
          <w:noProof/>
        </w:rPr>
        <w:fldChar w:fldCharType="begin"/>
      </w:r>
      <w:r w:rsidR="00CE32BA">
        <w:rPr>
          <w:noProof/>
        </w:rPr>
        <w:instrText xml:space="preserve"> PAGEREF _Toc213704815 \h </w:instrText>
      </w:r>
      <w:r w:rsidR="00CE32BA">
        <w:rPr>
          <w:noProof/>
        </w:rPr>
      </w:r>
      <w:r w:rsidR="00CE32BA">
        <w:rPr>
          <w:noProof/>
        </w:rPr>
        <w:fldChar w:fldCharType="separate"/>
      </w:r>
      <w:r w:rsidR="00EE13BD">
        <w:rPr>
          <w:noProof/>
        </w:rPr>
        <w:t>1</w:t>
      </w:r>
      <w:r w:rsidR="00CE32BA">
        <w:rPr>
          <w:noProof/>
        </w:rPr>
        <w:fldChar w:fldCharType="end"/>
      </w:r>
    </w:p>
    <w:p w:rsidR="00CE32BA" w:rsidRDefault="00CE32BA" w14:paraId="787CA65D" w14:textId="1C6A7421">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2</w:t>
      </w:r>
      <w:r>
        <w:rPr>
          <w:rFonts w:asciiTheme="minorHAnsi" w:hAnsiTheme="minorHAnsi" w:cstheme="minorBidi"/>
          <w:noProof/>
          <w:color w:val="auto"/>
          <w:kern w:val="2"/>
          <w:sz w:val="22"/>
          <w:szCs w:val="24"/>
          <w:lang w:val="en-CA"/>
          <w14:ligatures w14:val="standardContextual"/>
        </w:rPr>
        <w:tab/>
      </w:r>
      <w:r>
        <w:rPr>
          <w:rFonts w:hint="eastAsia"/>
          <w:noProof/>
        </w:rPr>
        <w:t>术</w:t>
      </w:r>
      <w:r>
        <w:rPr>
          <w:noProof/>
        </w:rPr>
        <w:t xml:space="preserve">   </w:t>
      </w:r>
      <w:r>
        <w:rPr>
          <w:rFonts w:hint="eastAsia"/>
          <w:noProof/>
        </w:rPr>
        <w:t>语</w:t>
      </w:r>
      <w:r w:rsidRPr="00DF4EBD">
        <w:rPr>
          <w:rFonts w:hint="eastAsia"/>
          <w:noProof/>
          <w:highlight w:val="yellow"/>
        </w:rPr>
        <w:t>（待修订）</w:t>
      </w:r>
      <w:r>
        <w:rPr>
          <w:noProof/>
        </w:rPr>
        <w:tab/>
      </w:r>
      <w:r>
        <w:rPr>
          <w:noProof/>
        </w:rPr>
        <w:fldChar w:fldCharType="begin"/>
      </w:r>
      <w:r>
        <w:rPr>
          <w:noProof/>
        </w:rPr>
        <w:instrText xml:space="preserve"> PAGEREF _Toc213704816 \h </w:instrText>
      </w:r>
      <w:r>
        <w:rPr>
          <w:noProof/>
        </w:rPr>
      </w:r>
      <w:r>
        <w:rPr>
          <w:noProof/>
        </w:rPr>
        <w:fldChar w:fldCharType="separate"/>
      </w:r>
      <w:r w:rsidR="00EE13BD">
        <w:rPr>
          <w:noProof/>
        </w:rPr>
        <w:t>2</w:t>
      </w:r>
      <w:r>
        <w:rPr>
          <w:noProof/>
        </w:rPr>
        <w:fldChar w:fldCharType="end"/>
      </w:r>
    </w:p>
    <w:p w:rsidR="00CE32BA" w:rsidRDefault="00CE32BA" w14:paraId="61072F99" w14:textId="052FCA06">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3</w:t>
      </w:r>
      <w:r>
        <w:rPr>
          <w:rFonts w:asciiTheme="minorHAnsi" w:hAnsiTheme="minorHAnsi" w:cstheme="minorBidi"/>
          <w:noProof/>
          <w:color w:val="auto"/>
          <w:kern w:val="2"/>
          <w:sz w:val="22"/>
          <w:szCs w:val="24"/>
          <w:lang w:val="en-CA"/>
          <w14:ligatures w14:val="standardContextual"/>
        </w:rPr>
        <w:tab/>
      </w:r>
      <w:r>
        <w:rPr>
          <w:rFonts w:hint="eastAsia"/>
          <w:noProof/>
        </w:rPr>
        <w:t>信息组织</w:t>
      </w:r>
      <w:r>
        <w:rPr>
          <w:noProof/>
        </w:rPr>
        <w:tab/>
      </w:r>
      <w:r>
        <w:rPr>
          <w:noProof/>
        </w:rPr>
        <w:fldChar w:fldCharType="begin"/>
      </w:r>
      <w:r>
        <w:rPr>
          <w:noProof/>
        </w:rPr>
        <w:instrText xml:space="preserve"> PAGEREF _Toc213704817 \h </w:instrText>
      </w:r>
      <w:r>
        <w:rPr>
          <w:noProof/>
        </w:rPr>
      </w:r>
      <w:r>
        <w:rPr>
          <w:noProof/>
        </w:rPr>
        <w:fldChar w:fldCharType="separate"/>
      </w:r>
      <w:r w:rsidR="00EE13BD">
        <w:rPr>
          <w:noProof/>
        </w:rPr>
        <w:t>1</w:t>
      </w:r>
      <w:r>
        <w:rPr>
          <w:noProof/>
        </w:rPr>
        <w:fldChar w:fldCharType="end"/>
      </w:r>
    </w:p>
    <w:p w:rsidR="00CE32BA" w:rsidRDefault="00CE32BA" w14:paraId="6BB9FD7C" w14:textId="038E380E">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1</w:t>
      </w:r>
      <w:r>
        <w:rPr>
          <w:rFonts w:asciiTheme="minorHAnsi" w:hAnsiTheme="minorHAnsi" w:cstheme="minorBidi"/>
          <w:noProof/>
          <w:color w:val="auto"/>
          <w:kern w:val="2"/>
          <w:sz w:val="22"/>
          <w:szCs w:val="24"/>
          <w:lang w:val="en-CA"/>
          <w14:ligatures w14:val="standardContextual"/>
        </w:rPr>
        <w:tab/>
      </w:r>
      <w:r>
        <w:rPr>
          <w:rFonts w:hint="eastAsia"/>
          <w:noProof/>
        </w:rPr>
        <w:t>一般规定</w:t>
      </w:r>
      <w:r>
        <w:rPr>
          <w:noProof/>
        </w:rPr>
        <w:tab/>
      </w:r>
      <w:r>
        <w:rPr>
          <w:noProof/>
        </w:rPr>
        <w:fldChar w:fldCharType="begin"/>
      </w:r>
      <w:r>
        <w:rPr>
          <w:noProof/>
        </w:rPr>
        <w:instrText xml:space="preserve"> PAGEREF _Toc213704818 \h </w:instrText>
      </w:r>
      <w:r>
        <w:rPr>
          <w:noProof/>
        </w:rPr>
      </w:r>
      <w:r>
        <w:rPr>
          <w:noProof/>
        </w:rPr>
        <w:fldChar w:fldCharType="separate"/>
      </w:r>
      <w:r w:rsidR="00EE13BD">
        <w:rPr>
          <w:noProof/>
        </w:rPr>
        <w:t>1</w:t>
      </w:r>
      <w:r>
        <w:rPr>
          <w:noProof/>
        </w:rPr>
        <w:fldChar w:fldCharType="end"/>
      </w:r>
    </w:p>
    <w:p w:rsidR="00CE32BA" w:rsidRDefault="00CE32BA" w14:paraId="593E7661" w14:textId="316555A9">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2</w:t>
      </w:r>
      <w:r>
        <w:rPr>
          <w:rFonts w:asciiTheme="minorHAnsi" w:hAnsiTheme="minorHAnsi" w:cstheme="minorBidi"/>
          <w:noProof/>
          <w:color w:val="auto"/>
          <w:kern w:val="2"/>
          <w:sz w:val="22"/>
          <w:szCs w:val="24"/>
          <w:lang w:val="en-CA"/>
          <w14:ligatures w14:val="standardContextual"/>
        </w:rPr>
        <w:tab/>
      </w:r>
      <w:r>
        <w:rPr>
          <w:rFonts w:hint="eastAsia"/>
          <w:noProof/>
        </w:rPr>
        <w:t>模型架构</w:t>
      </w:r>
      <w:r>
        <w:rPr>
          <w:noProof/>
        </w:rPr>
        <w:tab/>
      </w:r>
      <w:r>
        <w:rPr>
          <w:noProof/>
        </w:rPr>
        <w:fldChar w:fldCharType="begin"/>
      </w:r>
      <w:r>
        <w:rPr>
          <w:noProof/>
        </w:rPr>
        <w:instrText xml:space="preserve"> PAGEREF _Toc213704819 \h </w:instrText>
      </w:r>
      <w:r>
        <w:rPr>
          <w:noProof/>
        </w:rPr>
      </w:r>
      <w:r>
        <w:rPr>
          <w:noProof/>
        </w:rPr>
        <w:fldChar w:fldCharType="separate"/>
      </w:r>
      <w:r w:rsidR="00EE13BD">
        <w:rPr>
          <w:noProof/>
        </w:rPr>
        <w:t>2</w:t>
      </w:r>
      <w:r>
        <w:rPr>
          <w:noProof/>
        </w:rPr>
        <w:fldChar w:fldCharType="end"/>
      </w:r>
    </w:p>
    <w:p w:rsidR="00CE32BA" w:rsidRDefault="00CE32BA" w14:paraId="4C505C80" w14:textId="25D07E07">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3</w:t>
      </w:r>
      <w:r>
        <w:rPr>
          <w:rFonts w:asciiTheme="minorHAnsi" w:hAnsiTheme="minorHAnsi" w:cstheme="minorBidi"/>
          <w:noProof/>
          <w:color w:val="auto"/>
          <w:kern w:val="2"/>
          <w:sz w:val="22"/>
          <w:szCs w:val="24"/>
          <w:lang w:val="en-CA"/>
          <w14:ligatures w14:val="standardContextual"/>
        </w:rPr>
        <w:tab/>
      </w:r>
      <w:r>
        <w:rPr>
          <w:rFonts w:hint="eastAsia"/>
          <w:noProof/>
        </w:rPr>
        <w:t>模型分解和整合</w:t>
      </w:r>
      <w:r>
        <w:rPr>
          <w:noProof/>
        </w:rPr>
        <w:tab/>
      </w:r>
      <w:r>
        <w:rPr>
          <w:noProof/>
        </w:rPr>
        <w:fldChar w:fldCharType="begin"/>
      </w:r>
      <w:r>
        <w:rPr>
          <w:noProof/>
        </w:rPr>
        <w:instrText xml:space="preserve"> PAGEREF _Toc213704820 \h </w:instrText>
      </w:r>
      <w:r>
        <w:rPr>
          <w:noProof/>
        </w:rPr>
      </w:r>
      <w:r>
        <w:rPr>
          <w:noProof/>
        </w:rPr>
        <w:fldChar w:fldCharType="separate"/>
      </w:r>
      <w:r w:rsidR="00EE13BD">
        <w:rPr>
          <w:noProof/>
        </w:rPr>
        <w:t>3</w:t>
      </w:r>
      <w:r>
        <w:rPr>
          <w:noProof/>
        </w:rPr>
        <w:fldChar w:fldCharType="end"/>
      </w:r>
    </w:p>
    <w:p w:rsidR="00CE32BA" w:rsidRDefault="00CE32BA" w14:paraId="41F97E9B" w14:textId="19819CC6">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4</w:t>
      </w:r>
      <w:r>
        <w:rPr>
          <w:rFonts w:asciiTheme="minorHAnsi" w:hAnsiTheme="minorHAnsi" w:cstheme="minorBidi"/>
          <w:noProof/>
          <w:color w:val="auto"/>
          <w:kern w:val="2"/>
          <w:sz w:val="22"/>
          <w:szCs w:val="24"/>
          <w:lang w:val="en-CA"/>
          <w14:ligatures w14:val="standardContextual"/>
        </w:rPr>
        <w:tab/>
      </w:r>
      <w:r>
        <w:rPr>
          <w:rFonts w:hint="eastAsia"/>
          <w:noProof/>
        </w:rPr>
        <w:t>身份标识信息</w:t>
      </w:r>
      <w:r>
        <w:rPr>
          <w:noProof/>
        </w:rPr>
        <w:tab/>
      </w:r>
      <w:r>
        <w:rPr>
          <w:noProof/>
        </w:rPr>
        <w:fldChar w:fldCharType="begin"/>
      </w:r>
      <w:r>
        <w:rPr>
          <w:noProof/>
        </w:rPr>
        <w:instrText xml:space="preserve"> PAGEREF _Toc213704821 \h </w:instrText>
      </w:r>
      <w:r>
        <w:rPr>
          <w:noProof/>
        </w:rPr>
      </w:r>
      <w:r>
        <w:rPr>
          <w:noProof/>
        </w:rPr>
        <w:fldChar w:fldCharType="separate"/>
      </w:r>
      <w:r w:rsidR="00EE13BD">
        <w:rPr>
          <w:noProof/>
        </w:rPr>
        <w:t>4</w:t>
      </w:r>
      <w:r>
        <w:rPr>
          <w:noProof/>
        </w:rPr>
        <w:fldChar w:fldCharType="end"/>
      </w:r>
    </w:p>
    <w:p w:rsidR="00CE32BA" w:rsidRDefault="00CE32BA" w14:paraId="1B7ACD90" w14:textId="62C055F4">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5</w:t>
      </w:r>
      <w:r>
        <w:rPr>
          <w:rFonts w:asciiTheme="minorHAnsi" w:hAnsiTheme="minorHAnsi" w:cstheme="minorBidi"/>
          <w:noProof/>
          <w:color w:val="auto"/>
          <w:kern w:val="2"/>
          <w:sz w:val="22"/>
          <w:szCs w:val="24"/>
          <w:lang w:val="en-CA"/>
          <w14:ligatures w14:val="standardContextual"/>
        </w:rPr>
        <w:tab/>
      </w:r>
      <w:r>
        <w:rPr>
          <w:rFonts w:hint="eastAsia"/>
          <w:noProof/>
        </w:rPr>
        <w:t>几何和属性信息</w:t>
      </w:r>
      <w:r>
        <w:rPr>
          <w:noProof/>
        </w:rPr>
        <w:tab/>
      </w:r>
      <w:r>
        <w:rPr>
          <w:noProof/>
        </w:rPr>
        <w:fldChar w:fldCharType="begin"/>
      </w:r>
      <w:r>
        <w:rPr>
          <w:noProof/>
        </w:rPr>
        <w:instrText xml:space="preserve"> PAGEREF _Toc213704822 \h </w:instrText>
      </w:r>
      <w:r>
        <w:rPr>
          <w:noProof/>
        </w:rPr>
      </w:r>
      <w:r>
        <w:rPr>
          <w:noProof/>
        </w:rPr>
        <w:fldChar w:fldCharType="separate"/>
      </w:r>
      <w:r w:rsidR="00EE13BD">
        <w:rPr>
          <w:noProof/>
        </w:rPr>
        <w:t>4</w:t>
      </w:r>
      <w:r>
        <w:rPr>
          <w:noProof/>
        </w:rPr>
        <w:fldChar w:fldCharType="end"/>
      </w:r>
    </w:p>
    <w:p w:rsidR="00CE32BA" w:rsidRDefault="00CE32BA" w14:paraId="512CCB34" w14:textId="48A030AB">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6</w:t>
      </w:r>
      <w:r>
        <w:rPr>
          <w:rFonts w:asciiTheme="minorHAnsi" w:hAnsiTheme="minorHAnsi" w:cstheme="minorBidi"/>
          <w:noProof/>
          <w:color w:val="auto"/>
          <w:kern w:val="2"/>
          <w:sz w:val="22"/>
          <w:szCs w:val="24"/>
          <w:lang w:val="en-CA"/>
          <w14:ligatures w14:val="standardContextual"/>
        </w:rPr>
        <w:tab/>
      </w:r>
      <w:r>
        <w:rPr>
          <w:rFonts w:hint="eastAsia"/>
          <w:noProof/>
        </w:rPr>
        <w:t>模型关系</w:t>
      </w:r>
      <w:r>
        <w:rPr>
          <w:noProof/>
        </w:rPr>
        <w:tab/>
      </w:r>
      <w:r>
        <w:rPr>
          <w:noProof/>
        </w:rPr>
        <w:fldChar w:fldCharType="begin"/>
      </w:r>
      <w:r>
        <w:rPr>
          <w:noProof/>
        </w:rPr>
        <w:instrText xml:space="preserve"> PAGEREF _Toc213704823 \h </w:instrText>
      </w:r>
      <w:r>
        <w:rPr>
          <w:noProof/>
        </w:rPr>
      </w:r>
      <w:r>
        <w:rPr>
          <w:noProof/>
        </w:rPr>
        <w:fldChar w:fldCharType="separate"/>
      </w:r>
      <w:r w:rsidR="00EE13BD">
        <w:rPr>
          <w:noProof/>
        </w:rPr>
        <w:t>6</w:t>
      </w:r>
      <w:r>
        <w:rPr>
          <w:noProof/>
        </w:rPr>
        <w:fldChar w:fldCharType="end"/>
      </w:r>
    </w:p>
    <w:p w:rsidR="00CE32BA" w:rsidRDefault="00CE32BA" w14:paraId="3E7C6514" w14:textId="488AE633">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3</w:t>
      </w:r>
      <w:r>
        <w:rPr>
          <w:rFonts w:hint="eastAsia"/>
          <w:noProof/>
        </w:rPr>
        <w:t>．</w:t>
      </w:r>
      <w:r>
        <w:rPr>
          <w:rFonts w:hint="eastAsia"/>
          <w:noProof/>
        </w:rPr>
        <w:t>7</w:t>
      </w:r>
      <w:r>
        <w:rPr>
          <w:rFonts w:asciiTheme="minorHAnsi" w:hAnsiTheme="minorHAnsi" w:cstheme="minorBidi"/>
          <w:noProof/>
          <w:color w:val="auto"/>
          <w:kern w:val="2"/>
          <w:sz w:val="22"/>
          <w:szCs w:val="24"/>
          <w:lang w:val="en-CA"/>
          <w14:ligatures w14:val="standardContextual"/>
        </w:rPr>
        <w:tab/>
      </w:r>
      <w:r>
        <w:rPr>
          <w:rFonts w:hint="eastAsia"/>
          <w:noProof/>
        </w:rPr>
        <w:t>命名规则</w:t>
      </w:r>
      <w:r>
        <w:rPr>
          <w:noProof/>
        </w:rPr>
        <w:tab/>
      </w:r>
      <w:r>
        <w:rPr>
          <w:noProof/>
        </w:rPr>
        <w:fldChar w:fldCharType="begin"/>
      </w:r>
      <w:r>
        <w:rPr>
          <w:noProof/>
        </w:rPr>
        <w:instrText xml:space="preserve"> PAGEREF _Toc213704824 \h </w:instrText>
      </w:r>
      <w:r>
        <w:rPr>
          <w:noProof/>
        </w:rPr>
      </w:r>
      <w:r>
        <w:rPr>
          <w:noProof/>
        </w:rPr>
        <w:fldChar w:fldCharType="separate"/>
      </w:r>
      <w:r w:rsidR="00EE13BD">
        <w:rPr>
          <w:noProof/>
        </w:rPr>
        <w:t>7</w:t>
      </w:r>
      <w:r>
        <w:rPr>
          <w:noProof/>
        </w:rPr>
        <w:fldChar w:fldCharType="end"/>
      </w:r>
    </w:p>
    <w:p w:rsidR="00CE32BA" w:rsidRDefault="00CE32BA" w14:paraId="453E8C47" w14:textId="19F4831A">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4</w:t>
      </w:r>
      <w:r>
        <w:rPr>
          <w:rFonts w:asciiTheme="minorHAnsi" w:hAnsiTheme="minorHAnsi" w:cstheme="minorBidi"/>
          <w:noProof/>
          <w:color w:val="auto"/>
          <w:kern w:val="2"/>
          <w:sz w:val="22"/>
          <w:szCs w:val="24"/>
          <w:lang w:val="en-CA"/>
          <w14:ligatures w14:val="standardContextual"/>
        </w:rPr>
        <w:tab/>
      </w:r>
      <w:r>
        <w:rPr>
          <w:rFonts w:hint="eastAsia"/>
          <w:noProof/>
        </w:rPr>
        <w:t>信息需求</w:t>
      </w:r>
      <w:r>
        <w:rPr>
          <w:noProof/>
        </w:rPr>
        <w:tab/>
      </w:r>
      <w:r>
        <w:rPr>
          <w:noProof/>
        </w:rPr>
        <w:fldChar w:fldCharType="begin"/>
      </w:r>
      <w:r>
        <w:rPr>
          <w:noProof/>
        </w:rPr>
        <w:instrText xml:space="preserve"> PAGEREF _Toc213704825 \h </w:instrText>
      </w:r>
      <w:r>
        <w:rPr>
          <w:noProof/>
        </w:rPr>
      </w:r>
      <w:r>
        <w:rPr>
          <w:noProof/>
        </w:rPr>
        <w:fldChar w:fldCharType="separate"/>
      </w:r>
      <w:r w:rsidR="00EE13BD">
        <w:rPr>
          <w:noProof/>
        </w:rPr>
        <w:t>11</w:t>
      </w:r>
      <w:r>
        <w:rPr>
          <w:noProof/>
        </w:rPr>
        <w:fldChar w:fldCharType="end"/>
      </w:r>
    </w:p>
    <w:p w:rsidR="00CE32BA" w:rsidRDefault="00CE32BA" w14:paraId="0B985BBC" w14:textId="0E222CBD">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4</w:t>
      </w:r>
      <w:r>
        <w:rPr>
          <w:rFonts w:hint="eastAsia"/>
          <w:noProof/>
        </w:rPr>
        <w:t>．</w:t>
      </w:r>
      <w:r>
        <w:rPr>
          <w:rFonts w:hint="eastAsia"/>
          <w:noProof/>
        </w:rPr>
        <w:t>1</w:t>
      </w:r>
      <w:r>
        <w:rPr>
          <w:rFonts w:asciiTheme="minorHAnsi" w:hAnsiTheme="minorHAnsi" w:cstheme="minorBidi"/>
          <w:noProof/>
          <w:color w:val="auto"/>
          <w:kern w:val="2"/>
          <w:sz w:val="22"/>
          <w:szCs w:val="24"/>
          <w:lang w:val="en-CA"/>
          <w14:ligatures w14:val="standardContextual"/>
        </w:rPr>
        <w:tab/>
      </w:r>
      <w:r>
        <w:rPr>
          <w:rFonts w:hint="eastAsia"/>
          <w:noProof/>
        </w:rPr>
        <w:t>一般规定</w:t>
      </w:r>
      <w:r>
        <w:rPr>
          <w:noProof/>
        </w:rPr>
        <w:tab/>
      </w:r>
      <w:r>
        <w:rPr>
          <w:noProof/>
        </w:rPr>
        <w:fldChar w:fldCharType="begin"/>
      </w:r>
      <w:r>
        <w:rPr>
          <w:noProof/>
        </w:rPr>
        <w:instrText xml:space="preserve"> PAGEREF _Toc213704826 \h </w:instrText>
      </w:r>
      <w:r>
        <w:rPr>
          <w:noProof/>
        </w:rPr>
      </w:r>
      <w:r>
        <w:rPr>
          <w:noProof/>
        </w:rPr>
        <w:fldChar w:fldCharType="separate"/>
      </w:r>
      <w:r w:rsidR="00EE13BD">
        <w:rPr>
          <w:noProof/>
        </w:rPr>
        <w:t>11</w:t>
      </w:r>
      <w:r>
        <w:rPr>
          <w:noProof/>
        </w:rPr>
        <w:fldChar w:fldCharType="end"/>
      </w:r>
    </w:p>
    <w:p w:rsidR="00CE32BA" w:rsidRDefault="00CE32BA" w14:paraId="6F03E9E6" w14:textId="39868F5C">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4</w:t>
      </w:r>
      <w:r>
        <w:rPr>
          <w:rFonts w:hint="eastAsia"/>
          <w:noProof/>
        </w:rPr>
        <w:t>．</w:t>
      </w:r>
      <w:r>
        <w:rPr>
          <w:rFonts w:hint="eastAsia"/>
          <w:noProof/>
        </w:rPr>
        <w:t>2</w:t>
      </w:r>
      <w:r>
        <w:rPr>
          <w:rFonts w:asciiTheme="minorHAnsi" w:hAnsiTheme="minorHAnsi" w:cstheme="minorBidi"/>
          <w:noProof/>
          <w:color w:val="auto"/>
          <w:kern w:val="2"/>
          <w:sz w:val="22"/>
          <w:szCs w:val="24"/>
          <w:lang w:val="en-CA"/>
          <w14:ligatures w14:val="standardContextual"/>
        </w:rPr>
        <w:tab/>
      </w:r>
      <w:r>
        <w:rPr>
          <w:rFonts w:hint="eastAsia"/>
          <w:noProof/>
        </w:rPr>
        <w:t>信息用例</w:t>
      </w:r>
      <w:r>
        <w:rPr>
          <w:noProof/>
        </w:rPr>
        <w:tab/>
      </w:r>
      <w:r>
        <w:rPr>
          <w:noProof/>
        </w:rPr>
        <w:fldChar w:fldCharType="begin"/>
      </w:r>
      <w:r>
        <w:rPr>
          <w:noProof/>
        </w:rPr>
        <w:instrText xml:space="preserve"> PAGEREF _Toc213704827 \h </w:instrText>
      </w:r>
      <w:r>
        <w:rPr>
          <w:noProof/>
        </w:rPr>
      </w:r>
      <w:r>
        <w:rPr>
          <w:noProof/>
        </w:rPr>
        <w:fldChar w:fldCharType="separate"/>
      </w:r>
      <w:r w:rsidR="00EE13BD">
        <w:rPr>
          <w:noProof/>
        </w:rPr>
        <w:t>11</w:t>
      </w:r>
      <w:r>
        <w:rPr>
          <w:noProof/>
        </w:rPr>
        <w:fldChar w:fldCharType="end"/>
      </w:r>
    </w:p>
    <w:p w:rsidR="00CE32BA" w:rsidRDefault="00CE32BA" w14:paraId="04311C03" w14:textId="188618AA">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4</w:t>
      </w:r>
      <w:r>
        <w:rPr>
          <w:rFonts w:hint="eastAsia"/>
          <w:noProof/>
        </w:rPr>
        <w:t>．</w:t>
      </w:r>
      <w:r>
        <w:rPr>
          <w:rFonts w:hint="eastAsia"/>
          <w:noProof/>
        </w:rPr>
        <w:t>3</w:t>
      </w:r>
      <w:r>
        <w:rPr>
          <w:rFonts w:asciiTheme="minorHAnsi" w:hAnsiTheme="minorHAnsi" w:cstheme="minorBidi"/>
          <w:noProof/>
          <w:color w:val="auto"/>
          <w:kern w:val="2"/>
          <w:sz w:val="22"/>
          <w:szCs w:val="24"/>
          <w:lang w:val="en-CA"/>
          <w14:ligatures w14:val="standardContextual"/>
        </w:rPr>
        <w:tab/>
      </w:r>
      <w:r>
        <w:rPr>
          <w:rFonts w:hint="eastAsia"/>
          <w:noProof/>
        </w:rPr>
        <w:t>信息交换需求</w:t>
      </w:r>
      <w:r>
        <w:rPr>
          <w:noProof/>
        </w:rPr>
        <w:tab/>
      </w:r>
      <w:r>
        <w:rPr>
          <w:noProof/>
        </w:rPr>
        <w:fldChar w:fldCharType="begin"/>
      </w:r>
      <w:r>
        <w:rPr>
          <w:noProof/>
        </w:rPr>
        <w:instrText xml:space="preserve"> PAGEREF _Toc213704828 \h </w:instrText>
      </w:r>
      <w:r>
        <w:rPr>
          <w:noProof/>
        </w:rPr>
      </w:r>
      <w:r>
        <w:rPr>
          <w:noProof/>
        </w:rPr>
        <w:fldChar w:fldCharType="separate"/>
      </w:r>
      <w:r w:rsidR="00EE13BD">
        <w:rPr>
          <w:noProof/>
        </w:rPr>
        <w:t>12</w:t>
      </w:r>
      <w:r>
        <w:rPr>
          <w:noProof/>
        </w:rPr>
        <w:fldChar w:fldCharType="end"/>
      </w:r>
    </w:p>
    <w:p w:rsidR="00CE32BA" w:rsidRDefault="00CE32BA" w14:paraId="6B0C5184" w14:textId="4E3822B9">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5</w:t>
      </w:r>
      <w:r>
        <w:rPr>
          <w:rFonts w:asciiTheme="minorHAnsi" w:hAnsiTheme="minorHAnsi" w:cstheme="minorBidi"/>
          <w:noProof/>
          <w:color w:val="auto"/>
          <w:kern w:val="2"/>
          <w:sz w:val="22"/>
          <w:szCs w:val="24"/>
          <w:lang w:val="en-CA"/>
          <w14:ligatures w14:val="standardContextual"/>
        </w:rPr>
        <w:tab/>
      </w:r>
      <w:r>
        <w:rPr>
          <w:rFonts w:hint="eastAsia"/>
          <w:noProof/>
        </w:rPr>
        <w:t>信息生产和交付</w:t>
      </w:r>
      <w:r>
        <w:rPr>
          <w:noProof/>
        </w:rPr>
        <w:tab/>
      </w:r>
      <w:r>
        <w:rPr>
          <w:noProof/>
        </w:rPr>
        <w:fldChar w:fldCharType="begin"/>
      </w:r>
      <w:r>
        <w:rPr>
          <w:noProof/>
        </w:rPr>
        <w:instrText xml:space="preserve"> PAGEREF _Toc213704829 \h </w:instrText>
      </w:r>
      <w:r>
        <w:rPr>
          <w:noProof/>
        </w:rPr>
      </w:r>
      <w:r>
        <w:rPr>
          <w:noProof/>
        </w:rPr>
        <w:fldChar w:fldCharType="separate"/>
      </w:r>
      <w:r w:rsidR="00EE13BD">
        <w:rPr>
          <w:noProof/>
        </w:rPr>
        <w:t>1</w:t>
      </w:r>
      <w:r>
        <w:rPr>
          <w:noProof/>
        </w:rPr>
        <w:fldChar w:fldCharType="end"/>
      </w:r>
    </w:p>
    <w:p w:rsidR="00CE32BA" w:rsidRDefault="00CE32BA" w14:paraId="52A01828" w14:textId="3968A469">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5</w:t>
      </w:r>
      <w:r>
        <w:rPr>
          <w:rFonts w:hint="eastAsia"/>
          <w:noProof/>
        </w:rPr>
        <w:t>．</w:t>
      </w:r>
      <w:r>
        <w:rPr>
          <w:rFonts w:hint="eastAsia"/>
          <w:noProof/>
        </w:rPr>
        <w:t>1</w:t>
      </w:r>
      <w:r>
        <w:rPr>
          <w:rFonts w:asciiTheme="minorHAnsi" w:hAnsiTheme="minorHAnsi" w:cstheme="minorBidi"/>
          <w:noProof/>
          <w:color w:val="auto"/>
          <w:kern w:val="2"/>
          <w:sz w:val="22"/>
          <w:szCs w:val="24"/>
          <w:lang w:val="en-CA"/>
          <w14:ligatures w14:val="standardContextual"/>
        </w:rPr>
        <w:tab/>
      </w:r>
      <w:r>
        <w:rPr>
          <w:rFonts w:hint="eastAsia"/>
          <w:noProof/>
        </w:rPr>
        <w:t>一般规定</w:t>
      </w:r>
      <w:r>
        <w:rPr>
          <w:noProof/>
        </w:rPr>
        <w:tab/>
      </w:r>
      <w:r>
        <w:rPr>
          <w:noProof/>
        </w:rPr>
        <w:fldChar w:fldCharType="begin"/>
      </w:r>
      <w:r>
        <w:rPr>
          <w:noProof/>
        </w:rPr>
        <w:instrText xml:space="preserve"> PAGEREF _Toc213704830 \h </w:instrText>
      </w:r>
      <w:r>
        <w:rPr>
          <w:noProof/>
        </w:rPr>
      </w:r>
      <w:r>
        <w:rPr>
          <w:noProof/>
        </w:rPr>
        <w:fldChar w:fldCharType="separate"/>
      </w:r>
      <w:r w:rsidR="00EE13BD">
        <w:rPr>
          <w:noProof/>
        </w:rPr>
        <w:t>1</w:t>
      </w:r>
      <w:r>
        <w:rPr>
          <w:noProof/>
        </w:rPr>
        <w:fldChar w:fldCharType="end"/>
      </w:r>
    </w:p>
    <w:p w:rsidR="00CE32BA" w:rsidRDefault="00CE32BA" w14:paraId="62CBA340" w14:textId="602C5A08">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5</w:t>
      </w:r>
      <w:r>
        <w:rPr>
          <w:rFonts w:hint="eastAsia"/>
          <w:noProof/>
        </w:rPr>
        <w:t>．</w:t>
      </w:r>
      <w:r>
        <w:rPr>
          <w:rFonts w:hint="eastAsia"/>
          <w:noProof/>
        </w:rPr>
        <w:t>2</w:t>
      </w:r>
      <w:r>
        <w:rPr>
          <w:rFonts w:asciiTheme="minorHAnsi" w:hAnsiTheme="minorHAnsi" w:cstheme="minorBidi"/>
          <w:noProof/>
          <w:color w:val="auto"/>
          <w:kern w:val="2"/>
          <w:sz w:val="22"/>
          <w:szCs w:val="24"/>
          <w:lang w:val="en-CA"/>
          <w14:ligatures w14:val="standardContextual"/>
        </w:rPr>
        <w:tab/>
      </w:r>
      <w:r>
        <w:rPr>
          <w:rFonts w:hint="eastAsia"/>
          <w:noProof/>
        </w:rPr>
        <w:t>模型单元</w:t>
      </w:r>
      <w:r>
        <w:rPr>
          <w:noProof/>
        </w:rPr>
        <w:tab/>
      </w:r>
      <w:r>
        <w:rPr>
          <w:noProof/>
        </w:rPr>
        <w:fldChar w:fldCharType="begin"/>
      </w:r>
      <w:r>
        <w:rPr>
          <w:noProof/>
        </w:rPr>
        <w:instrText xml:space="preserve"> PAGEREF _Toc213704831 \h </w:instrText>
      </w:r>
      <w:r>
        <w:rPr>
          <w:noProof/>
        </w:rPr>
      </w:r>
      <w:r>
        <w:rPr>
          <w:noProof/>
        </w:rPr>
        <w:fldChar w:fldCharType="separate"/>
      </w:r>
      <w:r w:rsidR="00EE13BD">
        <w:rPr>
          <w:noProof/>
        </w:rPr>
        <w:t>1</w:t>
      </w:r>
      <w:r>
        <w:rPr>
          <w:noProof/>
        </w:rPr>
        <w:fldChar w:fldCharType="end"/>
      </w:r>
    </w:p>
    <w:p w:rsidR="00CE32BA" w:rsidRDefault="00CE32BA" w14:paraId="3942BD98" w14:textId="6EB1DBA4">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5</w:t>
      </w:r>
      <w:r>
        <w:rPr>
          <w:rFonts w:hint="eastAsia"/>
          <w:noProof/>
        </w:rPr>
        <w:t>．</w:t>
      </w:r>
      <w:r>
        <w:rPr>
          <w:rFonts w:hint="eastAsia"/>
          <w:noProof/>
        </w:rPr>
        <w:t>3</w:t>
      </w:r>
      <w:r>
        <w:rPr>
          <w:rFonts w:asciiTheme="minorHAnsi" w:hAnsiTheme="minorHAnsi" w:cstheme="minorBidi"/>
          <w:noProof/>
          <w:color w:val="auto"/>
          <w:kern w:val="2"/>
          <w:sz w:val="22"/>
          <w:szCs w:val="24"/>
          <w:lang w:val="en-CA"/>
          <w14:ligatures w14:val="standardContextual"/>
        </w:rPr>
        <w:tab/>
      </w:r>
      <w:r>
        <w:rPr>
          <w:rFonts w:hint="eastAsia"/>
          <w:noProof/>
        </w:rPr>
        <w:t>工程图纸和技术文档</w:t>
      </w:r>
      <w:r>
        <w:rPr>
          <w:noProof/>
        </w:rPr>
        <w:tab/>
      </w:r>
      <w:r>
        <w:rPr>
          <w:noProof/>
        </w:rPr>
        <w:fldChar w:fldCharType="begin"/>
      </w:r>
      <w:r>
        <w:rPr>
          <w:noProof/>
        </w:rPr>
        <w:instrText xml:space="preserve"> PAGEREF _Toc213704832 \h </w:instrText>
      </w:r>
      <w:r>
        <w:rPr>
          <w:noProof/>
        </w:rPr>
      </w:r>
      <w:r>
        <w:rPr>
          <w:noProof/>
        </w:rPr>
        <w:fldChar w:fldCharType="separate"/>
      </w:r>
      <w:r w:rsidR="00EE13BD">
        <w:rPr>
          <w:noProof/>
        </w:rPr>
        <w:t>2</w:t>
      </w:r>
      <w:r>
        <w:rPr>
          <w:noProof/>
        </w:rPr>
        <w:fldChar w:fldCharType="end"/>
      </w:r>
    </w:p>
    <w:p w:rsidR="00CE32BA" w:rsidRDefault="00CE32BA" w14:paraId="507046E9" w14:textId="24739865">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5</w:t>
      </w:r>
      <w:r>
        <w:rPr>
          <w:rFonts w:hint="eastAsia"/>
          <w:noProof/>
        </w:rPr>
        <w:t>．</w:t>
      </w:r>
      <w:r>
        <w:rPr>
          <w:rFonts w:hint="eastAsia"/>
          <w:noProof/>
        </w:rPr>
        <w:t>4</w:t>
      </w:r>
      <w:r>
        <w:rPr>
          <w:rFonts w:asciiTheme="minorHAnsi" w:hAnsiTheme="minorHAnsi" w:cstheme="minorBidi"/>
          <w:noProof/>
          <w:color w:val="auto"/>
          <w:kern w:val="2"/>
          <w:sz w:val="22"/>
          <w:szCs w:val="24"/>
          <w:lang w:val="en-CA"/>
          <w14:ligatures w14:val="standardContextual"/>
        </w:rPr>
        <w:tab/>
      </w:r>
      <w:r>
        <w:rPr>
          <w:rFonts w:hint="eastAsia"/>
          <w:noProof/>
        </w:rPr>
        <w:t>交付过程</w:t>
      </w:r>
      <w:r>
        <w:rPr>
          <w:noProof/>
        </w:rPr>
        <w:tab/>
      </w:r>
      <w:r>
        <w:rPr>
          <w:noProof/>
        </w:rPr>
        <w:fldChar w:fldCharType="begin"/>
      </w:r>
      <w:r>
        <w:rPr>
          <w:noProof/>
        </w:rPr>
        <w:instrText xml:space="preserve"> PAGEREF _Toc213704833 \h </w:instrText>
      </w:r>
      <w:r>
        <w:rPr>
          <w:noProof/>
        </w:rPr>
      </w:r>
      <w:r>
        <w:rPr>
          <w:noProof/>
        </w:rPr>
        <w:fldChar w:fldCharType="separate"/>
      </w:r>
      <w:r w:rsidR="00EE13BD">
        <w:rPr>
          <w:noProof/>
        </w:rPr>
        <w:t>2</w:t>
      </w:r>
      <w:r>
        <w:rPr>
          <w:noProof/>
        </w:rPr>
        <w:fldChar w:fldCharType="end"/>
      </w:r>
    </w:p>
    <w:p w:rsidR="00CE32BA" w:rsidRDefault="00CE32BA" w14:paraId="7E5D388D" w14:textId="75F6A1E2">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5</w:t>
      </w:r>
      <w:r>
        <w:rPr>
          <w:rFonts w:hint="eastAsia"/>
          <w:noProof/>
        </w:rPr>
        <w:t>．</w:t>
      </w:r>
      <w:r>
        <w:rPr>
          <w:rFonts w:hint="eastAsia"/>
          <w:noProof/>
        </w:rPr>
        <w:t>5</w:t>
      </w:r>
      <w:r>
        <w:rPr>
          <w:rFonts w:asciiTheme="minorHAnsi" w:hAnsiTheme="minorHAnsi" w:cstheme="minorBidi"/>
          <w:noProof/>
          <w:color w:val="auto"/>
          <w:kern w:val="2"/>
          <w:sz w:val="22"/>
          <w:szCs w:val="24"/>
          <w:lang w:val="en-CA"/>
          <w14:ligatures w14:val="standardContextual"/>
        </w:rPr>
        <w:tab/>
      </w:r>
      <w:r>
        <w:rPr>
          <w:rFonts w:hint="eastAsia"/>
          <w:noProof/>
        </w:rPr>
        <w:t>交付成果</w:t>
      </w:r>
      <w:r>
        <w:rPr>
          <w:noProof/>
        </w:rPr>
        <w:tab/>
      </w:r>
      <w:r>
        <w:rPr>
          <w:noProof/>
        </w:rPr>
        <w:fldChar w:fldCharType="begin"/>
      </w:r>
      <w:r>
        <w:rPr>
          <w:noProof/>
        </w:rPr>
        <w:instrText xml:space="preserve"> PAGEREF _Toc213704834 \h </w:instrText>
      </w:r>
      <w:r>
        <w:rPr>
          <w:noProof/>
        </w:rPr>
      </w:r>
      <w:r>
        <w:rPr>
          <w:noProof/>
        </w:rPr>
        <w:fldChar w:fldCharType="separate"/>
      </w:r>
      <w:r w:rsidR="00EE13BD">
        <w:rPr>
          <w:noProof/>
        </w:rPr>
        <w:t>3</w:t>
      </w:r>
      <w:r>
        <w:rPr>
          <w:noProof/>
        </w:rPr>
        <w:fldChar w:fldCharType="end"/>
      </w:r>
    </w:p>
    <w:p w:rsidR="00CE32BA" w:rsidRDefault="00CE32BA" w14:paraId="594F663E" w14:textId="3FF6DAAE">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6</w:t>
      </w:r>
      <w:r>
        <w:rPr>
          <w:rFonts w:asciiTheme="minorHAnsi" w:hAnsiTheme="minorHAnsi" w:cstheme="minorBidi"/>
          <w:noProof/>
          <w:color w:val="auto"/>
          <w:kern w:val="2"/>
          <w:sz w:val="22"/>
          <w:szCs w:val="24"/>
          <w:lang w:val="en-CA"/>
          <w14:ligatures w14:val="standardContextual"/>
        </w:rPr>
        <w:tab/>
      </w:r>
      <w:r>
        <w:rPr>
          <w:rFonts w:hint="eastAsia"/>
          <w:noProof/>
        </w:rPr>
        <w:t>信息应用</w:t>
      </w:r>
      <w:r>
        <w:rPr>
          <w:noProof/>
        </w:rPr>
        <w:tab/>
      </w:r>
      <w:r>
        <w:rPr>
          <w:noProof/>
        </w:rPr>
        <w:fldChar w:fldCharType="begin"/>
      </w:r>
      <w:r>
        <w:rPr>
          <w:noProof/>
        </w:rPr>
        <w:instrText xml:space="preserve"> PAGEREF _Toc213704835 \h </w:instrText>
      </w:r>
      <w:r>
        <w:rPr>
          <w:noProof/>
        </w:rPr>
      </w:r>
      <w:r>
        <w:rPr>
          <w:noProof/>
        </w:rPr>
        <w:fldChar w:fldCharType="separate"/>
      </w:r>
      <w:r w:rsidR="00EE13BD">
        <w:rPr>
          <w:noProof/>
        </w:rPr>
        <w:t>1</w:t>
      </w:r>
      <w:r>
        <w:rPr>
          <w:noProof/>
        </w:rPr>
        <w:fldChar w:fldCharType="end"/>
      </w:r>
    </w:p>
    <w:p w:rsidR="00CE32BA" w:rsidRDefault="00CE32BA" w14:paraId="56123D73" w14:textId="5D15A80A">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6</w:t>
      </w:r>
      <w:r>
        <w:rPr>
          <w:rFonts w:hint="eastAsia"/>
          <w:noProof/>
        </w:rPr>
        <w:t>．</w:t>
      </w:r>
      <w:r>
        <w:rPr>
          <w:rFonts w:hint="eastAsia"/>
          <w:noProof/>
        </w:rPr>
        <w:t>1</w:t>
      </w:r>
      <w:r>
        <w:rPr>
          <w:rFonts w:asciiTheme="minorHAnsi" w:hAnsiTheme="minorHAnsi" w:cstheme="minorBidi"/>
          <w:noProof/>
          <w:color w:val="auto"/>
          <w:kern w:val="2"/>
          <w:sz w:val="22"/>
          <w:szCs w:val="24"/>
          <w:lang w:val="en-CA"/>
          <w14:ligatures w14:val="standardContextual"/>
        </w:rPr>
        <w:tab/>
      </w:r>
      <w:r>
        <w:rPr>
          <w:rFonts w:hint="eastAsia"/>
          <w:noProof/>
        </w:rPr>
        <w:t>一般规定</w:t>
      </w:r>
      <w:r>
        <w:rPr>
          <w:noProof/>
        </w:rPr>
        <w:tab/>
      </w:r>
      <w:r>
        <w:rPr>
          <w:noProof/>
        </w:rPr>
        <w:fldChar w:fldCharType="begin"/>
      </w:r>
      <w:r>
        <w:rPr>
          <w:noProof/>
        </w:rPr>
        <w:instrText xml:space="preserve"> PAGEREF _Toc213704836 \h </w:instrText>
      </w:r>
      <w:r>
        <w:rPr>
          <w:noProof/>
        </w:rPr>
      </w:r>
      <w:r>
        <w:rPr>
          <w:noProof/>
        </w:rPr>
        <w:fldChar w:fldCharType="separate"/>
      </w:r>
      <w:r w:rsidR="00EE13BD">
        <w:rPr>
          <w:noProof/>
        </w:rPr>
        <w:t>1</w:t>
      </w:r>
      <w:r>
        <w:rPr>
          <w:noProof/>
        </w:rPr>
        <w:fldChar w:fldCharType="end"/>
      </w:r>
    </w:p>
    <w:p w:rsidR="00CE32BA" w:rsidRDefault="00CE32BA" w14:paraId="14CC5852" w14:textId="7E9C4DB5">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7</w:t>
      </w:r>
      <w:r>
        <w:rPr>
          <w:rFonts w:asciiTheme="minorHAnsi" w:hAnsiTheme="minorHAnsi" w:cstheme="minorBidi"/>
          <w:noProof/>
          <w:color w:val="auto"/>
          <w:kern w:val="2"/>
          <w:sz w:val="22"/>
          <w:szCs w:val="24"/>
          <w:lang w:val="en-CA"/>
          <w14:ligatures w14:val="standardContextual"/>
        </w:rPr>
        <w:tab/>
      </w:r>
      <w:r>
        <w:rPr>
          <w:rFonts w:hint="eastAsia"/>
          <w:noProof/>
        </w:rPr>
        <w:t>通用数据环境</w:t>
      </w:r>
      <w:r>
        <w:rPr>
          <w:noProof/>
        </w:rPr>
        <w:tab/>
      </w:r>
      <w:r>
        <w:rPr>
          <w:noProof/>
        </w:rPr>
        <w:fldChar w:fldCharType="begin"/>
      </w:r>
      <w:r>
        <w:rPr>
          <w:noProof/>
        </w:rPr>
        <w:instrText xml:space="preserve"> PAGEREF _Toc213704837 \h </w:instrText>
      </w:r>
      <w:r>
        <w:rPr>
          <w:noProof/>
        </w:rPr>
      </w:r>
      <w:r>
        <w:rPr>
          <w:noProof/>
        </w:rPr>
        <w:fldChar w:fldCharType="separate"/>
      </w:r>
      <w:r w:rsidR="00EE13BD">
        <w:rPr>
          <w:noProof/>
        </w:rPr>
        <w:t>2</w:t>
      </w:r>
      <w:r>
        <w:rPr>
          <w:noProof/>
        </w:rPr>
        <w:fldChar w:fldCharType="end"/>
      </w:r>
    </w:p>
    <w:p w:rsidR="00CE32BA" w:rsidRDefault="00CE32BA" w14:paraId="7E64F8B5" w14:textId="2DD941C9">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7</w:t>
      </w:r>
      <w:r>
        <w:rPr>
          <w:rFonts w:hint="eastAsia"/>
          <w:noProof/>
        </w:rPr>
        <w:t>．</w:t>
      </w:r>
      <w:r>
        <w:rPr>
          <w:rFonts w:hint="eastAsia"/>
          <w:noProof/>
        </w:rPr>
        <w:t>1</w:t>
      </w:r>
      <w:r>
        <w:rPr>
          <w:rFonts w:asciiTheme="minorHAnsi" w:hAnsiTheme="minorHAnsi" w:cstheme="minorBidi"/>
          <w:noProof/>
          <w:color w:val="auto"/>
          <w:kern w:val="2"/>
          <w:sz w:val="22"/>
          <w:szCs w:val="24"/>
          <w:lang w:val="en-CA"/>
          <w14:ligatures w14:val="standardContextual"/>
        </w:rPr>
        <w:tab/>
      </w:r>
      <w:r>
        <w:rPr>
          <w:rFonts w:hint="eastAsia"/>
          <w:noProof/>
        </w:rPr>
        <w:t>基本功能</w:t>
      </w:r>
      <w:r>
        <w:rPr>
          <w:noProof/>
        </w:rPr>
        <w:tab/>
      </w:r>
      <w:r>
        <w:rPr>
          <w:noProof/>
        </w:rPr>
        <w:fldChar w:fldCharType="begin"/>
      </w:r>
      <w:r>
        <w:rPr>
          <w:noProof/>
        </w:rPr>
        <w:instrText xml:space="preserve"> PAGEREF _Toc213704838 \h </w:instrText>
      </w:r>
      <w:r>
        <w:rPr>
          <w:noProof/>
        </w:rPr>
      </w:r>
      <w:r>
        <w:rPr>
          <w:noProof/>
        </w:rPr>
        <w:fldChar w:fldCharType="separate"/>
      </w:r>
      <w:r w:rsidR="00EE13BD">
        <w:rPr>
          <w:noProof/>
        </w:rPr>
        <w:t>2</w:t>
      </w:r>
      <w:r>
        <w:rPr>
          <w:noProof/>
        </w:rPr>
        <w:fldChar w:fldCharType="end"/>
      </w:r>
    </w:p>
    <w:p w:rsidR="00CE32BA" w:rsidRDefault="00CE32BA" w14:paraId="02A63D6E" w14:textId="3E5608A7">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7</w:t>
      </w:r>
      <w:r>
        <w:rPr>
          <w:rFonts w:hint="eastAsia"/>
          <w:noProof/>
        </w:rPr>
        <w:t>．</w:t>
      </w:r>
      <w:r>
        <w:rPr>
          <w:rFonts w:hint="eastAsia"/>
          <w:noProof/>
        </w:rPr>
        <w:t>2</w:t>
      </w:r>
      <w:r>
        <w:rPr>
          <w:rFonts w:asciiTheme="minorHAnsi" w:hAnsiTheme="minorHAnsi" w:cstheme="minorBidi"/>
          <w:noProof/>
          <w:color w:val="auto"/>
          <w:kern w:val="2"/>
          <w:sz w:val="22"/>
          <w:szCs w:val="24"/>
          <w:lang w:val="en-CA"/>
          <w14:ligatures w14:val="standardContextual"/>
        </w:rPr>
        <w:tab/>
      </w:r>
      <w:r>
        <w:rPr>
          <w:rFonts w:hint="eastAsia"/>
          <w:noProof/>
        </w:rPr>
        <w:t>数据管理</w:t>
      </w:r>
      <w:r>
        <w:rPr>
          <w:noProof/>
        </w:rPr>
        <w:tab/>
      </w:r>
      <w:r>
        <w:rPr>
          <w:noProof/>
        </w:rPr>
        <w:fldChar w:fldCharType="begin"/>
      </w:r>
      <w:r>
        <w:rPr>
          <w:noProof/>
        </w:rPr>
        <w:instrText xml:space="preserve"> PAGEREF _Toc213704839 \h </w:instrText>
      </w:r>
      <w:r>
        <w:rPr>
          <w:noProof/>
        </w:rPr>
      </w:r>
      <w:r>
        <w:rPr>
          <w:noProof/>
        </w:rPr>
        <w:fldChar w:fldCharType="separate"/>
      </w:r>
      <w:r w:rsidR="00EE13BD">
        <w:rPr>
          <w:noProof/>
        </w:rPr>
        <w:t>2</w:t>
      </w:r>
      <w:r>
        <w:rPr>
          <w:noProof/>
        </w:rPr>
        <w:fldChar w:fldCharType="end"/>
      </w:r>
    </w:p>
    <w:p w:rsidR="00CE32BA" w:rsidRDefault="00CE32BA" w14:paraId="3E8F5A3C" w14:textId="06C1D2F2">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7</w:t>
      </w:r>
      <w:r>
        <w:rPr>
          <w:rFonts w:hint="eastAsia"/>
          <w:noProof/>
        </w:rPr>
        <w:t>．</w:t>
      </w:r>
      <w:r>
        <w:rPr>
          <w:rFonts w:hint="eastAsia"/>
          <w:noProof/>
        </w:rPr>
        <w:t>3</w:t>
      </w:r>
      <w:r>
        <w:rPr>
          <w:rFonts w:asciiTheme="minorHAnsi" w:hAnsiTheme="minorHAnsi" w:cstheme="minorBidi"/>
          <w:noProof/>
          <w:color w:val="auto"/>
          <w:kern w:val="2"/>
          <w:sz w:val="22"/>
          <w:szCs w:val="24"/>
          <w:lang w:val="en-CA"/>
          <w14:ligatures w14:val="standardContextual"/>
        </w:rPr>
        <w:tab/>
      </w:r>
      <w:r>
        <w:rPr>
          <w:rFonts w:hint="eastAsia"/>
          <w:noProof/>
        </w:rPr>
        <w:t>流程管理</w:t>
      </w:r>
      <w:r>
        <w:rPr>
          <w:noProof/>
        </w:rPr>
        <w:tab/>
      </w:r>
      <w:r>
        <w:rPr>
          <w:noProof/>
        </w:rPr>
        <w:fldChar w:fldCharType="begin"/>
      </w:r>
      <w:r>
        <w:rPr>
          <w:noProof/>
        </w:rPr>
        <w:instrText xml:space="preserve"> PAGEREF _Toc213704840 \h </w:instrText>
      </w:r>
      <w:r>
        <w:rPr>
          <w:noProof/>
        </w:rPr>
      </w:r>
      <w:r>
        <w:rPr>
          <w:noProof/>
        </w:rPr>
        <w:fldChar w:fldCharType="separate"/>
      </w:r>
      <w:r w:rsidR="00EE13BD">
        <w:rPr>
          <w:noProof/>
        </w:rPr>
        <w:t>3</w:t>
      </w:r>
      <w:r>
        <w:rPr>
          <w:noProof/>
        </w:rPr>
        <w:fldChar w:fldCharType="end"/>
      </w:r>
    </w:p>
    <w:p w:rsidR="00CE32BA" w:rsidRDefault="00CE32BA" w14:paraId="1C858F43" w14:textId="54E429B5">
      <w:pPr>
        <w:pStyle w:val="TOC2"/>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7</w:t>
      </w:r>
      <w:r>
        <w:rPr>
          <w:rFonts w:hint="eastAsia"/>
          <w:noProof/>
        </w:rPr>
        <w:t>．</w:t>
      </w:r>
      <w:r>
        <w:rPr>
          <w:rFonts w:hint="eastAsia"/>
          <w:noProof/>
        </w:rPr>
        <w:t>4</w:t>
      </w:r>
      <w:r>
        <w:rPr>
          <w:rFonts w:asciiTheme="minorHAnsi" w:hAnsiTheme="minorHAnsi" w:cstheme="minorBidi"/>
          <w:noProof/>
          <w:color w:val="auto"/>
          <w:kern w:val="2"/>
          <w:sz w:val="22"/>
          <w:szCs w:val="24"/>
          <w:lang w:val="en-CA"/>
          <w14:ligatures w14:val="standardContextual"/>
        </w:rPr>
        <w:tab/>
      </w:r>
      <w:r>
        <w:rPr>
          <w:rFonts w:hint="eastAsia"/>
          <w:noProof/>
        </w:rPr>
        <w:t>项目组织管理</w:t>
      </w:r>
      <w:r>
        <w:rPr>
          <w:noProof/>
        </w:rPr>
        <w:tab/>
      </w:r>
      <w:r>
        <w:rPr>
          <w:noProof/>
        </w:rPr>
        <w:fldChar w:fldCharType="begin"/>
      </w:r>
      <w:r>
        <w:rPr>
          <w:noProof/>
        </w:rPr>
        <w:instrText xml:space="preserve"> PAGEREF _Toc213704841 \h </w:instrText>
      </w:r>
      <w:r>
        <w:rPr>
          <w:noProof/>
        </w:rPr>
      </w:r>
      <w:r>
        <w:rPr>
          <w:noProof/>
        </w:rPr>
        <w:fldChar w:fldCharType="separate"/>
      </w:r>
      <w:r w:rsidR="00EE13BD">
        <w:rPr>
          <w:noProof/>
        </w:rPr>
        <w:t>4</w:t>
      </w:r>
      <w:r>
        <w:rPr>
          <w:noProof/>
        </w:rPr>
        <w:fldChar w:fldCharType="end"/>
      </w:r>
    </w:p>
    <w:p w:rsidR="00CE32BA" w:rsidRDefault="00CE32BA" w14:paraId="4AD5B131" w14:textId="1789C495">
      <w:pPr>
        <w:pStyle w:val="TOC1"/>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附录</w:t>
      </w:r>
      <w:r>
        <w:rPr>
          <w:rFonts w:hint="eastAsia"/>
          <w:noProof/>
        </w:rPr>
        <w:t>A</w:t>
      </w:r>
      <w:r>
        <w:rPr>
          <w:rFonts w:asciiTheme="minorHAnsi" w:hAnsiTheme="minorHAnsi" w:cstheme="minorBidi"/>
          <w:noProof/>
          <w:color w:val="auto"/>
          <w:kern w:val="2"/>
          <w:sz w:val="22"/>
          <w:szCs w:val="24"/>
          <w:lang w:val="en-CA"/>
          <w14:ligatures w14:val="standardContextual"/>
        </w:rPr>
        <w:tab/>
      </w:r>
      <w:r>
        <w:rPr>
          <w:rFonts w:hint="eastAsia"/>
          <w:noProof/>
        </w:rPr>
        <w:t>模型单元系统分类</w:t>
      </w:r>
      <w:r w:rsidRPr="00DF4EBD">
        <w:rPr>
          <w:rFonts w:hint="eastAsia"/>
          <w:noProof/>
          <w:highlight w:val="yellow"/>
        </w:rPr>
        <w:t>（待确认）</w:t>
      </w:r>
      <w:r>
        <w:rPr>
          <w:noProof/>
        </w:rPr>
        <w:tab/>
      </w:r>
      <w:r>
        <w:rPr>
          <w:noProof/>
        </w:rPr>
        <w:fldChar w:fldCharType="begin"/>
      </w:r>
      <w:r>
        <w:rPr>
          <w:noProof/>
        </w:rPr>
        <w:instrText xml:space="preserve"> PAGEREF _Toc213704842 \h </w:instrText>
      </w:r>
      <w:r>
        <w:rPr>
          <w:noProof/>
        </w:rPr>
      </w:r>
      <w:r>
        <w:rPr>
          <w:noProof/>
        </w:rPr>
        <w:fldChar w:fldCharType="separate"/>
      </w:r>
      <w:r w:rsidR="00EE13BD">
        <w:rPr>
          <w:noProof/>
        </w:rPr>
        <w:t>5</w:t>
      </w:r>
      <w:r>
        <w:rPr>
          <w:noProof/>
        </w:rPr>
        <w:fldChar w:fldCharType="end"/>
      </w:r>
    </w:p>
    <w:p w:rsidR="00CE32BA" w:rsidRDefault="00CE32BA" w14:paraId="02FB72F4" w14:textId="1AE28BA6">
      <w:pPr>
        <w:pStyle w:val="TOC1"/>
        <w:tabs>
          <w:tab w:val="left" w:pos="1680"/>
          <w:tab w:val="right" w:leader="dot" w:pos="9628"/>
        </w:tabs>
        <w:ind w:firstLine="447"/>
        <w:rPr>
          <w:rFonts w:asciiTheme="minorHAnsi" w:hAnsiTheme="minorHAnsi" w:cstheme="minorBidi"/>
          <w:noProof/>
          <w:color w:val="auto"/>
          <w:kern w:val="2"/>
          <w:sz w:val="22"/>
          <w:szCs w:val="24"/>
          <w:lang w:val="en-CA"/>
          <w14:ligatures w14:val="standardContextual"/>
        </w:rPr>
      </w:pPr>
      <w:r>
        <w:rPr>
          <w:rFonts w:hint="eastAsia"/>
          <w:noProof/>
        </w:rPr>
        <w:t>附录</w:t>
      </w:r>
      <w:r>
        <w:rPr>
          <w:rFonts w:hint="eastAsia"/>
          <w:noProof/>
        </w:rPr>
        <w:t>B</w:t>
      </w:r>
      <w:r>
        <w:rPr>
          <w:rFonts w:asciiTheme="minorHAnsi" w:hAnsiTheme="minorHAnsi" w:cstheme="minorBidi"/>
          <w:noProof/>
          <w:color w:val="auto"/>
          <w:kern w:val="2"/>
          <w:sz w:val="22"/>
          <w:szCs w:val="24"/>
          <w:lang w:val="en-CA"/>
          <w14:ligatures w14:val="standardContextual"/>
        </w:rPr>
        <w:tab/>
      </w:r>
      <w:r>
        <w:rPr>
          <w:rFonts w:hint="eastAsia"/>
          <w:noProof/>
        </w:rPr>
        <w:t>模型单元属性分类</w:t>
      </w:r>
      <w:r w:rsidRPr="00DF4EBD">
        <w:rPr>
          <w:rFonts w:hint="eastAsia"/>
          <w:noProof/>
          <w:highlight w:val="yellow"/>
        </w:rPr>
        <w:t>（待确认）</w:t>
      </w:r>
      <w:r>
        <w:rPr>
          <w:noProof/>
        </w:rPr>
        <w:tab/>
      </w:r>
      <w:r>
        <w:rPr>
          <w:noProof/>
        </w:rPr>
        <w:fldChar w:fldCharType="begin"/>
      </w:r>
      <w:r>
        <w:rPr>
          <w:noProof/>
        </w:rPr>
        <w:instrText xml:space="preserve"> PAGEREF _Toc213704843 \h </w:instrText>
      </w:r>
      <w:r>
        <w:rPr>
          <w:noProof/>
        </w:rPr>
      </w:r>
      <w:r>
        <w:rPr>
          <w:noProof/>
        </w:rPr>
        <w:fldChar w:fldCharType="separate"/>
      </w:r>
      <w:r w:rsidR="00EE13BD">
        <w:rPr>
          <w:noProof/>
        </w:rPr>
        <w:t>10</w:t>
      </w:r>
      <w:r>
        <w:rPr>
          <w:noProof/>
        </w:rPr>
        <w:fldChar w:fldCharType="end"/>
      </w:r>
    </w:p>
    <w:p w:rsidR="00CE32BA" w:rsidRDefault="00CE32BA" w14:paraId="0375BF6E" w14:textId="20FE27D8">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8</w:t>
      </w:r>
      <w:r>
        <w:rPr>
          <w:rFonts w:asciiTheme="minorHAnsi" w:hAnsiTheme="minorHAnsi" w:cstheme="minorBidi"/>
          <w:noProof/>
          <w:color w:val="auto"/>
          <w:kern w:val="2"/>
          <w:sz w:val="22"/>
          <w:szCs w:val="24"/>
          <w:lang w:val="en-CA"/>
          <w14:ligatures w14:val="standardContextual"/>
        </w:rPr>
        <w:tab/>
      </w:r>
      <w:r>
        <w:rPr>
          <w:rFonts w:hint="eastAsia"/>
          <w:noProof/>
        </w:rPr>
        <w:t>本标准用词说明</w:t>
      </w:r>
      <w:r>
        <w:rPr>
          <w:noProof/>
        </w:rPr>
        <w:tab/>
      </w:r>
      <w:r>
        <w:rPr>
          <w:noProof/>
        </w:rPr>
        <w:fldChar w:fldCharType="begin"/>
      </w:r>
      <w:r>
        <w:rPr>
          <w:noProof/>
        </w:rPr>
        <w:instrText xml:space="preserve"> PAGEREF _Toc213704844 \h </w:instrText>
      </w:r>
      <w:r>
        <w:rPr>
          <w:noProof/>
        </w:rPr>
      </w:r>
      <w:r>
        <w:rPr>
          <w:noProof/>
        </w:rPr>
        <w:fldChar w:fldCharType="separate"/>
      </w:r>
      <w:r w:rsidR="00EE13BD">
        <w:rPr>
          <w:noProof/>
        </w:rPr>
        <w:t>11</w:t>
      </w:r>
      <w:r>
        <w:rPr>
          <w:noProof/>
        </w:rPr>
        <w:fldChar w:fldCharType="end"/>
      </w:r>
    </w:p>
    <w:p w:rsidR="00CE32BA" w:rsidRDefault="00CE32BA" w14:paraId="573D88B2" w14:textId="4EA1ACE5">
      <w:pPr>
        <w:pStyle w:val="TOC1"/>
        <w:tabs>
          <w:tab w:val="left" w:pos="1260"/>
          <w:tab w:val="right" w:leader="dot" w:pos="9628"/>
        </w:tabs>
        <w:ind w:firstLine="447"/>
        <w:rPr>
          <w:rFonts w:asciiTheme="minorHAnsi" w:hAnsiTheme="minorHAnsi" w:cstheme="minorBidi"/>
          <w:noProof/>
          <w:color w:val="auto"/>
          <w:kern w:val="2"/>
          <w:sz w:val="22"/>
          <w:szCs w:val="24"/>
          <w:lang w:val="en-CA"/>
          <w14:ligatures w14:val="standardContextual"/>
        </w:rPr>
      </w:pPr>
      <w:r w:rsidRPr="00DF4EBD">
        <w:rPr>
          <w:noProof/>
        </w:rPr>
        <w:t>9</w:t>
      </w:r>
      <w:r>
        <w:rPr>
          <w:rFonts w:asciiTheme="minorHAnsi" w:hAnsiTheme="minorHAnsi" w:cstheme="minorBidi"/>
          <w:noProof/>
          <w:color w:val="auto"/>
          <w:kern w:val="2"/>
          <w:sz w:val="22"/>
          <w:szCs w:val="24"/>
          <w:lang w:val="en-CA"/>
          <w14:ligatures w14:val="standardContextual"/>
        </w:rPr>
        <w:tab/>
      </w:r>
      <w:r>
        <w:rPr>
          <w:rFonts w:hint="eastAsia"/>
          <w:noProof/>
        </w:rPr>
        <w:t>引用标准名录</w:t>
      </w:r>
      <w:r w:rsidRPr="00DF4EBD">
        <w:rPr>
          <w:rFonts w:hint="eastAsia"/>
          <w:noProof/>
          <w:highlight w:val="yellow"/>
        </w:rPr>
        <w:t>（待确认）</w:t>
      </w:r>
      <w:r>
        <w:rPr>
          <w:noProof/>
        </w:rPr>
        <w:tab/>
      </w:r>
      <w:r>
        <w:rPr>
          <w:noProof/>
        </w:rPr>
        <w:fldChar w:fldCharType="begin"/>
      </w:r>
      <w:r>
        <w:rPr>
          <w:noProof/>
        </w:rPr>
        <w:instrText xml:space="preserve"> PAGEREF _Toc213704845 \h </w:instrText>
      </w:r>
      <w:r>
        <w:rPr>
          <w:noProof/>
        </w:rPr>
      </w:r>
      <w:r>
        <w:rPr>
          <w:noProof/>
        </w:rPr>
        <w:fldChar w:fldCharType="separate"/>
      </w:r>
      <w:r w:rsidR="00EE13BD">
        <w:rPr>
          <w:noProof/>
        </w:rPr>
        <w:t>12</w:t>
      </w:r>
      <w:r>
        <w:rPr>
          <w:noProof/>
        </w:rPr>
        <w:fldChar w:fldCharType="end"/>
      </w:r>
    </w:p>
    <w:p w:rsidRPr="00C43007" w:rsidR="00076D48" w:rsidP="00B409E2" w:rsidRDefault="00C84CE8" w14:paraId="5FACE368" w14:textId="6EB20C2B">
      <w:pPr>
        <w:ind w:firstLine="447"/>
        <w:rPr>
          <w:lang w:val="en-US"/>
        </w:rPr>
      </w:pPr>
      <w:r>
        <w:fldChar w:fldCharType="end"/>
      </w:r>
      <w:r w:rsidRPr="00C43007" w:rsidR="002D354D">
        <w:rPr>
          <w:rFonts w:hint="eastAsia"/>
          <w:lang w:val="en-US"/>
        </w:rPr>
        <w:t xml:space="preserve"> </w:t>
      </w:r>
    </w:p>
    <w:p w:rsidR="00101D53" w:rsidP="00B409E2" w:rsidRDefault="00101D53" w14:paraId="4D30A2E4" w14:textId="77777777">
      <w:pPr>
        <w:ind w:firstLine="447"/>
        <w:jc w:val="center"/>
        <w:rPr>
          <w:lang w:val="en-US"/>
        </w:rPr>
        <w:sectPr w:rsidR="00101D53" w:rsidSect="00BB04E8">
          <w:pgSz w:w="11906" w:h="16838" w:orient="portrait"/>
          <w:pgMar w:top="1701" w:right="1701" w:bottom="1797" w:left="1418" w:header="709" w:footer="851" w:gutter="0"/>
          <w:pgNumType w:start="1"/>
          <w:cols w:space="720"/>
        </w:sectPr>
      </w:pPr>
    </w:p>
    <w:p w:rsidRPr="00D67ACB" w:rsidR="0095374A" w:rsidP="00B409E2" w:rsidRDefault="0095374A" w14:paraId="23E6C54A" w14:textId="65A993AA">
      <w:pPr>
        <w:ind w:firstLine="596"/>
        <w:jc w:val="center"/>
        <w:rPr>
          <w:sz w:val="28"/>
          <w:szCs w:val="28"/>
          <w:lang w:val="en-US"/>
        </w:rPr>
      </w:pPr>
      <w:r w:rsidRPr="00D67ACB">
        <w:rPr>
          <w:sz w:val="28"/>
          <w:szCs w:val="28"/>
          <w:lang w:val="en-US"/>
        </w:rPr>
        <w:t>Contents</w:t>
      </w:r>
      <w:r w:rsidRPr="00CE32BA" w:rsidR="00CE32BA">
        <w:rPr>
          <w:rFonts w:hint="eastAsia"/>
          <w:sz w:val="28"/>
          <w:szCs w:val="28"/>
          <w:highlight w:val="yellow"/>
          <w:lang w:val="en-US"/>
        </w:rPr>
        <w:t>（待修订）</w:t>
      </w:r>
    </w:p>
    <w:sdt>
      <w:sdtPr>
        <w:id w:val="1129055752"/>
        <w:docPartObj>
          <w:docPartGallery w:val="Table of Contents"/>
          <w:docPartUnique/>
        </w:docPartObj>
        <w:rPr>
          <w:rFonts w:ascii="ＭＳ 明朝" w:hAnsi="ＭＳ 明朝" w:eastAsia="ＭＳ 明朝" w:cs="Arial Unicode MS" w:asciiTheme="minorEastAsia" w:hAnsiTheme="minorEastAsia" w:eastAsiaTheme="minorEastAsia"/>
          <w:color w:val="000000"/>
          <w:sz w:val="21"/>
          <w:szCs w:val="21"/>
          <w:lang w:val="zh-CN"/>
        </w:rPr>
      </w:sdtPr>
      <w:sdtEndPr>
        <w:rPr>
          <w:rFonts w:ascii="ＭＳ 明朝" w:hAnsi="ＭＳ 明朝" w:eastAsia="ＭＳ 明朝" w:cs="Arial Unicode MS" w:asciiTheme="minorEastAsia" w:hAnsiTheme="minorEastAsia" w:eastAsiaTheme="minorEastAsia"/>
          <w:color w:val="000000" w:themeColor="text1"/>
          <w:sz w:val="21"/>
          <w:szCs w:val="21"/>
          <w:lang w:val="zh-CN"/>
        </w:rPr>
      </w:sdtEndPr>
      <w:sdtContent>
        <w:p w:rsidR="00C84CE8" w:rsidP="00C84CE8" w:rsidRDefault="00C84CE8" w14:paraId="70DB1661" w14:textId="5643A338">
          <w:pPr>
            <w:pStyle w:val="TOCHeading"/>
          </w:pPr>
        </w:p>
        <w:p w:rsidRPr="00B34804" w:rsidR="00C84CE8" w:rsidRDefault="00C84CE8" w14:paraId="1FF67563" w14:textId="4BF3F356">
          <w:pPr>
            <w:pStyle w:val="TOC1"/>
            <w:ind w:firstLine="447"/>
            <w:rPr>
              <w:lang w:val="en-US"/>
            </w:rPr>
          </w:pPr>
          <w:r w:rsidRPr="00631CAD">
            <w:rPr>
              <w:noProof/>
              <w:lang w:val="en-US"/>
            </w:rPr>
            <w:t>1</w:t>
          </w:r>
          <w:r>
            <w:rPr>
              <w:noProof/>
              <w:lang w:val="en-US"/>
            </w:rPr>
            <w:tab/>
          </w:r>
          <w:r>
            <w:rPr>
              <w:rFonts w:asciiTheme="minorHAnsi" w:hAnsiTheme="minorHAnsi" w:cstheme="minorBidi"/>
              <w:noProof/>
              <w:color w:val="auto"/>
              <w:kern w:val="2"/>
              <w:lang w:val="en-US"/>
            </w:rPr>
            <w:tab/>
          </w:r>
          <w:r w:rsidRPr="00B409E2">
            <w:rPr>
              <w:noProof/>
              <w:lang w:val="en-US"/>
            </w:rPr>
            <w:t xml:space="preserve">General </w:t>
          </w:r>
          <w:r>
            <w:rPr>
              <w:noProof/>
              <w:lang w:val="en-US"/>
            </w:rPr>
            <w:t>provisions</w:t>
          </w:r>
          <w:r>
            <w:ptab w:alignment="right" w:relativeTo="margin" w:leader="dot"/>
          </w:r>
          <w:r w:rsidRPr="00B34804">
            <w:rPr>
              <w:bCs/>
              <w:lang w:val="en-US"/>
            </w:rPr>
            <w:t>1</w:t>
          </w:r>
        </w:p>
        <w:p w:rsidRPr="00B34804" w:rsidR="00C84CE8" w:rsidRDefault="00C84CE8" w14:paraId="3FA67BB9" w14:textId="6504A458">
          <w:pPr>
            <w:pStyle w:val="TOC1"/>
            <w:ind w:firstLine="447"/>
            <w:rPr>
              <w:bCs/>
              <w:lang w:val="en-US"/>
            </w:rPr>
          </w:pPr>
          <w:r w:rsidRPr="00632ED5">
            <w:rPr>
              <w:noProof/>
              <w:lang w:val="en-US"/>
            </w:rPr>
            <w:t>2</w:t>
          </w:r>
          <w:r w:rsidRPr="00632ED5">
            <w:rPr>
              <w:noProof/>
              <w:lang w:val="en-US"/>
            </w:rPr>
            <w:tab/>
          </w:r>
          <w:r w:rsidRPr="00632ED5">
            <w:rPr>
              <w:rFonts w:asciiTheme="minorHAnsi" w:hAnsiTheme="minorHAnsi" w:cstheme="minorBidi"/>
              <w:noProof/>
              <w:color w:val="auto"/>
              <w:kern w:val="2"/>
              <w:lang w:val="en-US"/>
            </w:rPr>
            <w:tab/>
          </w:r>
          <w:r w:rsidRPr="00632ED5">
            <w:rPr>
              <w:noProof/>
              <w:lang w:val="en-US"/>
            </w:rPr>
            <w:t>Terms</w:t>
          </w:r>
          <w:r w:rsidRPr="00632ED5">
            <w:ptab w:alignment="right" w:relativeTo="margin" w:leader="dot"/>
          </w:r>
          <w:r w:rsidRPr="00B34804" w:rsidR="00632ED5">
            <w:rPr>
              <w:bCs/>
              <w:lang w:val="en-US"/>
            </w:rPr>
            <w:t>2</w:t>
          </w:r>
        </w:p>
        <w:p w:rsidR="00C84CE8" w:rsidP="00C84CE8" w:rsidRDefault="00C84CE8" w14:paraId="23C335D6" w14:textId="6A7FB30F">
          <w:pPr>
            <w:pStyle w:val="TOC1"/>
            <w:ind w:firstLine="447"/>
            <w:rPr>
              <w:bCs/>
              <w:lang w:val="en-US"/>
            </w:rPr>
          </w:pPr>
          <w:r w:rsidRPr="00632ED5">
            <w:rPr>
              <w:noProof/>
              <w:lang w:val="en-US"/>
            </w:rPr>
            <w:t>3</w:t>
          </w:r>
          <w:r w:rsidRPr="00632ED5">
            <w:rPr>
              <w:noProof/>
              <w:lang w:val="en-US"/>
            </w:rPr>
            <w:tab/>
          </w:r>
          <w:r w:rsidRPr="00632ED5">
            <w:rPr>
              <w:rFonts w:asciiTheme="minorHAnsi" w:hAnsiTheme="minorHAnsi" w:cstheme="minorBidi"/>
              <w:noProof/>
              <w:color w:val="auto"/>
              <w:kern w:val="2"/>
              <w:lang w:val="en-US"/>
            </w:rPr>
            <w:tab/>
          </w:r>
          <w:r w:rsidR="00245A92">
            <w:rPr>
              <w:noProof/>
              <w:lang w:val="en-US"/>
            </w:rPr>
            <w:t>Basic r</w:t>
          </w:r>
          <w:r w:rsidRPr="00632ED5" w:rsidR="00697323">
            <w:rPr>
              <w:noProof/>
              <w:lang w:val="en-US"/>
            </w:rPr>
            <w:t>equirements</w:t>
          </w:r>
          <w:r w:rsidRPr="00632ED5">
            <w:rPr>
              <w:lang w:val="en-US"/>
            </w:rPr>
            <w:t xml:space="preserve"> </w:t>
          </w:r>
          <w:r w:rsidRPr="00632ED5">
            <w:ptab w:alignment="right" w:relativeTo="margin" w:leader="dot"/>
          </w:r>
          <w:r w:rsidR="00B23463">
            <w:rPr>
              <w:rFonts w:hint="eastAsia"/>
              <w:bCs/>
              <w:lang w:val="en-US"/>
            </w:rPr>
            <w:t>3</w:t>
          </w:r>
        </w:p>
        <w:p w:rsidRPr="00632ED5" w:rsidR="00697323" w:rsidP="00697323" w:rsidRDefault="00697323" w14:paraId="6735B955" w14:textId="7C595EE1">
          <w:pPr>
            <w:pStyle w:val="TOC2"/>
            <w:ind w:left="567" w:leftChars="270" w:firstLine="447"/>
            <w:rPr>
              <w:lang w:val="en-US"/>
            </w:rPr>
          </w:pPr>
          <w:r>
            <w:rPr>
              <w:lang w:val="en-US"/>
            </w:rPr>
            <w:t>3</w:t>
          </w:r>
          <w:r w:rsidRPr="00632ED5">
            <w:rPr>
              <w:lang w:val="en-US"/>
            </w:rPr>
            <w:t>.1</w:t>
          </w:r>
          <w:r w:rsidRPr="00632ED5">
            <w:rPr>
              <w:rFonts w:asciiTheme="minorHAnsi" w:hAnsiTheme="minorHAnsi" w:cstheme="minorBidi"/>
              <w:noProof/>
              <w:color w:val="auto"/>
              <w:kern w:val="2"/>
              <w:lang w:val="en-US"/>
            </w:rPr>
            <w:tab/>
          </w:r>
          <w:r w:rsidRPr="00632ED5" w:rsidR="00245A92">
            <w:rPr>
              <w:rFonts w:hint="eastAsia"/>
              <w:noProof/>
              <w:lang w:val="en-US"/>
            </w:rPr>
            <w:t>G</w:t>
          </w:r>
          <w:r w:rsidRPr="00632ED5" w:rsidR="00245A92">
            <w:rPr>
              <w:noProof/>
              <w:lang w:val="en-US"/>
            </w:rPr>
            <w:t>ereral requirements</w:t>
          </w:r>
          <w:r w:rsidRPr="001025F4">
            <w:rPr>
              <w:lang w:val="en-US"/>
            </w:rPr>
            <w:t xml:space="preserve"> </w:t>
          </w:r>
          <w:r w:rsidRPr="00632ED5">
            <w:ptab w:alignment="right" w:relativeTo="margin" w:leader="dot"/>
          </w:r>
          <w:r w:rsidR="001025F4">
            <w:rPr>
              <w:lang w:val="en-US"/>
            </w:rPr>
            <w:t>3</w:t>
          </w:r>
        </w:p>
        <w:p w:rsidR="00697323" w:rsidP="00697323" w:rsidRDefault="00697323" w14:paraId="1313D982" w14:textId="4D1C3CE1">
          <w:pPr>
            <w:ind w:left="567" w:leftChars="270" w:firstLine="447"/>
            <w:rPr>
              <w:lang w:val="en-US"/>
            </w:rPr>
          </w:pPr>
          <w:r>
            <w:rPr>
              <w:lang w:val="en-US"/>
            </w:rPr>
            <w:t>3</w:t>
          </w:r>
          <w:r w:rsidRPr="00632ED5">
            <w:rPr>
              <w:lang w:val="en-US"/>
            </w:rPr>
            <w:t>.2</w:t>
          </w:r>
          <w:r w:rsidRPr="00632ED5">
            <w:rPr>
              <w:rFonts w:asciiTheme="minorHAnsi" w:hAnsiTheme="minorHAnsi" w:cstheme="minorBidi"/>
              <w:noProof/>
              <w:color w:val="auto"/>
              <w:kern w:val="2"/>
              <w:lang w:val="en-US"/>
            </w:rPr>
            <w:tab/>
          </w:r>
          <w:r w:rsidRPr="00632ED5" w:rsidR="00245A92">
            <w:rPr>
              <w:noProof/>
              <w:lang w:val="en-US"/>
            </w:rPr>
            <w:t>Naming rules</w:t>
          </w:r>
          <w:r w:rsidRPr="008635CB" w:rsidR="00245A92">
            <w:rPr>
              <w:lang w:val="en-US"/>
            </w:rPr>
            <w:t xml:space="preserve"> </w:t>
          </w:r>
          <w:r w:rsidRPr="00632ED5">
            <w:ptab w:alignment="right" w:relativeTo="margin" w:leader="dot"/>
          </w:r>
          <w:r w:rsidR="003A0B80">
            <w:rPr>
              <w:lang w:val="en-US"/>
            </w:rPr>
            <w:t>3</w:t>
          </w:r>
        </w:p>
        <w:p w:rsidR="00CE084D" w:rsidP="00CE084D" w:rsidRDefault="00CE084D" w14:paraId="3C9217E5" w14:textId="50963B91">
          <w:pPr>
            <w:ind w:left="567" w:leftChars="270" w:firstLine="447"/>
            <w:rPr>
              <w:lang w:val="en-US"/>
            </w:rPr>
          </w:pPr>
          <w:r>
            <w:rPr>
              <w:lang w:val="en-US"/>
            </w:rPr>
            <w:t>3</w:t>
          </w:r>
          <w:r w:rsidRPr="00632ED5">
            <w:rPr>
              <w:lang w:val="en-US"/>
            </w:rPr>
            <w:t>.</w:t>
          </w:r>
          <w:r>
            <w:rPr>
              <w:lang w:val="en-US"/>
            </w:rPr>
            <w:t>3</w:t>
          </w:r>
          <w:r w:rsidRPr="00632ED5">
            <w:rPr>
              <w:rFonts w:asciiTheme="minorHAnsi" w:hAnsiTheme="minorHAnsi" w:cstheme="minorBidi"/>
              <w:noProof/>
              <w:color w:val="auto"/>
              <w:kern w:val="2"/>
              <w:lang w:val="en-US"/>
            </w:rPr>
            <w:tab/>
          </w:r>
          <w:r>
            <w:rPr>
              <w:noProof/>
              <w:lang w:val="en-US"/>
            </w:rPr>
            <w:t>Version managements</w:t>
          </w:r>
          <w:r w:rsidRPr="00632ED5">
            <w:rPr>
              <w:lang w:val="en-US"/>
            </w:rPr>
            <w:t xml:space="preserve"> </w:t>
          </w:r>
          <w:r w:rsidRPr="00632ED5">
            <w:ptab w:alignment="right" w:relativeTo="margin" w:leader="dot"/>
          </w:r>
          <w:r>
            <w:rPr>
              <w:lang w:val="en-US"/>
            </w:rPr>
            <w:t>5</w:t>
          </w:r>
        </w:p>
        <w:p w:rsidRPr="00632ED5" w:rsidR="00C84CE8" w:rsidP="00C84CE8" w:rsidRDefault="00C84CE8" w14:paraId="6D75BC21" w14:textId="4127449A">
          <w:pPr>
            <w:pStyle w:val="TOC1"/>
            <w:ind w:firstLine="447"/>
            <w:rPr>
              <w:bCs/>
              <w:lang w:val="en-US"/>
            </w:rPr>
          </w:pPr>
          <w:r w:rsidRPr="00632ED5">
            <w:rPr>
              <w:noProof/>
              <w:lang w:val="en-US"/>
            </w:rPr>
            <w:t>4</w:t>
          </w:r>
          <w:r w:rsidRPr="00632ED5">
            <w:rPr>
              <w:noProof/>
              <w:lang w:val="en-US"/>
            </w:rPr>
            <w:tab/>
          </w:r>
          <w:r w:rsidRPr="00632ED5">
            <w:rPr>
              <w:rFonts w:asciiTheme="minorHAnsi" w:hAnsiTheme="minorHAnsi" w:cstheme="minorBidi"/>
              <w:noProof/>
              <w:color w:val="auto"/>
              <w:kern w:val="2"/>
              <w:lang w:val="en-US"/>
            </w:rPr>
            <w:tab/>
          </w:r>
          <w:r w:rsidR="00F762D0">
            <w:rPr>
              <w:noProof/>
              <w:lang w:val="en-US"/>
            </w:rPr>
            <w:t>Delivery preparation</w:t>
          </w:r>
          <w:r w:rsidRPr="00632ED5">
            <w:rPr>
              <w:lang w:val="en-US"/>
            </w:rPr>
            <w:t xml:space="preserve"> </w:t>
          </w:r>
          <w:r w:rsidRPr="00632ED5">
            <w:ptab w:alignment="right" w:relativeTo="margin" w:leader="dot"/>
          </w:r>
          <w:r w:rsidR="00CE084D">
            <w:rPr>
              <w:bCs/>
              <w:lang w:val="en-US"/>
            </w:rPr>
            <w:t>6</w:t>
          </w:r>
        </w:p>
        <w:p w:rsidRPr="00632ED5" w:rsidR="00C84CE8" w:rsidP="00F66671" w:rsidRDefault="00C84CE8" w14:paraId="4DBA761F" w14:textId="03BC96B5">
          <w:pPr>
            <w:pStyle w:val="TOC2"/>
            <w:ind w:left="567" w:leftChars="270" w:firstLine="447"/>
            <w:rPr>
              <w:lang w:val="en-US"/>
            </w:rPr>
          </w:pPr>
          <w:r w:rsidRPr="00632ED5">
            <w:rPr>
              <w:lang w:val="en-US"/>
            </w:rPr>
            <w:t>4.1</w:t>
          </w:r>
          <w:r w:rsidRPr="00632ED5">
            <w:rPr>
              <w:rFonts w:asciiTheme="minorHAnsi" w:hAnsiTheme="minorHAnsi" w:cstheme="minorBidi"/>
              <w:noProof/>
              <w:color w:val="auto"/>
              <w:kern w:val="2"/>
              <w:lang w:val="en-US"/>
            </w:rPr>
            <w:tab/>
          </w:r>
          <w:r w:rsidRPr="00632ED5" w:rsidR="00F762D0">
            <w:rPr>
              <w:rFonts w:hint="eastAsia"/>
              <w:noProof/>
              <w:lang w:val="en-US"/>
            </w:rPr>
            <w:t>G</w:t>
          </w:r>
          <w:r w:rsidRPr="00632ED5" w:rsidR="00F762D0">
            <w:rPr>
              <w:noProof/>
              <w:lang w:val="en-US"/>
            </w:rPr>
            <w:t>ereral requirements</w:t>
          </w:r>
          <w:r w:rsidRPr="008635CB" w:rsidR="00F762D0">
            <w:rPr>
              <w:lang w:val="en-US"/>
            </w:rPr>
            <w:t xml:space="preserve"> </w:t>
          </w:r>
          <w:r w:rsidRPr="00632ED5">
            <w:ptab w:alignment="right" w:relativeTo="margin" w:leader="dot"/>
          </w:r>
          <w:r w:rsidR="00CE084D">
            <w:rPr>
              <w:lang w:val="en-US"/>
            </w:rPr>
            <w:t>6</w:t>
          </w:r>
        </w:p>
        <w:p w:rsidR="00632ED5" w:rsidP="00F66671" w:rsidRDefault="00632ED5" w14:paraId="218716D3" w14:textId="7B97B9B6">
          <w:pPr>
            <w:ind w:left="567" w:leftChars="270" w:firstLine="447"/>
            <w:rPr>
              <w:lang w:val="en-US"/>
            </w:rPr>
          </w:pPr>
          <w:r w:rsidRPr="00632ED5">
            <w:rPr>
              <w:lang w:val="en-US"/>
            </w:rPr>
            <w:t>4.2</w:t>
          </w:r>
          <w:r w:rsidRPr="00632ED5">
            <w:rPr>
              <w:rFonts w:asciiTheme="minorHAnsi" w:hAnsiTheme="minorHAnsi" w:cstheme="minorBidi"/>
              <w:noProof/>
              <w:color w:val="auto"/>
              <w:kern w:val="2"/>
              <w:lang w:val="en-US"/>
            </w:rPr>
            <w:tab/>
          </w:r>
          <w:r w:rsidR="00F762D0">
            <w:rPr>
              <w:noProof/>
              <w:lang w:val="en-US"/>
            </w:rPr>
            <w:t xml:space="preserve">Model </w:t>
          </w:r>
          <w:r w:rsidR="00B8405C">
            <w:rPr>
              <w:noProof/>
              <w:lang w:val="en-US"/>
            </w:rPr>
            <w:t>framework</w:t>
          </w:r>
          <w:r w:rsidR="00F762D0">
            <w:rPr>
              <w:noProof/>
              <w:lang w:val="en-US"/>
            </w:rPr>
            <w:t xml:space="preserve"> and level of model definition</w:t>
          </w:r>
          <w:r w:rsidRPr="00632ED5">
            <w:ptab w:alignment="right" w:relativeTo="margin" w:leader="dot"/>
          </w:r>
          <w:r w:rsidR="00CE084D">
            <w:rPr>
              <w:lang w:val="en-US"/>
            </w:rPr>
            <w:t>6</w:t>
          </w:r>
        </w:p>
        <w:p w:rsidRPr="00632ED5" w:rsidR="00F762D0" w:rsidP="00F762D0" w:rsidRDefault="00F762D0" w14:paraId="5A8CE7D9" w14:textId="4E94D35B">
          <w:pPr>
            <w:ind w:left="567" w:leftChars="270" w:firstLine="447"/>
            <w:rPr>
              <w:lang w:val="en-US"/>
            </w:rPr>
          </w:pPr>
          <w:r w:rsidRPr="00632ED5">
            <w:rPr>
              <w:lang w:val="en-US"/>
            </w:rPr>
            <w:t>4.2</w:t>
          </w:r>
          <w:r w:rsidRPr="00632ED5">
            <w:rPr>
              <w:rFonts w:asciiTheme="minorHAnsi" w:hAnsiTheme="minorHAnsi" w:cstheme="minorBidi"/>
              <w:noProof/>
              <w:color w:val="auto"/>
              <w:kern w:val="2"/>
              <w:lang w:val="en-US"/>
            </w:rPr>
            <w:tab/>
          </w:r>
          <w:r>
            <w:rPr>
              <w:noProof/>
              <w:lang w:val="en-US"/>
            </w:rPr>
            <w:t>Model contents</w:t>
          </w:r>
          <w:r w:rsidRPr="00632ED5">
            <w:ptab w:alignment="right" w:relativeTo="margin" w:leader="dot"/>
          </w:r>
          <w:r w:rsidR="00CE084D">
            <w:rPr>
              <w:lang w:val="en-US"/>
            </w:rPr>
            <w:t>6</w:t>
          </w:r>
        </w:p>
        <w:p w:rsidRPr="00632ED5" w:rsidR="00632ED5" w:rsidP="00632ED5" w:rsidRDefault="00697323" w14:paraId="49D16F44" w14:textId="67E24A0F">
          <w:pPr>
            <w:pStyle w:val="TOC1"/>
            <w:ind w:firstLine="447"/>
            <w:rPr>
              <w:bCs/>
              <w:lang w:val="en-US"/>
            </w:rPr>
          </w:pPr>
          <w:r>
            <w:rPr>
              <w:noProof/>
              <w:lang w:val="en-US"/>
            </w:rPr>
            <w:t>5</w:t>
          </w:r>
          <w:r w:rsidRPr="00632ED5" w:rsidR="00632ED5">
            <w:rPr>
              <w:noProof/>
              <w:lang w:val="en-US"/>
            </w:rPr>
            <w:tab/>
          </w:r>
          <w:r w:rsidRPr="00632ED5" w:rsidR="00632ED5">
            <w:rPr>
              <w:rFonts w:asciiTheme="minorHAnsi" w:hAnsiTheme="minorHAnsi" w:cstheme="minorBidi"/>
              <w:noProof/>
              <w:color w:val="auto"/>
              <w:kern w:val="2"/>
              <w:lang w:val="en-US"/>
            </w:rPr>
            <w:tab/>
          </w:r>
          <w:r w:rsidRPr="00632ED5" w:rsidR="00F363A0">
            <w:rPr>
              <w:noProof/>
              <w:lang w:val="en-US"/>
            </w:rPr>
            <w:t>Deliverables</w:t>
          </w:r>
          <w:r w:rsidR="00F363A0">
            <w:rPr>
              <w:noProof/>
              <w:lang w:val="en-US"/>
            </w:rPr>
            <w:t xml:space="preserve"> </w:t>
          </w:r>
          <w:r w:rsidRPr="00632ED5" w:rsidR="00632ED5">
            <w:ptab w:alignment="right" w:relativeTo="margin" w:leader="dot"/>
          </w:r>
          <w:r w:rsidR="00CE084D">
            <w:rPr>
              <w:bCs/>
              <w:lang w:val="en-US"/>
            </w:rPr>
            <w:t>9</w:t>
          </w:r>
        </w:p>
        <w:p w:rsidR="00B23463" w:rsidP="00B23463" w:rsidRDefault="00697323" w14:paraId="57898447" w14:textId="606FCFEA">
          <w:pPr>
            <w:pStyle w:val="TOC2"/>
            <w:ind w:left="567" w:leftChars="270" w:firstLine="447"/>
            <w:rPr>
              <w:lang w:val="en-US"/>
            </w:rPr>
          </w:pPr>
          <w:r>
            <w:rPr>
              <w:lang w:val="en-US"/>
            </w:rPr>
            <w:t>5</w:t>
          </w:r>
          <w:r w:rsidRPr="00632ED5" w:rsidR="00B23463">
            <w:rPr>
              <w:lang w:val="en-US"/>
            </w:rPr>
            <w:t>.1</w:t>
          </w:r>
          <w:r w:rsidRPr="00632ED5" w:rsidR="00B23463">
            <w:rPr>
              <w:rFonts w:asciiTheme="minorHAnsi" w:hAnsiTheme="minorHAnsi" w:cstheme="minorBidi"/>
              <w:noProof/>
              <w:color w:val="auto"/>
              <w:kern w:val="2"/>
              <w:lang w:val="en-US"/>
            </w:rPr>
            <w:tab/>
          </w:r>
          <w:r w:rsidRPr="00632ED5" w:rsidR="00B23463">
            <w:rPr>
              <w:rFonts w:hint="eastAsia"/>
              <w:noProof/>
              <w:lang w:val="en-US"/>
            </w:rPr>
            <w:t>G</w:t>
          </w:r>
          <w:r w:rsidRPr="00632ED5" w:rsidR="00B23463">
            <w:rPr>
              <w:noProof/>
              <w:lang w:val="en-US"/>
            </w:rPr>
            <w:t>ereral requirements</w:t>
          </w:r>
          <w:r w:rsidRPr="00632ED5" w:rsidR="00B23463">
            <w:rPr>
              <w:lang w:val="en-US"/>
            </w:rPr>
            <w:t xml:space="preserve"> </w:t>
          </w:r>
          <w:r w:rsidRPr="00632ED5" w:rsidR="00B23463">
            <w:ptab w:alignment="right" w:relativeTo="margin" w:leader="dot"/>
          </w:r>
          <w:r w:rsidR="00CE084D">
            <w:rPr>
              <w:lang w:val="en-US"/>
            </w:rPr>
            <w:t>9</w:t>
          </w:r>
        </w:p>
        <w:p w:rsidRPr="0079514D" w:rsidR="00F363A0" w:rsidP="00F363A0" w:rsidRDefault="00697323" w14:paraId="0062530C" w14:textId="206B77B3">
          <w:pPr>
            <w:ind w:left="567" w:firstLine="447"/>
            <w:rPr>
              <w:lang w:val="en-US"/>
            </w:rPr>
          </w:pPr>
          <w:r>
            <w:rPr>
              <w:lang w:val="en-US"/>
            </w:rPr>
            <w:t>5</w:t>
          </w:r>
          <w:r w:rsidRPr="00632ED5" w:rsidR="00F363A0">
            <w:rPr>
              <w:lang w:val="en-US"/>
            </w:rPr>
            <w:t>.</w:t>
          </w:r>
          <w:r w:rsidR="00F363A0">
            <w:rPr>
              <w:lang w:val="en-US"/>
            </w:rPr>
            <w:t>2</w:t>
          </w:r>
          <w:r w:rsidR="00F363A0">
            <w:rPr>
              <w:lang w:val="en-US"/>
            </w:rPr>
            <w:tab/>
          </w:r>
          <w:r w:rsidRPr="00F363A0" w:rsidR="00F363A0">
            <w:rPr>
              <w:noProof/>
              <w:lang w:val="en-US"/>
            </w:rPr>
            <w:t xml:space="preserve">Building </w:t>
          </w:r>
          <w:r>
            <w:rPr>
              <w:noProof/>
              <w:lang w:val="en-US"/>
            </w:rPr>
            <w:t>i</w:t>
          </w:r>
          <w:r w:rsidRPr="00F363A0" w:rsidR="00F363A0">
            <w:rPr>
              <w:noProof/>
              <w:lang w:val="en-US"/>
            </w:rPr>
            <w:t xml:space="preserve">nformation </w:t>
          </w:r>
          <w:r>
            <w:rPr>
              <w:noProof/>
              <w:lang w:val="en-US"/>
            </w:rPr>
            <w:t>m</w:t>
          </w:r>
          <w:r w:rsidRPr="00F363A0" w:rsidR="00F363A0">
            <w:rPr>
              <w:noProof/>
              <w:lang w:val="en-US"/>
            </w:rPr>
            <w:t>odel</w:t>
          </w:r>
          <w:r w:rsidRPr="007B296F" w:rsidR="00F363A0">
            <w:rPr>
              <w:lang w:val="en-US"/>
            </w:rPr>
            <w:t xml:space="preserve"> </w:t>
          </w:r>
          <w:r w:rsidRPr="00632ED5" w:rsidR="00F363A0">
            <w:ptab w:alignment="right" w:relativeTo="margin" w:leader="dot"/>
          </w:r>
          <w:r w:rsidR="00CE084D">
            <w:rPr>
              <w:lang w:val="en-US"/>
            </w:rPr>
            <w:t>9</w:t>
          </w:r>
        </w:p>
        <w:p w:rsidRPr="00F71167" w:rsidR="00F363A0" w:rsidP="00F363A0" w:rsidRDefault="00697323" w14:paraId="330777DC" w14:textId="64CBFD71">
          <w:pPr>
            <w:ind w:left="567" w:leftChars="270" w:firstLine="447"/>
            <w:rPr>
              <w:lang w:val="en-US"/>
            </w:rPr>
          </w:pPr>
          <w:r>
            <w:rPr>
              <w:lang w:val="en-US"/>
            </w:rPr>
            <w:t>5</w:t>
          </w:r>
          <w:r w:rsidRPr="00F71167" w:rsidR="00F363A0">
            <w:rPr>
              <w:lang w:val="en-US"/>
            </w:rPr>
            <w:t>.</w:t>
          </w:r>
          <w:r w:rsidR="007556FB">
            <w:rPr>
              <w:lang w:val="en-US"/>
            </w:rPr>
            <w:t>3</w:t>
          </w:r>
          <w:r w:rsidRPr="00F71167" w:rsidR="00F363A0">
            <w:rPr>
              <w:rFonts w:asciiTheme="minorHAnsi" w:hAnsiTheme="minorHAnsi" w:cstheme="minorBidi"/>
              <w:noProof/>
              <w:color w:val="auto"/>
              <w:kern w:val="2"/>
              <w:lang w:val="en-US"/>
            </w:rPr>
            <w:tab/>
          </w:r>
          <w:r w:rsidR="00916F31">
            <w:rPr>
              <w:noProof/>
              <w:lang w:val="en-US"/>
            </w:rPr>
            <w:t>Attributes</w:t>
          </w:r>
          <w:r w:rsidRPr="00F71167" w:rsidR="00F363A0">
            <w:rPr>
              <w:lang w:val="en-US"/>
            </w:rPr>
            <w:t xml:space="preserve"> </w:t>
          </w:r>
          <w:r>
            <w:rPr>
              <w:lang w:val="en-US"/>
            </w:rPr>
            <w:t>t</w:t>
          </w:r>
          <w:r w:rsidR="00F363A0">
            <w:rPr>
              <w:lang w:val="en-US"/>
            </w:rPr>
            <w:t>emplate</w:t>
          </w:r>
          <w:r w:rsidRPr="00F71167" w:rsidR="00F363A0">
            <w:ptab w:alignment="right" w:relativeTo="margin" w:leader="dot"/>
          </w:r>
          <w:r w:rsidR="00CE084D">
            <w:rPr>
              <w:lang w:val="en-US"/>
            </w:rPr>
            <w:t>9</w:t>
          </w:r>
        </w:p>
        <w:p w:rsidRPr="00F71167" w:rsidR="00F363A0" w:rsidP="00F363A0" w:rsidRDefault="00697323" w14:paraId="35B5FB11" w14:textId="095189E7">
          <w:pPr>
            <w:ind w:left="567" w:leftChars="270" w:firstLine="447"/>
            <w:rPr>
              <w:lang w:val="en-US"/>
            </w:rPr>
          </w:pPr>
          <w:r>
            <w:rPr>
              <w:lang w:val="en-US"/>
            </w:rPr>
            <w:t>5</w:t>
          </w:r>
          <w:r w:rsidRPr="00F71167" w:rsidR="00F363A0">
            <w:rPr>
              <w:lang w:val="en-US"/>
            </w:rPr>
            <w:t>.</w:t>
          </w:r>
          <w:r w:rsidR="007556FB">
            <w:rPr>
              <w:lang w:val="en-US"/>
            </w:rPr>
            <w:t>4</w:t>
          </w:r>
          <w:r w:rsidRPr="00F71167" w:rsidR="00F363A0">
            <w:rPr>
              <w:rFonts w:asciiTheme="minorHAnsi" w:hAnsiTheme="minorHAnsi" w:cstheme="minorBidi"/>
              <w:noProof/>
              <w:color w:val="auto"/>
              <w:kern w:val="2"/>
              <w:lang w:val="en-US"/>
            </w:rPr>
            <w:tab/>
          </w:r>
          <w:r w:rsidR="00F363A0">
            <w:rPr>
              <w:noProof/>
              <w:lang w:val="en-US"/>
            </w:rPr>
            <w:t xml:space="preserve">Construction </w:t>
          </w:r>
          <w:r>
            <w:rPr>
              <w:noProof/>
              <w:lang w:val="en-US"/>
            </w:rPr>
            <w:t>d</w:t>
          </w:r>
          <w:r w:rsidR="00F363A0">
            <w:rPr>
              <w:noProof/>
              <w:lang w:val="en-US"/>
            </w:rPr>
            <w:t>rawings</w:t>
          </w:r>
          <w:r w:rsidRPr="00F71167" w:rsidR="00F363A0">
            <w:ptab w:alignment="right" w:relativeTo="margin" w:leader="dot"/>
          </w:r>
          <w:r w:rsidR="00CE084D">
            <w:rPr>
              <w:lang w:val="en-US"/>
            </w:rPr>
            <w:t>10</w:t>
          </w:r>
        </w:p>
        <w:p w:rsidRPr="00632ED5" w:rsidR="00632ED5" w:rsidP="00F66671" w:rsidRDefault="00697323" w14:paraId="02A658FA" w14:textId="219701CE">
          <w:pPr>
            <w:pStyle w:val="TOC2"/>
            <w:ind w:left="567" w:leftChars="270" w:firstLine="447"/>
            <w:rPr>
              <w:lang w:val="en-US"/>
            </w:rPr>
          </w:pPr>
          <w:r>
            <w:rPr>
              <w:lang w:val="en-US"/>
            </w:rPr>
            <w:t>5</w:t>
          </w:r>
          <w:r w:rsidRPr="00632ED5" w:rsidR="00B23463">
            <w:rPr>
              <w:lang w:val="en-US"/>
            </w:rPr>
            <w:t>.</w:t>
          </w:r>
          <w:r w:rsidR="007556FB">
            <w:rPr>
              <w:lang w:val="en-US"/>
            </w:rPr>
            <w:t>5</w:t>
          </w:r>
          <w:r w:rsidR="00B23463">
            <w:rPr>
              <w:lang w:val="en-US"/>
            </w:rPr>
            <w:tab/>
          </w:r>
          <w:r w:rsidR="00B23463">
            <w:rPr>
              <w:rFonts w:hint="eastAsia"/>
              <w:noProof/>
              <w:lang w:val="en-US"/>
            </w:rPr>
            <w:t xml:space="preserve">Project </w:t>
          </w:r>
          <w:r>
            <w:rPr>
              <w:noProof/>
              <w:lang w:val="en-US"/>
            </w:rPr>
            <w:t>r</w:t>
          </w:r>
          <w:r w:rsidR="00B23463">
            <w:rPr>
              <w:rFonts w:hint="eastAsia"/>
              <w:noProof/>
              <w:lang w:val="en-US"/>
            </w:rPr>
            <w:t xml:space="preserve">quirement </w:t>
          </w:r>
          <w:r>
            <w:rPr>
              <w:noProof/>
              <w:lang w:val="en-US"/>
            </w:rPr>
            <w:t>p</w:t>
          </w:r>
          <w:r w:rsidR="00B23463">
            <w:rPr>
              <w:rFonts w:hint="eastAsia"/>
              <w:noProof/>
              <w:lang w:val="en-US"/>
            </w:rPr>
            <w:t>lan</w:t>
          </w:r>
          <w:r w:rsidRPr="007B296F" w:rsidR="00B23463">
            <w:rPr>
              <w:lang w:val="en-US"/>
            </w:rPr>
            <w:t xml:space="preserve"> </w:t>
          </w:r>
          <w:r w:rsidRPr="00632ED5" w:rsidR="00632ED5">
            <w:ptab w:alignment="right" w:relativeTo="margin" w:leader="dot"/>
          </w:r>
          <w:r w:rsidR="00CE084D">
            <w:rPr>
              <w:lang w:val="en-US"/>
            </w:rPr>
            <w:t>10</w:t>
          </w:r>
        </w:p>
        <w:p w:rsidR="00632ED5" w:rsidP="00F66671" w:rsidRDefault="00697323" w14:paraId="42B0170F" w14:textId="31453129">
          <w:pPr>
            <w:ind w:left="567" w:leftChars="270" w:firstLine="447"/>
            <w:rPr>
              <w:lang w:val="en-US"/>
            </w:rPr>
          </w:pPr>
          <w:r>
            <w:rPr>
              <w:lang w:val="en-US"/>
            </w:rPr>
            <w:t>5</w:t>
          </w:r>
          <w:r w:rsidRPr="00632ED5" w:rsidR="00632ED5">
            <w:rPr>
              <w:lang w:val="en-US"/>
            </w:rPr>
            <w:t>.</w:t>
          </w:r>
          <w:r w:rsidR="007556FB">
            <w:rPr>
              <w:lang w:val="en-US"/>
            </w:rPr>
            <w:t>6</w:t>
          </w:r>
          <w:r w:rsidRPr="00632ED5" w:rsidR="00632ED5">
            <w:rPr>
              <w:rFonts w:asciiTheme="minorHAnsi" w:hAnsiTheme="minorHAnsi" w:cstheme="minorBidi"/>
              <w:noProof/>
              <w:color w:val="auto"/>
              <w:kern w:val="2"/>
              <w:lang w:val="en-US"/>
            </w:rPr>
            <w:tab/>
          </w:r>
          <w:r w:rsidRPr="00632ED5" w:rsidR="00B23463">
            <w:rPr>
              <w:rFonts w:hint="eastAsia"/>
              <w:noProof/>
              <w:lang w:val="en-US"/>
            </w:rPr>
            <w:t>B</w:t>
          </w:r>
          <w:r w:rsidRPr="00632ED5" w:rsidR="00B23463">
            <w:rPr>
              <w:noProof/>
              <w:lang w:val="en-US"/>
            </w:rPr>
            <w:t xml:space="preserve">IM </w:t>
          </w:r>
          <w:r w:rsidR="00F71167">
            <w:fldChar w:fldCharType="begin"/>
          </w:r>
          <w:r w:rsidRPr="006429F2" w:rsidR="00F71167">
            <w:rPr>
              <w:lang w:val="en-US"/>
              <w:rPrChange w:author="毛羽丰(MAO, Yufeng)" w:date="2025-11-13T09:58:00Z" w16du:dateUtc="2025-11-13T01:58:00Z" w:id="4">
                <w:rPr/>
              </w:rPrChange>
            </w:rPr>
            <w:instrText>HYPERLINK "http://cn.bing.com/dict/search?q=strategy&amp;FORM=BDVSP6"</w:instrText>
          </w:r>
          <w:r w:rsidR="00F71167">
            <w:fldChar w:fldCharType="separate"/>
          </w:r>
          <w:r w:rsidR="00F71167">
            <w:rPr>
              <w:noProof/>
              <w:lang w:val="en-US"/>
            </w:rPr>
            <w:t>E</w:t>
          </w:r>
          <w:r w:rsidR="00B23463">
            <w:rPr>
              <w:noProof/>
              <w:lang w:val="en-US"/>
            </w:rPr>
            <w:t>xecution</w:t>
          </w:r>
          <w:r w:rsidR="00F71167">
            <w:fldChar w:fldCharType="end"/>
          </w:r>
          <w:r w:rsidRPr="00632ED5" w:rsidR="00B23463">
            <w:rPr>
              <w:noProof/>
              <w:lang w:val="en-US"/>
            </w:rPr>
            <w:t xml:space="preserve"> </w:t>
          </w:r>
          <w:r w:rsidR="00F71167">
            <w:rPr>
              <w:noProof/>
              <w:lang w:val="en-US"/>
            </w:rPr>
            <w:t>P</w:t>
          </w:r>
          <w:r w:rsidR="00B23463">
            <w:rPr>
              <w:noProof/>
              <w:lang w:val="en-US"/>
            </w:rPr>
            <w:t>lan</w:t>
          </w:r>
          <w:r w:rsidRPr="00632ED5" w:rsidR="00B23463">
            <w:rPr>
              <w:lang w:val="en-US"/>
            </w:rPr>
            <w:t xml:space="preserve"> </w:t>
          </w:r>
          <w:r w:rsidRPr="00632ED5" w:rsidR="00632ED5">
            <w:ptab w:alignment="right" w:relativeTo="margin" w:leader="dot"/>
          </w:r>
          <w:r w:rsidR="00CE084D">
            <w:rPr>
              <w:lang w:val="en-US"/>
            </w:rPr>
            <w:t>10</w:t>
          </w:r>
        </w:p>
        <w:p w:rsidR="007556FB" w:rsidP="00F66671" w:rsidRDefault="007556FB" w14:paraId="4A134A97" w14:textId="6E84AB48">
          <w:pPr>
            <w:ind w:left="567" w:leftChars="270" w:firstLine="447"/>
            <w:rPr>
              <w:lang w:val="en-US"/>
            </w:rPr>
          </w:pPr>
          <w:r>
            <w:rPr>
              <w:lang w:val="en-US"/>
            </w:rPr>
            <w:t>5</w:t>
          </w:r>
          <w:r w:rsidRPr="00632ED5">
            <w:rPr>
              <w:lang w:val="en-US"/>
            </w:rPr>
            <w:t>.</w:t>
          </w:r>
          <w:r>
            <w:rPr>
              <w:lang w:val="en-US"/>
            </w:rPr>
            <w:t>7</w:t>
          </w:r>
          <w:r w:rsidRPr="00632ED5">
            <w:rPr>
              <w:rFonts w:asciiTheme="minorHAnsi" w:hAnsiTheme="minorHAnsi" w:cstheme="minorBidi"/>
              <w:noProof/>
              <w:color w:val="auto"/>
              <w:kern w:val="2"/>
              <w:lang w:val="en-US"/>
            </w:rPr>
            <w:tab/>
          </w:r>
          <w:r>
            <w:rPr>
              <w:noProof/>
              <w:lang w:val="en-US"/>
            </w:rPr>
            <w:t>Project data</w:t>
          </w:r>
          <w:r w:rsidRPr="00632ED5">
            <w:rPr>
              <w:lang w:val="en-US"/>
            </w:rPr>
            <w:t xml:space="preserve"> </w:t>
          </w:r>
          <w:r w:rsidRPr="00632ED5">
            <w:ptab w:alignment="right" w:relativeTo="margin" w:leader="dot"/>
          </w:r>
          <w:r w:rsidR="00CE084D">
            <w:rPr>
              <w:lang w:val="en-US"/>
            </w:rPr>
            <w:t>10</w:t>
          </w:r>
        </w:p>
        <w:p w:rsidRPr="00632ED5" w:rsidR="007556FB" w:rsidP="00F66671" w:rsidRDefault="007556FB" w14:paraId="542AB2E7" w14:textId="1544FDE5">
          <w:pPr>
            <w:ind w:left="567" w:leftChars="270" w:firstLine="447"/>
            <w:rPr>
              <w:lang w:val="en-US"/>
            </w:rPr>
          </w:pPr>
          <w:r>
            <w:rPr>
              <w:lang w:val="en-US"/>
            </w:rPr>
            <w:t>5</w:t>
          </w:r>
          <w:r w:rsidRPr="00632ED5">
            <w:rPr>
              <w:lang w:val="en-US"/>
            </w:rPr>
            <w:t>.</w:t>
          </w:r>
          <w:r w:rsidR="001B28EC">
            <w:rPr>
              <w:lang w:val="en-US"/>
            </w:rPr>
            <w:t>8</w:t>
          </w:r>
          <w:r w:rsidRPr="00632ED5">
            <w:rPr>
              <w:rFonts w:asciiTheme="minorHAnsi" w:hAnsiTheme="minorHAnsi" w:cstheme="minorBidi"/>
              <w:noProof/>
              <w:color w:val="auto"/>
              <w:kern w:val="2"/>
              <w:lang w:val="en-US"/>
            </w:rPr>
            <w:tab/>
          </w:r>
          <w:r>
            <w:rPr>
              <w:noProof/>
              <w:lang w:val="en-US"/>
            </w:rPr>
            <w:t xml:space="preserve">Model </w:t>
          </w:r>
          <w:r w:rsidR="00E06AC2">
            <w:rPr>
              <w:noProof/>
              <w:lang w:val="en-US"/>
            </w:rPr>
            <w:t xml:space="preserve">quantity </w:t>
          </w:r>
          <w:r w:rsidR="006F5413">
            <w:rPr>
              <w:noProof/>
              <w:lang w:val="en-US"/>
            </w:rPr>
            <w:t>take</w:t>
          </w:r>
          <w:r w:rsidR="00E06AC2">
            <w:rPr>
              <w:noProof/>
              <w:lang w:val="en-US"/>
            </w:rPr>
            <w:t>-</w:t>
          </w:r>
          <w:r w:rsidR="006F5413">
            <w:rPr>
              <w:noProof/>
              <w:lang w:val="en-US"/>
            </w:rPr>
            <w:t>off</w:t>
          </w:r>
          <w:r w:rsidRPr="00632ED5">
            <w:rPr>
              <w:lang w:val="en-US"/>
            </w:rPr>
            <w:t xml:space="preserve"> </w:t>
          </w:r>
          <w:r w:rsidRPr="00632ED5">
            <w:ptab w:alignment="right" w:relativeTo="margin" w:leader="dot"/>
          </w:r>
          <w:r w:rsidR="0058344E">
            <w:rPr>
              <w:rFonts w:hint="eastAsia"/>
              <w:lang w:val="en-US"/>
            </w:rPr>
            <w:t>1</w:t>
          </w:r>
          <w:r w:rsidR="00CE084D">
            <w:rPr>
              <w:lang w:val="en-US"/>
            </w:rPr>
            <w:t>1</w:t>
          </w:r>
        </w:p>
        <w:p w:rsidRPr="00632ED5" w:rsidR="00632ED5" w:rsidP="00632ED5" w:rsidRDefault="001B28EC" w14:paraId="27C8C11E" w14:textId="0F792553">
          <w:pPr>
            <w:pStyle w:val="TOC1"/>
            <w:ind w:firstLine="447"/>
            <w:rPr>
              <w:bCs/>
              <w:lang w:val="en-US"/>
            </w:rPr>
          </w:pPr>
          <w:r>
            <w:rPr>
              <w:noProof/>
              <w:lang w:val="en-US"/>
            </w:rPr>
            <w:t>6</w:t>
          </w:r>
          <w:r w:rsidRPr="00632ED5" w:rsidR="00632ED5">
            <w:rPr>
              <w:noProof/>
              <w:lang w:val="en-US"/>
            </w:rPr>
            <w:tab/>
          </w:r>
          <w:r w:rsidRPr="00632ED5" w:rsidR="00632ED5">
            <w:rPr>
              <w:rFonts w:asciiTheme="minorHAnsi" w:hAnsiTheme="minorHAnsi" w:cstheme="minorBidi"/>
              <w:noProof/>
              <w:color w:val="auto"/>
              <w:kern w:val="2"/>
              <w:lang w:val="en-US"/>
            </w:rPr>
            <w:tab/>
          </w:r>
          <w:r w:rsidR="00F762D0">
            <w:rPr>
              <w:noProof/>
              <w:lang w:val="en-US"/>
            </w:rPr>
            <w:t>D</w:t>
          </w:r>
          <w:r w:rsidR="001025F4">
            <w:rPr>
              <w:noProof/>
              <w:lang w:val="en-US"/>
            </w:rPr>
            <w:t>elivery</w:t>
          </w:r>
          <w:r w:rsidRPr="00632ED5" w:rsidR="007F0389">
            <w:rPr>
              <w:noProof/>
              <w:lang w:val="en-US"/>
            </w:rPr>
            <w:t xml:space="preserve"> </w:t>
          </w:r>
          <w:r w:rsidR="00F762D0">
            <w:rPr>
              <w:noProof/>
              <w:lang w:val="en-US"/>
            </w:rPr>
            <w:t>c</w:t>
          </w:r>
          <w:r w:rsidRPr="00F762D0" w:rsidR="00F762D0">
            <w:rPr>
              <w:noProof/>
              <w:lang w:val="en-US"/>
            </w:rPr>
            <w:t>ollaboration</w:t>
          </w:r>
          <w:r w:rsidRPr="00632ED5" w:rsidR="00632ED5">
            <w:ptab w:alignment="right" w:relativeTo="margin" w:leader="dot"/>
          </w:r>
          <w:r w:rsidR="00F363A0">
            <w:rPr>
              <w:bCs/>
              <w:lang w:val="en-US"/>
            </w:rPr>
            <w:t>1</w:t>
          </w:r>
          <w:r w:rsidR="00CE084D">
            <w:rPr>
              <w:bCs/>
              <w:lang w:val="en-US"/>
            </w:rPr>
            <w:t>2</w:t>
          </w:r>
        </w:p>
        <w:p w:rsidRPr="00632ED5" w:rsidR="00632ED5" w:rsidP="00F66671" w:rsidRDefault="001B28EC" w14:paraId="5BA56D92" w14:textId="3B3AA6C4">
          <w:pPr>
            <w:pStyle w:val="TOC2"/>
            <w:ind w:left="567" w:leftChars="270" w:firstLine="447"/>
            <w:rPr>
              <w:lang w:val="en-US"/>
            </w:rPr>
          </w:pPr>
          <w:r>
            <w:rPr>
              <w:lang w:val="en-US"/>
            </w:rPr>
            <w:t>6</w:t>
          </w:r>
          <w:r w:rsidRPr="00632ED5" w:rsidR="00632ED5">
            <w:rPr>
              <w:lang w:val="en-US"/>
            </w:rPr>
            <w:t>.</w:t>
          </w:r>
          <w:r>
            <w:rPr>
              <w:lang w:val="en-US"/>
            </w:rPr>
            <w:t>1</w:t>
          </w:r>
          <w:r w:rsidRPr="00632ED5" w:rsidR="00632ED5">
            <w:rPr>
              <w:rFonts w:asciiTheme="minorHAnsi" w:hAnsiTheme="minorHAnsi" w:cstheme="minorBidi"/>
              <w:noProof/>
              <w:color w:val="auto"/>
              <w:kern w:val="2"/>
              <w:lang w:val="en-US"/>
            </w:rPr>
            <w:tab/>
          </w:r>
          <w:r w:rsidRPr="00632ED5" w:rsidR="00632ED5">
            <w:rPr>
              <w:rFonts w:hint="eastAsia"/>
              <w:noProof/>
              <w:lang w:val="en-US"/>
            </w:rPr>
            <w:t>G</w:t>
          </w:r>
          <w:r w:rsidRPr="00632ED5" w:rsidR="00632ED5">
            <w:rPr>
              <w:noProof/>
              <w:lang w:val="en-US"/>
            </w:rPr>
            <w:t>eneral requirements</w:t>
          </w:r>
          <w:r w:rsidRPr="00632ED5" w:rsidR="00632ED5">
            <w:rPr>
              <w:lang w:val="en-US"/>
            </w:rPr>
            <w:t xml:space="preserve"> </w:t>
          </w:r>
          <w:r w:rsidRPr="00632ED5" w:rsidR="00632ED5">
            <w:ptab w:alignment="right" w:relativeTo="margin" w:leader="dot"/>
          </w:r>
          <w:r w:rsidR="00F71167">
            <w:rPr>
              <w:lang w:val="en-US"/>
            </w:rPr>
            <w:t>1</w:t>
          </w:r>
          <w:r w:rsidR="00CE084D">
            <w:rPr>
              <w:lang w:val="en-US"/>
            </w:rPr>
            <w:t>2</w:t>
          </w:r>
        </w:p>
        <w:p w:rsidR="00632ED5" w:rsidP="00F66671" w:rsidRDefault="001B28EC" w14:paraId="7469536D" w14:textId="0806FEDB">
          <w:pPr>
            <w:ind w:left="567" w:leftChars="270" w:firstLine="447"/>
            <w:rPr>
              <w:lang w:val="en-US"/>
            </w:rPr>
          </w:pPr>
          <w:r>
            <w:rPr>
              <w:lang w:val="en-US"/>
            </w:rPr>
            <w:t>6</w:t>
          </w:r>
          <w:r w:rsidRPr="00632ED5" w:rsidR="00632ED5">
            <w:rPr>
              <w:lang w:val="en-US"/>
            </w:rPr>
            <w:t>.</w:t>
          </w:r>
          <w:r>
            <w:rPr>
              <w:lang w:val="en-US"/>
            </w:rPr>
            <w:t>2</w:t>
          </w:r>
          <w:r w:rsidRPr="00632ED5" w:rsidR="00632ED5">
            <w:rPr>
              <w:rFonts w:asciiTheme="minorHAnsi" w:hAnsiTheme="minorHAnsi" w:cstheme="minorBidi"/>
              <w:noProof/>
              <w:color w:val="auto"/>
              <w:kern w:val="2"/>
              <w:lang w:val="en-US"/>
            </w:rPr>
            <w:tab/>
          </w:r>
          <w:r w:rsidR="00F762D0">
            <w:rPr>
              <w:noProof/>
              <w:lang w:val="en-US"/>
            </w:rPr>
            <w:t>Delivery</w:t>
          </w:r>
          <w:r w:rsidRPr="00632ED5" w:rsidR="00F762D0">
            <w:rPr>
              <w:noProof/>
              <w:lang w:val="en-US"/>
            </w:rPr>
            <w:t xml:space="preserve"> </w:t>
          </w:r>
          <w:r w:rsidR="00F762D0">
            <w:rPr>
              <w:noProof/>
              <w:lang w:val="en-US"/>
            </w:rPr>
            <w:t>c</w:t>
          </w:r>
          <w:r w:rsidRPr="00F762D0" w:rsidR="00F762D0">
            <w:rPr>
              <w:noProof/>
              <w:lang w:val="en-US"/>
            </w:rPr>
            <w:t>ollaboration</w:t>
          </w:r>
          <w:r w:rsidR="00663143">
            <w:rPr>
              <w:noProof/>
              <w:lang w:val="en-US"/>
            </w:rPr>
            <w:t xml:space="preserve"> </w:t>
          </w:r>
          <w:r w:rsidR="006275AC">
            <w:rPr>
              <w:noProof/>
              <w:lang w:val="en-US"/>
            </w:rPr>
            <w:t>for</w:t>
          </w:r>
          <w:r>
            <w:rPr>
              <w:noProof/>
              <w:lang w:val="en-US"/>
            </w:rPr>
            <w:t xml:space="preserve"> design stage</w:t>
          </w:r>
          <w:r w:rsidR="006275AC">
            <w:rPr>
              <w:noProof/>
              <w:lang w:val="en-US"/>
            </w:rPr>
            <w:t>s</w:t>
          </w:r>
          <w:r w:rsidRPr="00632ED5" w:rsidR="00632ED5">
            <w:rPr>
              <w:lang w:val="en-US"/>
            </w:rPr>
            <w:t xml:space="preserve"> </w:t>
          </w:r>
          <w:r w:rsidRPr="00632ED5" w:rsidR="00632ED5">
            <w:ptab w:alignment="right" w:relativeTo="margin" w:leader="dot"/>
          </w:r>
          <w:r w:rsidR="00F71167">
            <w:rPr>
              <w:lang w:val="en-US"/>
            </w:rPr>
            <w:t>1</w:t>
          </w:r>
          <w:r w:rsidR="00CE084D">
            <w:rPr>
              <w:lang w:val="en-US"/>
            </w:rPr>
            <w:t>2</w:t>
          </w:r>
        </w:p>
        <w:p w:rsidR="00F363A0" w:rsidP="00F66671" w:rsidRDefault="001B28EC" w14:paraId="7B4D04C7" w14:textId="698D3788">
          <w:pPr>
            <w:ind w:left="567" w:leftChars="270" w:firstLine="447"/>
            <w:rPr>
              <w:lang w:val="en-US"/>
            </w:rPr>
          </w:pPr>
          <w:r>
            <w:rPr>
              <w:lang w:val="en-US"/>
            </w:rPr>
            <w:t>6</w:t>
          </w:r>
          <w:r w:rsidRPr="00632ED5" w:rsidR="00F363A0">
            <w:rPr>
              <w:lang w:val="en-US"/>
            </w:rPr>
            <w:t>.</w:t>
          </w:r>
          <w:r>
            <w:rPr>
              <w:lang w:val="en-US"/>
            </w:rPr>
            <w:t>3</w:t>
          </w:r>
          <w:r w:rsidRPr="00632ED5" w:rsidR="00F363A0">
            <w:rPr>
              <w:rFonts w:asciiTheme="minorHAnsi" w:hAnsiTheme="minorHAnsi" w:cstheme="minorBidi"/>
              <w:noProof/>
              <w:color w:val="auto"/>
              <w:kern w:val="2"/>
              <w:lang w:val="en-US"/>
            </w:rPr>
            <w:tab/>
          </w:r>
          <w:r w:rsidR="00F762D0">
            <w:rPr>
              <w:noProof/>
              <w:lang w:val="en-US"/>
            </w:rPr>
            <w:t>Delivery</w:t>
          </w:r>
          <w:r w:rsidRPr="00632ED5" w:rsidR="00F762D0">
            <w:rPr>
              <w:noProof/>
              <w:lang w:val="en-US"/>
            </w:rPr>
            <w:t xml:space="preserve"> </w:t>
          </w:r>
          <w:r w:rsidR="00F762D0">
            <w:rPr>
              <w:noProof/>
              <w:lang w:val="en-US"/>
            </w:rPr>
            <w:t>c</w:t>
          </w:r>
          <w:r w:rsidRPr="00F762D0" w:rsidR="00F762D0">
            <w:rPr>
              <w:noProof/>
              <w:lang w:val="en-US"/>
            </w:rPr>
            <w:t>ollaboration</w:t>
          </w:r>
          <w:r w:rsidR="006275AC">
            <w:rPr>
              <w:noProof/>
              <w:lang w:val="en-US"/>
            </w:rPr>
            <w:t xml:space="preserve"> for applications</w:t>
          </w:r>
          <w:r w:rsidRPr="00632ED5" w:rsidR="00F363A0">
            <w:rPr>
              <w:lang w:val="en-US"/>
            </w:rPr>
            <w:t xml:space="preserve"> </w:t>
          </w:r>
          <w:r w:rsidRPr="00632ED5" w:rsidR="00F363A0">
            <w:ptab w:alignment="right" w:relativeTo="margin" w:leader="dot"/>
          </w:r>
          <w:r w:rsidR="00F363A0">
            <w:rPr>
              <w:lang w:val="en-US"/>
            </w:rPr>
            <w:t>1</w:t>
          </w:r>
          <w:r w:rsidR="00CE084D">
            <w:rPr>
              <w:lang w:val="en-US"/>
            </w:rPr>
            <w:t>3</w:t>
          </w:r>
        </w:p>
        <w:p w:rsidR="00F71167" w:rsidP="00632ED5" w:rsidRDefault="00F71167" w14:paraId="369AD59A" w14:textId="54D41208">
          <w:pPr>
            <w:ind w:left="284" w:firstLine="447"/>
            <w:rPr>
              <w:noProof/>
              <w:lang w:val="en-US"/>
            </w:rPr>
          </w:pPr>
          <w:r>
            <w:rPr>
              <w:rFonts w:hint="eastAsia"/>
              <w:noProof/>
              <w:lang w:val="en-US"/>
            </w:rPr>
            <w:t>Appendix A</w:t>
          </w:r>
          <w:r>
            <w:rPr>
              <w:noProof/>
              <w:lang w:val="en-US"/>
            </w:rPr>
            <w:tab/>
          </w:r>
          <w:r w:rsidR="001D7A72">
            <w:rPr>
              <w:noProof/>
              <w:lang w:val="en-US"/>
            </w:rPr>
            <w:t>Model unit</w:t>
          </w:r>
          <w:r w:rsidR="00F762D0">
            <w:rPr>
              <w:noProof/>
              <w:lang w:val="en-US"/>
            </w:rPr>
            <w:t>s</w:t>
          </w:r>
          <w:r w:rsidR="001D7A72">
            <w:rPr>
              <w:noProof/>
              <w:lang w:val="en-US"/>
            </w:rPr>
            <w:t xml:space="preserve"> system classification </w:t>
          </w:r>
          <w:r w:rsidRPr="00632ED5">
            <w:ptab w:alignment="right" w:relativeTo="margin" w:leader="dot"/>
          </w:r>
          <w:r w:rsidR="00D67ACB">
            <w:rPr>
              <w:bCs/>
              <w:lang w:val="en-US"/>
            </w:rPr>
            <w:t>1</w:t>
          </w:r>
          <w:r w:rsidR="001025F4">
            <w:rPr>
              <w:bCs/>
              <w:lang w:val="en-US"/>
            </w:rPr>
            <w:t>5</w:t>
          </w:r>
          <w:r w:rsidRPr="00632ED5">
            <w:rPr>
              <w:rFonts w:hint="eastAsia"/>
              <w:noProof/>
              <w:lang w:val="en-US"/>
            </w:rPr>
            <w:t xml:space="preserve"> </w:t>
          </w:r>
        </w:p>
        <w:p w:rsidR="00F71167" w:rsidP="00632ED5" w:rsidRDefault="00F71167" w14:paraId="4327FFB0" w14:textId="66C4A2E2">
          <w:pPr>
            <w:ind w:left="284" w:firstLine="447"/>
            <w:rPr>
              <w:noProof/>
              <w:lang w:val="en-US"/>
            </w:rPr>
          </w:pPr>
          <w:r>
            <w:rPr>
              <w:rFonts w:hint="eastAsia"/>
              <w:noProof/>
              <w:lang w:val="en-US"/>
            </w:rPr>
            <w:t xml:space="preserve">Appendix </w:t>
          </w:r>
          <w:r>
            <w:rPr>
              <w:noProof/>
              <w:lang w:val="en-US"/>
            </w:rPr>
            <w:t>B</w:t>
          </w:r>
          <w:r>
            <w:rPr>
              <w:noProof/>
              <w:lang w:val="en-US"/>
            </w:rPr>
            <w:tab/>
          </w:r>
          <w:r w:rsidR="001D7A72">
            <w:rPr>
              <w:noProof/>
              <w:lang w:val="en-US"/>
            </w:rPr>
            <w:t>Model unit</w:t>
          </w:r>
          <w:r w:rsidR="00F762D0">
            <w:rPr>
              <w:noProof/>
              <w:lang w:val="en-US"/>
            </w:rPr>
            <w:t>s</w:t>
          </w:r>
          <w:r w:rsidR="001D7A72">
            <w:rPr>
              <w:noProof/>
              <w:lang w:val="en-US"/>
            </w:rPr>
            <w:t xml:space="preserve"> property classification</w:t>
          </w:r>
          <w:r w:rsidRPr="00632ED5">
            <w:rPr>
              <w:lang w:val="en-US"/>
            </w:rPr>
            <w:t xml:space="preserve"> </w:t>
          </w:r>
          <w:r w:rsidRPr="00632ED5">
            <w:ptab w:alignment="right" w:relativeTo="margin" w:leader="dot"/>
          </w:r>
          <w:r w:rsidR="003A0B80">
            <w:rPr>
              <w:bCs/>
              <w:lang w:val="en-US"/>
            </w:rPr>
            <w:t>19</w:t>
          </w:r>
          <w:r w:rsidRPr="00632ED5">
            <w:rPr>
              <w:rFonts w:hint="eastAsia"/>
              <w:noProof/>
              <w:lang w:val="en-US"/>
            </w:rPr>
            <w:t xml:space="preserve"> </w:t>
          </w:r>
        </w:p>
        <w:p w:rsidR="00F71167" w:rsidP="00632ED5" w:rsidRDefault="00F71167" w14:paraId="30040BFF" w14:textId="5C85E1F3">
          <w:pPr>
            <w:ind w:left="284" w:firstLine="447"/>
            <w:rPr>
              <w:noProof/>
              <w:lang w:val="en-US"/>
            </w:rPr>
          </w:pPr>
          <w:r>
            <w:rPr>
              <w:rFonts w:hint="eastAsia"/>
              <w:noProof/>
              <w:lang w:val="en-US"/>
            </w:rPr>
            <w:t xml:space="preserve">Appendix </w:t>
          </w:r>
          <w:r>
            <w:rPr>
              <w:noProof/>
              <w:lang w:val="en-US"/>
            </w:rPr>
            <w:t>C</w:t>
          </w:r>
          <w:r>
            <w:rPr>
              <w:noProof/>
              <w:lang w:val="en-US"/>
            </w:rPr>
            <w:tab/>
          </w:r>
          <w:r w:rsidR="001D7A72">
            <w:rPr>
              <w:noProof/>
              <w:lang w:val="en-US"/>
            </w:rPr>
            <w:t xml:space="preserve">Delivery levels of </w:t>
          </w:r>
          <w:r w:rsidR="006275AC">
            <w:rPr>
              <w:noProof/>
              <w:lang w:val="en-US"/>
            </w:rPr>
            <w:t xml:space="preserve">typical </w:t>
          </w:r>
          <w:r w:rsidR="001D7A72">
            <w:rPr>
              <w:noProof/>
              <w:lang w:val="en-US"/>
            </w:rPr>
            <w:t>model unites</w:t>
          </w:r>
          <w:r w:rsidRPr="00632ED5">
            <w:rPr>
              <w:lang w:val="en-US"/>
            </w:rPr>
            <w:t xml:space="preserve"> </w:t>
          </w:r>
          <w:r w:rsidRPr="00632ED5">
            <w:ptab w:alignment="right" w:relativeTo="margin" w:leader="dot"/>
          </w:r>
          <w:r w:rsidR="001025F4">
            <w:rPr>
              <w:bCs/>
              <w:lang w:val="en-US"/>
            </w:rPr>
            <w:t>2</w:t>
          </w:r>
          <w:r w:rsidR="0058344E">
            <w:rPr>
              <w:rFonts w:hint="eastAsia"/>
              <w:bCs/>
              <w:lang w:val="en-US"/>
            </w:rPr>
            <w:t>0</w:t>
          </w:r>
          <w:r w:rsidRPr="00632ED5">
            <w:rPr>
              <w:rFonts w:hint="eastAsia"/>
              <w:noProof/>
              <w:lang w:val="en-US"/>
            </w:rPr>
            <w:t xml:space="preserve"> </w:t>
          </w:r>
        </w:p>
        <w:p w:rsidRPr="00632ED5" w:rsidR="00C84CE8" w:rsidP="00632ED5" w:rsidRDefault="00632ED5" w14:paraId="24D906E8" w14:textId="23AD3A67">
          <w:pPr>
            <w:ind w:left="284" w:firstLine="447"/>
            <w:rPr>
              <w:lang w:val="en-US"/>
            </w:rPr>
          </w:pPr>
          <w:r w:rsidRPr="00632ED5">
            <w:rPr>
              <w:rFonts w:hint="eastAsia"/>
              <w:noProof/>
              <w:lang w:val="en-US"/>
            </w:rPr>
            <w:t>Explanation of wording in this standard</w:t>
          </w:r>
          <w:r w:rsidRPr="00632ED5">
            <w:rPr>
              <w:lang w:val="en-US"/>
            </w:rPr>
            <w:t xml:space="preserve"> </w:t>
          </w:r>
          <w:r w:rsidRPr="00632ED5">
            <w:ptab w:alignment="right" w:relativeTo="margin" w:leader="dot"/>
          </w:r>
          <w:r w:rsidR="00F363A0">
            <w:rPr>
              <w:bCs/>
              <w:lang w:val="en-US"/>
            </w:rPr>
            <w:t>3</w:t>
          </w:r>
          <w:r w:rsidR="0058344E">
            <w:rPr>
              <w:rFonts w:hint="eastAsia"/>
              <w:bCs/>
              <w:lang w:val="en-US"/>
            </w:rPr>
            <w:t>2</w:t>
          </w:r>
        </w:p>
      </w:sdtContent>
    </w:sdt>
    <w:p w:rsidRPr="00632ED5" w:rsidR="00275755" w:rsidP="00275755" w:rsidRDefault="00275755" w14:paraId="1BC5D922" w14:textId="76FA44F1">
      <w:pPr>
        <w:ind w:left="284" w:firstLine="447"/>
        <w:rPr>
          <w:lang w:val="en-US"/>
        </w:rPr>
      </w:pPr>
      <w:r>
        <w:rPr>
          <w:noProof/>
          <w:lang w:val="en-US"/>
        </w:rPr>
        <w:t>Normative standards</w:t>
      </w:r>
      <w:r w:rsidRPr="00632ED5">
        <w:rPr>
          <w:lang w:val="en-US"/>
        </w:rPr>
        <w:t xml:space="preserve"> </w:t>
      </w:r>
      <w:r w:rsidRPr="00632ED5">
        <w:ptab w:alignment="right" w:relativeTo="margin" w:leader="dot"/>
      </w:r>
      <w:r w:rsidR="00F363A0">
        <w:rPr>
          <w:bCs/>
          <w:lang w:val="en-US"/>
        </w:rPr>
        <w:t>3</w:t>
      </w:r>
      <w:r w:rsidR="0058344E">
        <w:rPr>
          <w:rFonts w:hint="eastAsia"/>
          <w:bCs/>
          <w:lang w:val="en-US"/>
        </w:rPr>
        <w:t>3</w:t>
      </w:r>
    </w:p>
    <w:p w:rsidRPr="00632ED5" w:rsidR="00275755" w:rsidP="00275755" w:rsidRDefault="00326D06" w14:paraId="1027A39A" w14:textId="2146883E">
      <w:pPr>
        <w:ind w:left="284" w:firstLine="447"/>
        <w:rPr>
          <w:lang w:val="en-US"/>
        </w:rPr>
      </w:pPr>
      <w:r>
        <w:rPr>
          <w:noProof/>
          <w:lang w:val="en-US"/>
        </w:rPr>
        <w:t xml:space="preserve">Addition: </w:t>
      </w:r>
      <w:r w:rsidR="00275755">
        <w:rPr>
          <w:noProof/>
          <w:lang w:val="en-US"/>
        </w:rPr>
        <w:t>Explanation of provisions</w:t>
      </w:r>
      <w:r w:rsidRPr="00632ED5" w:rsidR="00275755">
        <w:rPr>
          <w:lang w:val="en-US"/>
        </w:rPr>
        <w:t xml:space="preserve"> </w:t>
      </w:r>
      <w:r w:rsidRPr="00632ED5" w:rsidR="00275755">
        <w:ptab w:alignment="right" w:relativeTo="margin" w:leader="dot"/>
      </w:r>
      <w:r w:rsidR="00F363A0">
        <w:rPr>
          <w:bCs/>
          <w:lang w:val="en-US"/>
        </w:rPr>
        <w:t>3</w:t>
      </w:r>
      <w:r>
        <w:rPr>
          <w:rFonts w:hint="eastAsia"/>
          <w:bCs/>
          <w:lang w:val="en-US"/>
        </w:rPr>
        <w:t>5</w:t>
      </w:r>
    </w:p>
    <w:p w:rsidRPr="00632ED5" w:rsidR="00275755" w:rsidP="00275755" w:rsidRDefault="00275755" w14:paraId="57D5C8D4" w14:textId="45636817">
      <w:pPr>
        <w:ind w:left="0" w:firstLine="0" w:firstLineChars="0"/>
        <w:rPr>
          <w:lang w:val="en-US"/>
        </w:rPr>
        <w:sectPr w:rsidRPr="00632ED5" w:rsidR="00275755" w:rsidSect="00BB04E8">
          <w:pgSz w:w="11906" w:h="16838" w:orient="portrait"/>
          <w:pgMar w:top="1701" w:right="1701" w:bottom="1797" w:left="1418" w:header="709" w:footer="851" w:gutter="0"/>
          <w:cols w:space="720"/>
        </w:sectPr>
      </w:pPr>
    </w:p>
    <w:p w:rsidRPr="007A3DB9" w:rsidR="00076D48" w:rsidP="007A3DB9" w:rsidRDefault="00076D48" w14:paraId="4D92C490" w14:textId="5F8A3838">
      <w:pPr>
        <w:pStyle w:val="1-"/>
        <w:spacing w:before="120" w:after="360"/>
        <w:rPr>
          <w:rFonts w:hint="eastAsia"/>
        </w:rPr>
      </w:pPr>
      <w:bookmarkStart w:name="_Toc400926097" w:id="5"/>
      <w:bookmarkStart w:name="_Toc438330041" w:id="6"/>
      <w:bookmarkStart w:name="_Toc438330098" w:id="7"/>
      <w:bookmarkStart w:name="_Toc438506547" w:id="8"/>
      <w:bookmarkStart w:name="_Toc474315063" w:id="9"/>
      <w:bookmarkStart w:name="_Toc489148132" w:id="10"/>
      <w:bookmarkStart w:name="_Toc213704815" w:id="11"/>
      <w:r w:rsidRPr="007A3DB9">
        <w:t>总</w:t>
      </w:r>
      <w:r w:rsidRPr="007A3DB9">
        <w:rPr>
          <w:rFonts w:hint="eastAsia"/>
        </w:rPr>
        <w:tab/>
      </w:r>
      <w:r w:rsidRPr="007A3DB9">
        <w:rPr>
          <w:rFonts w:hint="eastAsia"/>
        </w:rPr>
        <w:tab/>
      </w:r>
      <w:r w:rsidRPr="007A3DB9">
        <w:t>则</w:t>
      </w:r>
      <w:bookmarkEnd w:id="5"/>
      <w:bookmarkEnd w:id="6"/>
      <w:bookmarkEnd w:id="7"/>
      <w:bookmarkEnd w:id="8"/>
      <w:bookmarkEnd w:id="9"/>
      <w:bookmarkEnd w:id="10"/>
      <w:bookmarkEnd w:id="11"/>
    </w:p>
    <w:p w:rsidRPr="00ED11F9" w:rsidR="00076D48" w:rsidP="00ED11F9" w:rsidRDefault="003D1591" w14:paraId="128B9425" w14:textId="4E611E31">
      <w:pPr>
        <w:pStyle w:val="--"/>
      </w:pPr>
      <w:r w:rsidRPr="00ED11F9">
        <w:t>为规范</w:t>
      </w:r>
      <w:r w:rsidRPr="00ED11F9" w:rsidR="00E167F0">
        <w:t>建筑信息模型</w:t>
      </w:r>
      <w:r w:rsidRPr="00ED11F9" w:rsidR="00AB3D07">
        <w:t>设计</w:t>
      </w:r>
      <w:r w:rsidRPr="00ED11F9">
        <w:t>交付，</w:t>
      </w:r>
      <w:r w:rsidRPr="00ED11F9">
        <w:rPr>
          <w:rFonts w:hint="eastAsia"/>
        </w:rPr>
        <w:t>提高</w:t>
      </w:r>
      <w:r w:rsidRPr="00ED11F9">
        <w:t>建筑信息模型的应用</w:t>
      </w:r>
      <w:r w:rsidRPr="00ED11F9">
        <w:rPr>
          <w:rFonts w:hint="eastAsia"/>
        </w:rPr>
        <w:t>水平</w:t>
      </w:r>
      <w:r w:rsidRPr="00ED11F9" w:rsidR="00076D48">
        <w:t>，制定本标准。</w:t>
      </w:r>
    </w:p>
    <w:p w:rsidRPr="0074751E" w:rsidR="00BA6E50" w:rsidP="00F10180" w:rsidRDefault="00BA6E50" w14:paraId="4AE4E91A" w14:textId="6C3F7CF1">
      <w:pPr>
        <w:pStyle w:val="ab"/>
      </w:pPr>
      <w:r w:rsidRPr="0074751E">
        <w:rPr>
          <w:rFonts w:hint="eastAsia"/>
        </w:rPr>
        <w:t>本条文明确了制定本标准的目的。</w:t>
      </w:r>
    </w:p>
    <w:p w:rsidRPr="00ED11F9" w:rsidR="00E629C2" w:rsidP="00ED11F9" w:rsidRDefault="00076D48" w14:paraId="43F4BEC9" w14:textId="0E503285">
      <w:pPr>
        <w:pStyle w:val="--"/>
        <w:rPr/>
      </w:pPr>
      <w:r w:rsidR="00076D48">
        <w:rPr/>
        <w:t>本标准适用于建筑工程设计中</w:t>
      </w:r>
      <w:commentRangeStart w:id="1002421610"/>
      <w:r w:rsidR="00423F94">
        <w:rPr/>
        <w:t>应用</w:t>
      </w:r>
      <w:commentRangeEnd w:id="1002421610"/>
      <w:r>
        <w:rPr>
          <w:rStyle w:val="CommentReference"/>
        </w:rPr>
        <w:commentReference w:id="1002421610"/>
      </w:r>
      <w:r w:rsidR="00F05C0D">
        <w:rPr/>
        <w:t>建筑信息模型</w:t>
      </w:r>
      <w:r w:rsidR="00076D48">
        <w:rPr/>
        <w:t>建立和</w:t>
      </w:r>
      <w:r w:rsidR="00320D3B">
        <w:rPr/>
        <w:t>交付</w:t>
      </w:r>
      <w:r w:rsidR="00423F94">
        <w:rPr/>
        <w:t>设计信息</w:t>
      </w:r>
      <w:r w:rsidR="00D22F24">
        <w:rPr/>
        <w:t>，以及</w:t>
      </w:r>
      <w:r w:rsidR="00076D48">
        <w:rPr/>
        <w:t>各</w:t>
      </w:r>
      <w:r w:rsidR="00E629C2">
        <w:rPr/>
        <w:t>参与方</w:t>
      </w:r>
      <w:r w:rsidR="00076D48">
        <w:rPr/>
        <w:t>之间</w:t>
      </w:r>
      <w:r w:rsidR="00D22F24">
        <w:rPr/>
        <w:t>和</w:t>
      </w:r>
      <w:r w:rsidR="00E629C2">
        <w:rPr/>
        <w:t>参与方内部</w:t>
      </w:r>
      <w:r w:rsidR="00D22F24">
        <w:rPr/>
        <w:t>信息传递</w:t>
      </w:r>
      <w:r w:rsidR="00E629C2">
        <w:rPr/>
        <w:t>的</w:t>
      </w:r>
      <w:r w:rsidR="002566F5">
        <w:rPr/>
        <w:t>过程</w:t>
      </w:r>
      <w:r w:rsidR="00617A84">
        <w:rPr/>
        <w:t>。</w:t>
      </w:r>
    </w:p>
    <w:p w:rsidR="00424C0C" w:rsidP="00F10180" w:rsidRDefault="00863245" w14:paraId="7C92C7B9" w14:textId="689A3866">
      <w:pPr>
        <w:pStyle w:val="ab"/>
        <w:rPr>
          <w:lang w:val="en-US"/>
        </w:rPr>
      </w:pPr>
      <w:r w:rsidRPr="00863245">
        <w:rPr>
          <w:rFonts w:hint="eastAsia"/>
        </w:rPr>
        <w:t>本条文规定了本标准的</w:t>
      </w:r>
      <w:r w:rsidR="00030B79">
        <w:rPr>
          <w:rFonts w:hint="eastAsia"/>
        </w:rPr>
        <w:t>适用</w:t>
      </w:r>
      <w:r w:rsidRPr="00863245">
        <w:rPr>
          <w:rFonts w:hint="eastAsia"/>
        </w:rPr>
        <w:t>范围。从国际标准和大多数国家（地区）的标准编制情况来看，应用建筑信息模型进行设计信息的交付是一个较为复杂并且持续的信息化过程，只有对信息建立过程加以约束，才能保障信息的完备性和交付的规范性，因此交付并不是独立行为，而包含交付准备、交付物、交付协同三个方面</w:t>
      </w:r>
    </w:p>
    <w:p w:rsidR="00ED11F9" w:rsidP="00ED11F9" w:rsidRDefault="00ED11F9" w14:paraId="24651F28" w14:textId="0746D770">
      <w:pPr>
        <w:pStyle w:val="--"/>
      </w:pPr>
      <w:r>
        <w:t>建筑信息模型设计交付应包括设计阶段的交付和面向应用的交付。交付应包含</w:t>
      </w:r>
      <w:r w:rsidR="005E6F41">
        <w:t>信息需求</w:t>
      </w:r>
      <w:r>
        <w:t>，</w:t>
      </w:r>
      <w:r w:rsidR="006902E1">
        <w:t>信息生产、信息交付和应用</w:t>
      </w:r>
      <w:commentRangeStart w:id="12"/>
      <w:r w:rsidRPr="7216F481" w:rsidR="11F9276B">
        <w:rPr>
          <w:highlight w:val="yellow"/>
        </w:rPr>
        <w:t>和</w:t>
      </w:r>
      <w:commentRangeEnd w:id="12"/>
      <w:r w:rsidRPr="7216F481">
        <w:rPr>
          <w:rStyle w:val="CommentReference"/>
          <w:szCs w:val="22"/>
          <w:highlight w:val="yellow"/>
        </w:rPr>
        <w:commentReference w:id="12"/>
      </w:r>
      <w:r w:rsidRPr="7216F481">
        <w:rPr>
          <w:highlight w:val="yellow"/>
        </w:rPr>
        <w:t>交付协同</w:t>
      </w:r>
      <w:r>
        <w:t>等方面内容。</w:t>
      </w:r>
      <w:commentRangeStart w:id="13"/>
      <w:commentRangeStart w:id="14"/>
      <w:commentRangeEnd w:id="13"/>
      <w:r>
        <w:rPr>
          <w:rStyle w:val="CommentReference"/>
          <w:szCs w:val="22"/>
        </w:rPr>
        <w:commentReference w:id="13"/>
      </w:r>
      <w:commentRangeEnd w:id="14"/>
      <w:r>
        <w:rPr>
          <w:rStyle w:val="CommentReference"/>
          <w:szCs w:val="22"/>
        </w:rPr>
        <w:commentReference w:id="14"/>
      </w:r>
    </w:p>
    <w:p w:rsidRPr="00273CF2" w:rsidR="00273CF2" w:rsidP="00273CF2" w:rsidRDefault="00273CF2" w14:paraId="5F8CF3A0" w14:textId="77777777">
      <w:pPr>
        <w:pStyle w:val="--"/>
        <w:rPr/>
      </w:pPr>
      <w:commentRangeStart w:id="15"/>
      <w:commentRangeStart w:id="16"/>
      <w:commentRangeStart w:id="1035455504"/>
      <w:r w:rsidR="00273CF2">
        <w:rPr/>
        <w:t>建筑工程设计应包括方案设计、初步设计、施工图设计、深化设计等</w:t>
      </w:r>
      <w:commentRangeStart w:id="17"/>
      <w:commentRangeStart w:id="18"/>
      <w:r w:rsidR="00273CF2">
        <w:rPr/>
        <w:t>阶段</w:t>
      </w:r>
      <w:commentRangeEnd w:id="17"/>
      <w:r>
        <w:rPr>
          <w:rStyle w:val="CommentReference"/>
        </w:rPr>
        <w:commentReference w:id="17"/>
      </w:r>
      <w:commentRangeEnd w:id="18"/>
      <w:r>
        <w:rPr>
          <w:rStyle w:val="CommentReference"/>
        </w:rPr>
        <w:commentReference w:id="18"/>
      </w:r>
      <w:r w:rsidR="00273CF2">
        <w:rPr/>
        <w:t>，施工图设计和深化设计阶段的信息模型宜用于形成竣工移交成果。建筑信息模型的交付准备、交付物和交付协同应满足各阶段设计深度的要求。</w:t>
      </w:r>
      <w:commentRangeStart w:id="19"/>
      <w:commentRangeEnd w:id="15"/>
      <w:r>
        <w:rPr>
          <w:rStyle w:val="CommentReference"/>
        </w:rPr>
        <w:commentReference w:id="15"/>
      </w:r>
      <w:commentRangeEnd w:id="16"/>
      <w:r>
        <w:rPr>
          <w:rStyle w:val="CommentReference"/>
        </w:rPr>
        <w:commentReference w:id="16"/>
      </w:r>
      <w:commentRangeEnd w:id="19"/>
      <w:r>
        <w:rPr>
          <w:rStyle w:val="CommentReference"/>
        </w:rPr>
        <w:commentReference w:id="19"/>
      </w:r>
      <w:commentRangeEnd w:id="1035455504"/>
      <w:r>
        <w:rPr>
          <w:rStyle w:val="CommentReference"/>
        </w:rPr>
        <w:commentReference w:id="1035455504"/>
      </w:r>
    </w:p>
    <w:p w:rsidRPr="008635CB" w:rsidR="00273CF2" w:rsidP="00273CF2" w:rsidRDefault="00273CF2" w14:paraId="5B2FC78B" w14:textId="26391EAC">
      <w:pPr>
        <w:pStyle w:val="ab"/>
      </w:pPr>
      <w:r>
        <w:t>设计</w:t>
      </w:r>
      <w:r>
        <w:rPr>
          <w:rFonts w:hint="eastAsia"/>
        </w:rPr>
        <w:t>阶段</w:t>
      </w:r>
      <w:r>
        <w:t>的划分并没有统一的依据。</w:t>
      </w:r>
      <w:r>
        <w:rPr>
          <w:rFonts w:hint="eastAsia"/>
        </w:rPr>
        <w:t>在</w:t>
      </w:r>
      <w:r>
        <w:t>住房和城乡建设部颁布的《</w:t>
      </w:r>
      <w:r>
        <w:rPr>
          <w:rFonts w:hint="eastAsia"/>
        </w:rPr>
        <w:t>建筑工程设计</w:t>
      </w:r>
      <w:r>
        <w:t>文件编制深度规定》</w:t>
      </w:r>
      <w:r>
        <w:rPr>
          <w:rFonts w:hint="eastAsia"/>
        </w:rPr>
        <w:t>中</w:t>
      </w:r>
      <w:r>
        <w:t>，</w:t>
      </w:r>
      <w:r>
        <w:rPr>
          <w:rFonts w:hint="eastAsia"/>
        </w:rPr>
        <w:t>将</w:t>
      </w:r>
      <w:r>
        <w:t>设计过程划分为方案设计、</w:t>
      </w:r>
      <w:r>
        <w:rPr>
          <w:rFonts w:hint="eastAsia"/>
        </w:rPr>
        <w:t>初步设计</w:t>
      </w:r>
      <w:r>
        <w:t>、</w:t>
      </w:r>
      <w:r>
        <w:rPr>
          <w:rFonts w:hint="eastAsia"/>
        </w:rPr>
        <w:t>施工图</w:t>
      </w:r>
      <w:r>
        <w:t>设计和专项设计四个阶段。</w:t>
      </w:r>
      <w:r>
        <w:rPr>
          <w:rFonts w:hint="eastAsia"/>
        </w:rPr>
        <w:t>其中</w:t>
      </w:r>
      <w:r>
        <w:t>专项设计也仅仅列出了</w:t>
      </w:r>
      <w:r>
        <w:rPr>
          <w:rFonts w:hint="eastAsia"/>
        </w:rPr>
        <w:t>幕墙设计</w:t>
      </w:r>
      <w:r>
        <w:t>、基坑与边坡工程设计、建筑智能化设计三种，</w:t>
      </w:r>
      <w:r>
        <w:rPr>
          <w:rFonts w:hint="eastAsia"/>
        </w:rPr>
        <w:t>考虑</w:t>
      </w:r>
      <w:r>
        <w:t>到当前工程实践的习惯，</w:t>
      </w:r>
      <w:r>
        <w:rPr>
          <w:rFonts w:hint="eastAsia"/>
        </w:rPr>
        <w:t>将专项</w:t>
      </w:r>
      <w:r>
        <w:t>设计拓展为深化设计，</w:t>
      </w:r>
      <w:r>
        <w:rPr>
          <w:rFonts w:hint="eastAsia"/>
        </w:rPr>
        <w:t>涵盖</w:t>
      </w:r>
      <w:r>
        <w:t>施工图设计阶段之后所有关于建筑本体的细化设计过程。</w:t>
      </w:r>
      <w:r>
        <w:rPr>
          <w:rFonts w:hint="eastAsia"/>
        </w:rPr>
        <w:t>另外</w:t>
      </w:r>
      <w:r>
        <w:t>设计信息与竣工移交关联性很大，</w:t>
      </w:r>
      <w:r>
        <w:rPr>
          <w:rFonts w:hint="eastAsia"/>
        </w:rPr>
        <w:t>也是</w:t>
      </w:r>
      <w:r>
        <w:t>为了兼顾设计信息在向运维阶段传递时的完整性。</w:t>
      </w:r>
    </w:p>
    <w:p w:rsidR="00273CF2" w:rsidP="008F3054" w:rsidRDefault="00273CF2" w14:paraId="5306FC55" w14:textId="77777777">
      <w:pPr>
        <w:pStyle w:val="--"/>
      </w:pPr>
      <w:r w:rsidRPr="008E4ADA">
        <w:rPr>
          <w:rFonts w:hint="eastAsia"/>
        </w:rPr>
        <w:t>面向应用的交付宜包括建筑全生命期内有关设计信息的各项应用，建筑信息模型的交付准备、交付物和交付协同应满足应用需求</w:t>
      </w:r>
      <w:r>
        <w:t>。</w:t>
      </w:r>
    </w:p>
    <w:p w:rsidR="00273CF2" w:rsidP="00273CF2" w:rsidRDefault="00273CF2" w14:paraId="4E0B24BE" w14:textId="3F0627B1">
      <w:pPr>
        <w:pStyle w:val="ab"/>
      </w:pPr>
      <w:r>
        <w:t>面向应用的交付场景非常多，</w:t>
      </w:r>
      <w:r>
        <w:rPr>
          <w:rFonts w:hint="eastAsia"/>
        </w:rPr>
        <w:t>如</w:t>
      </w:r>
      <w:r>
        <w:t>建筑的性能化分析、</w:t>
      </w:r>
      <w:r>
        <w:rPr>
          <w:rFonts w:hint="eastAsia"/>
        </w:rPr>
        <w:t>冲突检测</w:t>
      </w:r>
      <w:r>
        <w:t>、造价分析、</w:t>
      </w:r>
      <w:r>
        <w:rPr>
          <w:rFonts w:hint="eastAsia"/>
        </w:rPr>
        <w:t>建筑</w:t>
      </w:r>
      <w:r>
        <w:t>表现、</w:t>
      </w:r>
      <w:r>
        <w:rPr>
          <w:rFonts w:hint="eastAsia"/>
        </w:rPr>
        <w:t>施工</w:t>
      </w:r>
      <w:r>
        <w:t>组织</w:t>
      </w:r>
      <w:r>
        <w:rPr>
          <w:rFonts w:hint="eastAsia"/>
        </w:rPr>
        <w:t>等</w:t>
      </w:r>
      <w:r>
        <w:t>。各种应用所需的设计信息、</w:t>
      </w:r>
      <w:r>
        <w:rPr>
          <w:rFonts w:hint="eastAsia"/>
        </w:rPr>
        <w:t>交付深度</w:t>
      </w:r>
      <w:r>
        <w:t>、交付物形式、协同模式等均需要根据应用自身</w:t>
      </w:r>
      <w:r>
        <w:rPr>
          <w:rFonts w:hint="eastAsia"/>
        </w:rPr>
        <w:t>特点</w:t>
      </w:r>
      <w:r>
        <w:t>去分析和考量，</w:t>
      </w:r>
      <w:r>
        <w:rPr>
          <w:rFonts w:hint="eastAsia"/>
        </w:rPr>
        <w:t>从而所有</w:t>
      </w:r>
      <w:r>
        <w:t>的要求均体现为</w:t>
      </w:r>
      <w:r>
        <w:rPr>
          <w:rFonts w:hint="eastAsia"/>
        </w:rPr>
        <w:t>应用</w:t>
      </w:r>
      <w:r>
        <w:t>需求，</w:t>
      </w:r>
      <w:r>
        <w:rPr>
          <w:rFonts w:hint="eastAsia"/>
        </w:rPr>
        <w:t>面向</w:t>
      </w:r>
      <w:r>
        <w:t>应用的交付</w:t>
      </w:r>
      <w:r>
        <w:rPr>
          <w:rFonts w:hint="eastAsia"/>
        </w:rPr>
        <w:t>过程</w:t>
      </w:r>
      <w:r>
        <w:t>以此为基石。</w:t>
      </w:r>
    </w:p>
    <w:p w:rsidR="008F3054" w:rsidP="008F3054" w:rsidRDefault="008F3054" w14:paraId="739DA399" w14:textId="75A5D332">
      <w:pPr>
        <w:pStyle w:val="--"/>
      </w:pPr>
      <w:r>
        <w:rPr>
          <w:rFonts w:hint="eastAsia"/>
        </w:rPr>
        <w:t>信息安全</w:t>
      </w:r>
      <w:r w:rsidRPr="008C7D35" w:rsidR="008C7D35">
        <w:rPr>
          <w:rFonts w:hint="eastAsia"/>
          <w:highlight w:val="yellow"/>
        </w:rPr>
        <w:t>（待补充）</w:t>
      </w:r>
      <w:r w:rsidRPr="449EE8BB" w:rsidR="0C2CC062">
        <w:rPr>
          <w:highlight w:val="yellow"/>
        </w:rPr>
        <w:t xml:space="preserve">  </w:t>
      </w:r>
    </w:p>
    <w:p w:rsidRPr="00ED11F9" w:rsidR="00076D48" w:rsidP="00ED11F9" w:rsidRDefault="00E167F0" w14:paraId="1B740F8A" w14:textId="69E7CC3A">
      <w:pPr>
        <w:pStyle w:val="--"/>
      </w:pPr>
      <w:r w:rsidRPr="00ED11F9">
        <w:t>建筑信息模型</w:t>
      </w:r>
      <w:r w:rsidRPr="00ED11F9" w:rsidR="00AB3D07">
        <w:t>设计</w:t>
      </w:r>
      <w:r w:rsidRPr="00ED11F9" w:rsidR="00076D48">
        <w:t>交付，除应符合本标准外，尚应符合国家现行有关标准的规定。</w:t>
      </w:r>
    </w:p>
    <w:p w:rsidRPr="007A3DB9" w:rsidR="00076D48" w:rsidP="007A3DB9" w:rsidRDefault="00076D48" w14:paraId="5950312B" w14:textId="08610FEB">
      <w:pPr>
        <w:pStyle w:val="1-"/>
        <w:spacing w:before="120" w:after="360"/>
        <w:rPr>
          <w:rFonts w:hint="eastAsia"/>
        </w:rPr>
      </w:pPr>
      <w:r w:rsidRPr="007A3DB9">
        <w:br w:type="column"/>
      </w:r>
      <w:bookmarkStart w:name="_Toc400926098" w:id="20"/>
      <w:bookmarkStart w:name="_Toc438330042" w:id="21"/>
      <w:bookmarkStart w:name="_Toc438330099" w:id="22"/>
      <w:bookmarkStart w:name="_Toc438506548" w:id="23"/>
      <w:bookmarkStart w:name="_Toc474315064" w:id="24"/>
      <w:bookmarkStart w:name="_Toc489148133" w:id="25"/>
      <w:bookmarkStart w:name="_Toc213704816" w:id="26"/>
      <w:r w:rsidRPr="007A3DB9">
        <w:rPr>
          <w:rFonts w:hint="eastAsia"/>
        </w:rPr>
        <w:t>术</w:t>
      </w:r>
      <w:r w:rsidRPr="007A3DB9" w:rsidR="00843964">
        <w:rPr>
          <w:rFonts w:hint="eastAsia"/>
        </w:rPr>
        <w:t xml:space="preserve">   </w:t>
      </w:r>
      <w:r w:rsidRPr="007A3DB9">
        <w:rPr>
          <w:rFonts w:hint="eastAsia"/>
        </w:rPr>
        <w:t>语</w:t>
      </w:r>
      <w:bookmarkEnd w:id="20"/>
      <w:bookmarkEnd w:id="21"/>
      <w:bookmarkEnd w:id="22"/>
      <w:bookmarkEnd w:id="23"/>
      <w:bookmarkEnd w:id="24"/>
      <w:bookmarkEnd w:id="25"/>
      <w:r w:rsidRPr="00CE32BA" w:rsidR="00CE32BA">
        <w:rPr>
          <w:rFonts w:hint="eastAsia"/>
          <w:highlight w:val="yellow"/>
        </w:rPr>
        <w:t>（待修订）</w:t>
      </w:r>
      <w:bookmarkEnd w:id="26"/>
    </w:p>
    <w:p w:rsidRPr="00FF4FBC" w:rsidR="00D24549" w:rsidP="00FF4FBC" w:rsidRDefault="00D24549" w14:paraId="6C0A7345" w14:textId="64AA8EAE">
      <w:pPr>
        <w:pStyle w:val="a9"/>
      </w:pPr>
      <w:r w:rsidRPr="00FF4FBC">
        <w:t>【</w:t>
      </w:r>
      <w:r w:rsidR="00CC1D5F">
        <w:rPr>
          <w:rFonts w:hint="eastAsia"/>
        </w:rPr>
        <w:t>修订思路</w:t>
      </w:r>
      <w:r w:rsidRPr="00FF4FBC">
        <w:t>】</w:t>
      </w:r>
      <w:r w:rsidRPr="00FF4FBC" w:rsidR="00CC1D5F">
        <w:rPr>
          <w:rFonts w:hint="eastAsia"/>
        </w:rPr>
        <w:t>参考国际标准，结合其他相关标准，增加或调整部分术语。</w:t>
      </w:r>
    </w:p>
    <w:p w:rsidRPr="00ED11F9" w:rsidR="00874D71" w:rsidP="00ED11F9" w:rsidRDefault="00F11BFA" w14:paraId="13803394" w14:textId="1455C5B6">
      <w:pPr>
        <w:pStyle w:val="--"/>
      </w:pPr>
      <w:r w:rsidRPr="00ED11F9">
        <w:t>设计</w:t>
      </w:r>
      <w:r w:rsidRPr="00ED11F9" w:rsidR="00874D71">
        <w:t>交付</w:t>
      </w:r>
      <w:r w:rsidRPr="00ED11F9" w:rsidR="00874D71">
        <w:rPr>
          <w:rFonts w:hint="eastAsia"/>
        </w:rPr>
        <w:tab/>
      </w:r>
      <w:r w:rsidRPr="00ED11F9" w:rsidR="00874D71">
        <w:rPr>
          <w:rFonts w:hint="eastAsia"/>
        </w:rPr>
        <w:tab/>
      </w:r>
      <w:r w:rsidRPr="00ED11F9" w:rsidR="0085375B">
        <w:t xml:space="preserve">design </w:t>
      </w:r>
      <w:r w:rsidRPr="00ED11F9" w:rsidR="00874D71">
        <w:t>delivery</w:t>
      </w:r>
    </w:p>
    <w:p w:rsidR="00874D71" w:rsidP="005675CA" w:rsidRDefault="00874D71" w14:paraId="3847720F" w14:textId="0CCC809F">
      <w:pPr>
        <w:ind w:left="210" w:firstLine="640" w:firstLineChars="305"/>
        <w:rPr>
          <w:color w:val="auto"/>
        </w:rPr>
      </w:pPr>
      <w:r w:rsidRPr="0085375B">
        <w:rPr>
          <w:rFonts w:hint="eastAsia"/>
          <w:color w:val="auto"/>
        </w:rPr>
        <w:t>根据工程项目的</w:t>
      </w:r>
      <w:r w:rsidRPr="0085375B">
        <w:rPr>
          <w:color w:val="auto"/>
        </w:rPr>
        <w:t>应用需求</w:t>
      </w:r>
      <w:r w:rsidRPr="0085375B">
        <w:rPr>
          <w:rFonts w:hint="eastAsia"/>
          <w:color w:val="auto"/>
        </w:rPr>
        <w:t>，</w:t>
      </w:r>
      <w:r w:rsidRPr="0085375B" w:rsidR="00F11BFA">
        <w:rPr>
          <w:color w:val="auto"/>
        </w:rPr>
        <w:t>将设计</w:t>
      </w:r>
      <w:r w:rsidRPr="0085375B">
        <w:rPr>
          <w:rFonts w:hint="eastAsia"/>
          <w:color w:val="auto"/>
        </w:rPr>
        <w:t>信息传递给需求方的行为</w:t>
      </w:r>
      <w:r w:rsidRPr="0085375B">
        <w:rPr>
          <w:color w:val="auto"/>
        </w:rPr>
        <w:t>。</w:t>
      </w:r>
    </w:p>
    <w:p w:rsidRPr="00BA6E50" w:rsidR="00BA6E50" w:rsidP="00F10180" w:rsidRDefault="00BA6E50" w14:paraId="2B04BF59" w14:textId="72B0FCD1">
      <w:pPr>
        <w:pStyle w:val="ab"/>
      </w:pPr>
      <w:r w:rsidRPr="00BA6E50">
        <w:rPr>
          <w:rFonts w:hint="eastAsia"/>
        </w:rPr>
        <w:t>【设计交付既指建筑工程阶段性交付，也包含某一阶段内，参与方内部协同的过程中的交付行为。】</w:t>
      </w:r>
    </w:p>
    <w:p w:rsidRPr="00ED11F9" w:rsidR="002B7E96" w:rsidP="00ED11F9" w:rsidRDefault="002B7E96" w14:paraId="41ABE3A9" w14:textId="506BE668">
      <w:pPr>
        <w:pStyle w:val="--"/>
      </w:pPr>
      <w:r w:rsidRPr="00ED11F9">
        <w:rPr>
          <w:rFonts w:hint="eastAsia"/>
        </w:rPr>
        <w:t>设计</w:t>
      </w:r>
      <w:r w:rsidRPr="00ED11F9">
        <w:t>信息</w:t>
      </w:r>
      <w:r w:rsidRPr="00ED11F9">
        <w:rPr>
          <w:rFonts w:hint="eastAsia"/>
        </w:rPr>
        <w:tab/>
      </w:r>
      <w:r w:rsidRPr="00ED11F9">
        <w:rPr>
          <w:rFonts w:hint="eastAsia"/>
        </w:rPr>
        <w:tab/>
      </w:r>
      <w:r w:rsidRPr="00ED11F9">
        <w:rPr>
          <w:rFonts w:hint="eastAsia"/>
        </w:rPr>
        <w:t xml:space="preserve">design </w:t>
      </w:r>
      <w:r w:rsidRPr="00ED11F9">
        <w:t>i</w:t>
      </w:r>
      <w:r w:rsidRPr="00ED11F9">
        <w:rPr>
          <w:rFonts w:hint="eastAsia"/>
        </w:rPr>
        <w:t>nformation</w:t>
      </w:r>
    </w:p>
    <w:p w:rsidR="002B7E96" w:rsidP="16E5AF6F" w:rsidRDefault="000A1D71" w14:paraId="7A49A55B" w14:textId="2AFBDB9E">
      <w:pPr>
        <w:ind w:left="210" w:firstLine="447"/>
        <w:rPr>
          <w:color w:val="auto"/>
        </w:rPr>
      </w:pPr>
      <w:r w:rsidRPr="16E5AF6F">
        <w:rPr>
          <w:color w:val="auto"/>
        </w:rPr>
        <w:t>建筑工程设计工作所形成的描述建筑（物理实体）本体特征的信息集合</w:t>
      </w:r>
      <w:r w:rsidRPr="16E5AF6F" w:rsidR="002B7E96">
        <w:rPr>
          <w:color w:val="auto"/>
        </w:rPr>
        <w:t>。</w:t>
      </w:r>
    </w:p>
    <w:p w:rsidRPr="00AC761D" w:rsidR="00520EC3" w:rsidP="00F10180" w:rsidRDefault="18FD57B9" w14:paraId="395E62A9" w14:textId="451AAB8C">
      <w:pPr>
        <w:pStyle w:val="ab"/>
      </w:pPr>
      <w:r>
        <w:t>【</w:t>
      </w:r>
      <w:r w:rsidR="00520EC3">
        <w:t>本条文参考了现行国家标准</w:t>
      </w:r>
      <w:commentRangeStart w:id="27"/>
      <w:commentRangeStart w:id="28"/>
      <w:r w:rsidR="00520EC3">
        <w:t>《民用建筑设计术语标准》</w:t>
      </w:r>
      <w:commentRangeEnd w:id="27"/>
      <w:r>
        <w:rPr>
          <w:rStyle w:val="CommentReference"/>
          <w:szCs w:val="22"/>
        </w:rPr>
        <w:commentReference w:id="27"/>
      </w:r>
      <w:commentRangeEnd w:id="28"/>
      <w:r>
        <w:rPr>
          <w:rStyle w:val="CommentReference"/>
          <w:szCs w:val="22"/>
        </w:rPr>
        <w:commentReference w:id="28"/>
      </w:r>
      <w:r w:rsidR="00520EC3">
        <w:t>GB</w:t>
      </w:r>
      <w:r w:rsidR="00520EC3">
        <w:t>／</w:t>
      </w:r>
      <w:r w:rsidR="00520EC3">
        <w:t>T50504-2009</w:t>
      </w:r>
      <w:r w:rsidR="00520EC3">
        <w:t>关于建筑物的定义。在该标准中，建筑物是指</w:t>
      </w:r>
      <w:r w:rsidR="00520EC3">
        <w:t>“</w:t>
      </w:r>
      <w:r w:rsidR="00520EC3">
        <w:t>用建筑材料构筑的空间和实体，</w:t>
      </w:r>
      <w:r w:rsidR="00396D0F">
        <w:rPr>
          <w:rFonts w:hint="eastAsia"/>
        </w:rPr>
        <w:t>供</w:t>
      </w:r>
      <w:commentRangeStart w:id="29"/>
      <w:commentRangeStart w:id="30"/>
      <w:commentRangeEnd w:id="29"/>
      <w:r>
        <w:rPr>
          <w:rStyle w:val="CommentReference"/>
          <w:szCs w:val="22"/>
        </w:rPr>
        <w:commentReference w:id="29"/>
      </w:r>
      <w:commentRangeEnd w:id="30"/>
      <w:r>
        <w:rPr>
          <w:rStyle w:val="CommentReference"/>
          <w:szCs w:val="22"/>
        </w:rPr>
        <w:commentReference w:id="30"/>
      </w:r>
      <w:r w:rsidR="00520EC3">
        <w:t>人们居住和进行各种活动的场所。</w:t>
      </w:r>
      <w:r w:rsidR="00520EC3">
        <w:t>”</w:t>
      </w:r>
      <w:r w:rsidR="00520EC3">
        <w:t>；广义的建筑设计是指</w:t>
      </w:r>
      <w:r w:rsidR="00520EC3">
        <w:t>“</w:t>
      </w:r>
      <w:r w:rsidR="00520EC3">
        <w:t>设计一个建筑物（群）要做的全部工作</w:t>
      </w:r>
      <w:r w:rsidR="00520EC3">
        <w:t>”</w:t>
      </w:r>
      <w:r w:rsidR="00520EC3">
        <w:t>。结合当前的工程实践，在信息化领域，设计信息可以理解为全生命周期内对建筑物（包括构筑物）自身全部特征的描述，而且是全局性信息。</w:t>
      </w:r>
    </w:p>
    <w:p w:rsidRPr="00AC761D" w:rsidR="00520EC3" w:rsidP="75F55E63" w:rsidRDefault="4C8FB225" w14:paraId="74FBCEE0" w14:textId="4D8691B1">
      <w:pPr>
        <w:pStyle w:val="ab"/>
        <w:rPr>
          <w:b/>
          <w:bCs/>
        </w:rPr>
      </w:pPr>
      <w:r>
        <w:t>从方案设计阶段到深化设计阶段，直至竣工移交之前，设计信息不仅仅是指设计方的工作内容，还包括由承包方、生产方所提供的深化和完善建筑物自身描述的信息。竣工移交之后，建筑物或构筑物进入长期的使用过程，此时使用者关注的也往往是建筑物自身的描述信息。在这些过程中，设计信息是各类应用的数字基础，在建筑信息模型（</w:t>
      </w:r>
      <w:r>
        <w:t>BIM</w:t>
      </w:r>
      <w:r>
        <w:t>）领域，用来承载设计信息的模型即体现为建筑物或构筑物的数字化内核，基于此，可进行节能分析、施工组织、工程审批、数字化存档、智慧建筑乃至智慧城市等等多方面的应用。】</w:t>
      </w:r>
    </w:p>
    <w:p w:rsidRPr="00ED11F9" w:rsidR="004933AF" w:rsidP="00ED11F9" w:rsidRDefault="004933AF" w14:paraId="5E07F678" w14:textId="1C7185FF">
      <w:pPr>
        <w:pStyle w:val="--"/>
      </w:pPr>
      <w:r w:rsidRPr="00ED11F9">
        <w:t>设计阶段</w:t>
      </w:r>
      <w:r w:rsidRPr="00ED11F9">
        <w:rPr>
          <w:rFonts w:hint="eastAsia"/>
        </w:rPr>
        <w:tab/>
      </w:r>
      <w:r w:rsidRPr="00ED11F9">
        <w:rPr>
          <w:rFonts w:hint="eastAsia"/>
        </w:rPr>
        <w:tab/>
      </w:r>
      <w:r w:rsidRPr="00ED11F9">
        <w:t>design phases</w:t>
      </w:r>
    </w:p>
    <w:p w:rsidR="004933AF" w:rsidP="005675CA" w:rsidRDefault="008E00A0" w14:paraId="110D1EF7" w14:textId="67DC4F36">
      <w:pPr>
        <w:ind w:left="210" w:firstLine="640" w:firstLineChars="305"/>
        <w:rPr>
          <w:color w:val="auto"/>
        </w:rPr>
      </w:pPr>
      <w:r w:rsidRPr="3BAF4B49">
        <w:rPr>
          <w:color w:val="auto"/>
        </w:rPr>
        <w:t>工程项目竣工交付之前，</w:t>
      </w:r>
      <w:commentRangeStart w:id="31"/>
      <w:commentRangeStart w:id="32"/>
      <w:r w:rsidRPr="3BAF4B49">
        <w:rPr>
          <w:color w:val="auto"/>
        </w:rPr>
        <w:t>根据基本建设程序而划分的重要设计交付过程分划</w:t>
      </w:r>
      <w:r w:rsidRPr="3BAF4B49" w:rsidR="004238FE">
        <w:rPr>
          <w:color w:val="auto"/>
        </w:rPr>
        <w:t>。</w:t>
      </w:r>
      <w:commentRangeEnd w:id="31"/>
      <w:r>
        <w:rPr>
          <w:rStyle w:val="CommentReference"/>
          <w:color w:val="auto"/>
          <w:szCs w:val="22"/>
        </w:rPr>
        <w:commentReference w:id="31"/>
      </w:r>
      <w:commentRangeEnd w:id="32"/>
      <w:r>
        <w:rPr>
          <w:rStyle w:val="CommentReference"/>
          <w:color w:val="auto"/>
          <w:szCs w:val="22"/>
        </w:rPr>
        <w:commentReference w:id="32"/>
      </w:r>
    </w:p>
    <w:p w:rsidRPr="005675CA" w:rsidR="00520EC3" w:rsidP="00F10180" w:rsidRDefault="00520EC3" w14:paraId="33FEF209" w14:textId="753414F7">
      <w:pPr>
        <w:pStyle w:val="ab"/>
      </w:pPr>
      <w:r>
        <w:t>【设计阶段是设计过程的分划，也是建筑物或构筑物</w:t>
      </w:r>
      <w:commentRangeStart w:id="33"/>
      <w:commentRangeStart w:id="34"/>
      <w:r>
        <w:t>本体</w:t>
      </w:r>
      <w:commentRangeEnd w:id="33"/>
      <w:r>
        <w:rPr>
          <w:rStyle w:val="CommentReference"/>
          <w:szCs w:val="22"/>
        </w:rPr>
        <w:commentReference w:id="33"/>
      </w:r>
      <w:commentRangeEnd w:id="34"/>
      <w:r>
        <w:rPr>
          <w:rStyle w:val="CommentReference"/>
          <w:szCs w:val="22"/>
        </w:rPr>
        <w:commentReference w:id="34"/>
      </w:r>
      <w:r>
        <w:t>设计信息逐步完善的过程中，工程参与方相互协同设计信息的重要里程碑。】</w:t>
      </w:r>
    </w:p>
    <w:p w:rsidRPr="00ED11F9" w:rsidR="00D636D8" w:rsidP="00ED11F9" w:rsidRDefault="004E33B8" w14:paraId="5DED8AF9" w14:textId="210D3FD0">
      <w:pPr>
        <w:pStyle w:val="--"/>
      </w:pPr>
      <w:r w:rsidRPr="00ED11F9">
        <w:t>应用需求</w:t>
      </w:r>
      <w:r w:rsidRPr="00ED11F9">
        <w:tab/>
      </w:r>
      <w:r w:rsidRPr="00ED11F9">
        <w:tab/>
      </w:r>
      <w:r w:rsidRPr="00ED11F9" w:rsidR="0085375B">
        <w:t>application</w:t>
      </w:r>
      <w:r w:rsidRPr="00ED11F9" w:rsidR="00D636D8">
        <w:t xml:space="preserve"> requirements</w:t>
      </w:r>
      <w:commentRangeStart w:id="35"/>
      <w:commentRangeStart w:id="36"/>
      <w:commentRangeEnd w:id="35"/>
      <w:r w:rsidRPr="00ED11F9">
        <w:rPr>
          <w:rStyle w:val="CommentReference"/>
          <w:szCs w:val="22"/>
        </w:rPr>
        <w:commentReference w:id="35"/>
      </w:r>
      <w:commentRangeEnd w:id="36"/>
      <w:r w:rsidRPr="00ED11F9">
        <w:rPr>
          <w:rStyle w:val="CommentReference"/>
          <w:szCs w:val="22"/>
        </w:rPr>
        <w:commentReference w:id="36"/>
      </w:r>
    </w:p>
    <w:p w:rsidR="00D636D8" w:rsidP="005675CA" w:rsidRDefault="0094530E" w14:paraId="7CF962FF" w14:textId="3A6F0BB3">
      <w:pPr>
        <w:ind w:left="210" w:firstLine="640" w:firstLineChars="305"/>
        <w:rPr>
          <w:color w:val="auto"/>
        </w:rPr>
      </w:pPr>
      <w:r w:rsidRPr="0094530E">
        <w:rPr>
          <w:rFonts w:hint="eastAsia"/>
          <w:color w:val="auto"/>
        </w:rPr>
        <w:t>依据工程操作目标而确定的对于建筑信息模型的需求</w:t>
      </w:r>
      <w:r w:rsidRPr="0005707B" w:rsidR="00D636D8">
        <w:rPr>
          <w:rFonts w:hint="eastAsia"/>
          <w:color w:val="auto"/>
        </w:rPr>
        <w:t>。</w:t>
      </w:r>
    </w:p>
    <w:p w:rsidRPr="005675CA" w:rsidR="00520EC3" w:rsidP="00F10180" w:rsidRDefault="00520EC3" w14:paraId="4D36306A" w14:textId="5D073251">
      <w:pPr>
        <w:pStyle w:val="ab"/>
      </w:pPr>
      <w:r>
        <w:rPr>
          <w:rFonts w:hint="eastAsia"/>
        </w:rPr>
        <w:t>【</w:t>
      </w:r>
      <w:r w:rsidRPr="00520EC3">
        <w:rPr>
          <w:rFonts w:hint="eastAsia"/>
        </w:rPr>
        <w:t>应用需求是指建筑信息模型的应用目的，应在信息模型创建之前约定，并可根据项目进展修正。</w:t>
      </w:r>
      <w:r>
        <w:rPr>
          <w:rFonts w:hint="eastAsia"/>
        </w:rPr>
        <w:t>】</w:t>
      </w:r>
    </w:p>
    <w:p w:rsidRPr="00ED11F9" w:rsidR="00DC1815" w:rsidP="00ED11F9" w:rsidRDefault="00DC1815" w14:paraId="2B452703" w14:textId="34F0EC9A">
      <w:pPr>
        <w:pStyle w:val="--"/>
      </w:pPr>
      <w:commentRangeStart w:id="37"/>
      <w:commentRangeStart w:id="38"/>
      <w:r w:rsidRPr="00ED11F9">
        <w:t>交付</w:t>
      </w:r>
      <w:r w:rsidRPr="00ED11F9">
        <w:rPr>
          <w:rFonts w:hint="eastAsia"/>
        </w:rPr>
        <w:t>物</w:t>
      </w:r>
      <w:r w:rsidRPr="00ED11F9">
        <w:rPr>
          <w:rFonts w:hint="eastAsia"/>
        </w:rPr>
        <w:tab/>
      </w:r>
      <w:r w:rsidRPr="00ED11F9">
        <w:rPr>
          <w:rFonts w:hint="eastAsia"/>
        </w:rPr>
        <w:tab/>
      </w:r>
      <w:r w:rsidRPr="00ED11F9" w:rsidR="00CF3368">
        <w:rPr>
          <w:rFonts w:hint="eastAsia"/>
        </w:rPr>
        <w:tab/>
      </w:r>
      <w:r w:rsidRPr="00ED11F9">
        <w:t>deliver</w:t>
      </w:r>
      <w:r w:rsidRPr="00ED11F9">
        <w:rPr>
          <w:rFonts w:hint="eastAsia"/>
        </w:rPr>
        <w:t>able</w:t>
      </w:r>
      <w:commentRangeEnd w:id="37"/>
      <w:r w:rsidRPr="00ED11F9" w:rsidR="00800535">
        <w:rPr>
          <w:rStyle w:val="CommentReference"/>
          <w:szCs w:val="22"/>
        </w:rPr>
        <w:commentReference w:id="37"/>
      </w:r>
      <w:commentRangeEnd w:id="38"/>
      <w:r w:rsidRPr="00ED11F9">
        <w:rPr>
          <w:rStyle w:val="CommentReference"/>
          <w:szCs w:val="22"/>
        </w:rPr>
        <w:commentReference w:id="38"/>
      </w:r>
    </w:p>
    <w:p w:rsidRPr="00F23760" w:rsidR="00DC1815" w:rsidP="005675CA" w:rsidRDefault="00DC1815" w14:paraId="16F67576" w14:textId="4B102FB5">
      <w:pPr>
        <w:ind w:left="210" w:firstLine="640" w:firstLineChars="305"/>
        <w:rPr>
          <w:color w:val="EE0000"/>
          <w:lang w:val="en-US"/>
        </w:rPr>
      </w:pPr>
      <w:commentRangeStart w:id="39"/>
      <w:commentRangeStart w:id="40"/>
      <w:r w:rsidRPr="66A37372">
        <w:rPr>
          <w:color w:val="auto"/>
        </w:rPr>
        <w:t>基于</w:t>
      </w:r>
      <w:r w:rsidRPr="66A37372" w:rsidR="00E167F0">
        <w:rPr>
          <w:color w:val="auto"/>
        </w:rPr>
        <w:t>建筑信息模型</w:t>
      </w:r>
      <w:r w:rsidRPr="66A37372" w:rsidR="00431E10">
        <w:rPr>
          <w:color w:val="auto"/>
        </w:rPr>
        <w:t>交付的成果</w:t>
      </w:r>
      <w:r w:rsidRPr="66A37372">
        <w:rPr>
          <w:color w:val="auto"/>
        </w:rPr>
        <w:t>。</w:t>
      </w:r>
      <w:commentRangeEnd w:id="39"/>
      <w:r w:rsidRPr="00F23760">
        <w:rPr>
          <w:rStyle w:val="CommentReference"/>
          <w:color w:val="EE0000"/>
          <w:szCs w:val="22"/>
          <w:lang w:val="en-US"/>
        </w:rPr>
        <w:commentReference w:id="39"/>
      </w:r>
      <w:commentRangeEnd w:id="40"/>
      <w:r w:rsidRPr="00F23760">
        <w:rPr>
          <w:rStyle w:val="CommentReference"/>
          <w:color w:val="EE0000"/>
          <w:szCs w:val="22"/>
          <w:lang w:val="en-US"/>
        </w:rPr>
        <w:commentReference w:id="40"/>
      </w:r>
      <w:r w:rsidRPr="00F23760" w:rsidR="00F23760">
        <w:rPr>
          <w:color w:val="EE0000"/>
          <w:lang w:val="en-US"/>
        </w:rPr>
        <w:t xml:space="preserve"> </w:t>
      </w:r>
    </w:p>
    <w:p w:rsidRPr="00ED11F9" w:rsidR="00793B2F" w:rsidP="00ED11F9" w:rsidRDefault="00076D48" w14:paraId="5CAFF6F1" w14:textId="19B18EAA">
      <w:pPr>
        <w:pStyle w:val="--"/>
      </w:pPr>
      <w:r w:rsidRPr="00ED11F9">
        <w:t>协同</w:t>
      </w:r>
      <w:r w:rsidRPr="00ED11F9" w:rsidR="00793B2F">
        <w:rPr>
          <w:rFonts w:hint="eastAsia"/>
        </w:rPr>
        <w:tab/>
      </w:r>
      <w:r w:rsidRPr="00ED11F9" w:rsidR="00793B2F">
        <w:rPr>
          <w:rFonts w:hint="eastAsia"/>
        </w:rPr>
        <w:tab/>
      </w:r>
      <w:r w:rsidRPr="00ED11F9" w:rsidR="00CF3368">
        <w:rPr>
          <w:rFonts w:hint="eastAsia"/>
        </w:rPr>
        <w:tab/>
      </w:r>
      <w:r w:rsidRPr="00ED11F9" w:rsidR="0010088C">
        <w:t>c</w:t>
      </w:r>
      <w:r w:rsidRPr="00ED11F9" w:rsidR="00F05C0D">
        <w:t>ollaboration</w:t>
      </w:r>
    </w:p>
    <w:p w:rsidRPr="005675CA" w:rsidR="00076D48" w:rsidP="005675CA" w:rsidRDefault="00076D48" w14:paraId="0879CDB0" w14:textId="03E8778F">
      <w:pPr>
        <w:ind w:left="210" w:firstLine="640" w:firstLineChars="305"/>
        <w:rPr>
          <w:color w:val="auto"/>
        </w:rPr>
      </w:pPr>
      <w:r w:rsidRPr="0005707B">
        <w:rPr>
          <w:rFonts w:hint="eastAsia"/>
          <w:color w:val="auto"/>
        </w:rPr>
        <w:t>基于</w:t>
      </w:r>
      <w:r w:rsidRPr="0005707B">
        <w:rPr>
          <w:color w:val="auto"/>
        </w:rPr>
        <w:t>建筑信息模型</w:t>
      </w:r>
      <w:r w:rsidRPr="0005707B" w:rsidR="00A014D0">
        <w:rPr>
          <w:rFonts w:hint="eastAsia"/>
          <w:color w:val="auto"/>
        </w:rPr>
        <w:t>进行</w:t>
      </w:r>
      <w:r w:rsidRPr="0005707B">
        <w:rPr>
          <w:rFonts w:hint="eastAsia"/>
          <w:color w:val="auto"/>
        </w:rPr>
        <w:t>数据</w:t>
      </w:r>
      <w:r w:rsidRPr="0005707B">
        <w:rPr>
          <w:color w:val="auto"/>
        </w:rPr>
        <w:t>共享</w:t>
      </w:r>
      <w:r w:rsidRPr="0005707B">
        <w:rPr>
          <w:rFonts w:hint="eastAsia"/>
          <w:color w:val="auto"/>
        </w:rPr>
        <w:t>及</w:t>
      </w:r>
      <w:r w:rsidR="00BB3B52">
        <w:rPr>
          <w:rFonts w:hint="eastAsia"/>
          <w:color w:val="auto"/>
        </w:rPr>
        <w:t>相</w:t>
      </w:r>
      <w:r w:rsidRPr="0005707B">
        <w:rPr>
          <w:color w:val="auto"/>
        </w:rPr>
        <w:t>互操作的过程</w:t>
      </w:r>
      <w:r w:rsidRPr="005675CA">
        <w:rPr>
          <w:color w:val="auto"/>
        </w:rPr>
        <w:t>。</w:t>
      </w:r>
    </w:p>
    <w:p w:rsidRPr="00ED11F9" w:rsidR="005675CA" w:rsidP="00ED11F9" w:rsidRDefault="005675CA" w14:paraId="6B2AADC5" w14:textId="77777777">
      <w:pPr>
        <w:pStyle w:val="--"/>
      </w:pPr>
      <w:r w:rsidRPr="00ED11F9">
        <w:rPr>
          <w:rFonts w:hint="eastAsia"/>
        </w:rPr>
        <w:t>工程对象</w:t>
      </w:r>
      <w:r w:rsidRPr="00ED11F9">
        <w:rPr>
          <w:rFonts w:hint="eastAsia"/>
        </w:rPr>
        <w:tab/>
      </w:r>
      <w:r w:rsidRPr="00ED11F9">
        <w:rPr>
          <w:rFonts w:hint="eastAsia"/>
        </w:rPr>
        <w:tab/>
      </w:r>
      <w:r w:rsidRPr="00ED11F9">
        <w:t>engineering object</w:t>
      </w:r>
    </w:p>
    <w:p w:rsidRPr="005675CA" w:rsidR="005675CA" w:rsidP="005675CA" w:rsidRDefault="005675CA" w14:paraId="5F594704" w14:textId="51BE9454">
      <w:pPr>
        <w:ind w:left="210" w:firstLine="640" w:firstLineChars="305"/>
        <w:rPr>
          <w:color w:val="auto"/>
        </w:rPr>
      </w:pPr>
      <w:r w:rsidRPr="16E5AF6F">
        <w:rPr>
          <w:color w:val="auto"/>
        </w:rPr>
        <w:t>构成建筑工程的建筑物、系统、设施、设备、零件等物理实体的集合。</w:t>
      </w:r>
    </w:p>
    <w:p w:rsidRPr="00ED11F9" w:rsidR="00D636D8" w:rsidP="00ED11F9" w:rsidRDefault="00D636D8" w14:paraId="37206F02" w14:textId="36363251">
      <w:pPr>
        <w:pStyle w:val="--"/>
      </w:pPr>
      <w:r w:rsidRPr="00ED11F9">
        <w:rPr>
          <w:rFonts w:hint="eastAsia"/>
        </w:rPr>
        <w:t>模型单元</w:t>
      </w:r>
      <w:r w:rsidRPr="00ED11F9" w:rsidR="00BC20AF">
        <w:rPr>
          <w:rFonts w:hint="eastAsia"/>
        </w:rPr>
        <w:tab/>
      </w:r>
      <w:r w:rsidRPr="00ED11F9" w:rsidR="00BC20AF">
        <w:rPr>
          <w:rFonts w:hint="eastAsia"/>
        </w:rPr>
        <w:tab/>
      </w:r>
      <w:r w:rsidRPr="00ED11F9" w:rsidR="00BC20AF">
        <w:t>model unit</w:t>
      </w:r>
    </w:p>
    <w:p w:rsidR="00F318DF" w:rsidP="005675CA" w:rsidRDefault="00F318DF" w14:paraId="0587ABF7" w14:textId="77777777">
      <w:pPr>
        <w:ind w:left="210" w:firstLine="640" w:firstLineChars="305"/>
        <w:rPr>
          <w:color w:val="auto"/>
        </w:rPr>
      </w:pPr>
      <w:bookmarkStart w:name="_Hlk201657827" w:id="41"/>
      <w:r w:rsidRPr="000A1870">
        <w:rPr>
          <w:color w:val="auto"/>
        </w:rPr>
        <w:t>建筑信息模型中承载建筑信息的实体及其相关属性的集合，是</w:t>
      </w:r>
      <w:r w:rsidRPr="000A1870">
        <w:rPr>
          <w:rFonts w:hint="eastAsia"/>
          <w:color w:val="auto"/>
        </w:rPr>
        <w:t>工程对象的数字化表述。</w:t>
      </w:r>
    </w:p>
    <w:p w:rsidR="00520EC3" w:rsidP="00F10180" w:rsidRDefault="00520EC3" w14:paraId="54B02630" w14:textId="41B43ED4">
      <w:pPr>
        <w:pStyle w:val="ab"/>
      </w:pPr>
      <w:r>
        <w:rPr>
          <w:rFonts w:hint="eastAsia"/>
        </w:rPr>
        <w:t>【</w:t>
      </w:r>
      <w:r w:rsidR="00EF4BEF">
        <w:rPr>
          <w:rFonts w:hint="eastAsia"/>
        </w:rPr>
        <w:t>2.0.7-2.0.8</w:t>
      </w:r>
      <w:r w:rsidR="00EF4BEF">
        <w:rPr>
          <w:rFonts w:hint="eastAsia"/>
        </w:rPr>
        <w:t>：</w:t>
      </w:r>
      <w:r w:rsidRPr="00AC761D" w:rsidR="00EF4BEF">
        <w:rPr>
          <w:rFonts w:hint="eastAsia"/>
        </w:rPr>
        <w:t>基于建筑信息模型的建筑描述方式与传统的图示表达差异很大。根据建筑信息模型</w:t>
      </w:r>
      <w:r w:rsidRPr="00AC761D" w:rsidR="00EF4BEF">
        <w:t>（</w:t>
      </w:r>
      <w:r w:rsidRPr="00AC761D" w:rsidR="00EF4BEF">
        <w:rPr>
          <w:rFonts w:hint="eastAsia"/>
        </w:rPr>
        <w:t>BIM</w:t>
      </w:r>
      <w:r w:rsidRPr="00AC761D" w:rsidR="00EF4BEF">
        <w:t>）</w:t>
      </w:r>
      <w:r w:rsidRPr="00AC761D" w:rsidR="00EF4BEF">
        <w:rPr>
          <w:rFonts w:hint="eastAsia"/>
        </w:rPr>
        <w:t>技术</w:t>
      </w:r>
      <w:r w:rsidRPr="00AC761D" w:rsidR="00EF4BEF">
        <w:t>的特点</w:t>
      </w:r>
      <w:r w:rsidRPr="00AC761D" w:rsidR="00EF4BEF">
        <w:rPr>
          <w:rFonts w:hint="eastAsia"/>
        </w:rPr>
        <w:t>，将建筑物</w:t>
      </w:r>
      <w:r w:rsidRPr="00AC761D" w:rsidR="00EF4BEF">
        <w:t>或构筑物认知</w:t>
      </w:r>
      <w:r w:rsidRPr="00AC761D" w:rsidR="00EF4BEF">
        <w:rPr>
          <w:rFonts w:hint="eastAsia"/>
        </w:rPr>
        <w:t>为</w:t>
      </w:r>
      <w:r w:rsidRPr="00AC761D" w:rsidR="00EF4BEF">
        <w:t>功能空间和</w:t>
      </w:r>
      <w:r w:rsidRPr="00AC761D" w:rsidR="00EF4BEF">
        <w:rPr>
          <w:rFonts w:hint="eastAsia"/>
        </w:rPr>
        <w:t>产品（部品）的组合，</w:t>
      </w:r>
      <w:r w:rsidRPr="00AC761D" w:rsidR="00EF4BEF">
        <w:t>这种</w:t>
      </w:r>
      <w:r w:rsidRPr="00AC761D" w:rsidR="00EF4BEF">
        <w:rPr>
          <w:rFonts w:hint="eastAsia"/>
        </w:rPr>
        <w:t>模式</w:t>
      </w:r>
      <w:r w:rsidRPr="00AC761D" w:rsidR="00EF4BEF">
        <w:t>在国际上也是共识，</w:t>
      </w:r>
      <w:r w:rsidRPr="00AC761D" w:rsidR="00EF4BEF">
        <w:rPr>
          <w:rFonts w:hint="eastAsia"/>
        </w:rPr>
        <w:t>体现</w:t>
      </w:r>
      <w:r w:rsidRPr="00AC761D" w:rsidR="00EF4BEF">
        <w:t>在</w:t>
      </w:r>
      <w:r w:rsidRPr="00AC761D" w:rsidR="00EF4BEF">
        <w:t>IFC</w:t>
      </w:r>
      <w:r w:rsidRPr="00AC761D" w:rsidR="00EF4BEF">
        <w:t>架构当中。</w:t>
      </w:r>
      <w:r w:rsidRPr="00AC761D" w:rsidR="00EF4BEF">
        <w:rPr>
          <w:rFonts w:hint="eastAsia"/>
        </w:rPr>
        <w:t>IFC</w:t>
      </w:r>
      <w:r w:rsidRPr="00AC761D" w:rsidR="00EF4BEF">
        <w:t>即为</w:t>
      </w:r>
      <w:r w:rsidRPr="00AC761D" w:rsidR="00EF4BEF">
        <w:rPr>
          <w:lang w:val="en-US"/>
        </w:rPr>
        <w:t>Industry Foundation Classes,</w:t>
      </w:r>
      <w:r w:rsidRPr="00AC761D" w:rsidR="00EF4BEF">
        <w:rPr>
          <w:rFonts w:hint="eastAsia"/>
          <w:lang w:val="en-US"/>
        </w:rPr>
        <w:t>其</w:t>
      </w:r>
      <w:r w:rsidRPr="00AC761D" w:rsidR="00EF4BEF">
        <w:rPr>
          <w:lang w:val="en-US"/>
        </w:rPr>
        <w:t>相关的国际标准为</w:t>
      </w:r>
      <w:r w:rsidRPr="00AC761D" w:rsidR="00EF4BEF">
        <w:rPr>
          <w:lang w:val="en-US"/>
        </w:rPr>
        <w:t>ISO 16739</w:t>
      </w:r>
      <w:r w:rsidRPr="00AC761D" w:rsidR="00EF4BEF">
        <w:rPr>
          <w:lang w:val="en-US"/>
        </w:rPr>
        <w:t>。功能空间和产品（</w:t>
      </w:r>
      <w:r w:rsidRPr="00AC761D" w:rsidR="00EF4BEF">
        <w:rPr>
          <w:rFonts w:hint="eastAsia"/>
          <w:lang w:val="en-US"/>
        </w:rPr>
        <w:t>部品</w:t>
      </w:r>
      <w:r w:rsidRPr="00AC761D" w:rsidR="00EF4BEF">
        <w:rPr>
          <w:lang w:val="en-US"/>
        </w:rPr>
        <w:t>）在物理世界中体现为</w:t>
      </w:r>
      <w:r w:rsidRPr="00AC761D" w:rsidR="00EF4BEF">
        <w:rPr>
          <w:lang w:val="en-US"/>
        </w:rPr>
        <w:t>“</w:t>
      </w:r>
      <w:r w:rsidRPr="00AC761D" w:rsidR="00EF4BEF">
        <w:rPr>
          <w:rFonts w:hint="eastAsia"/>
          <w:lang w:val="en-US"/>
        </w:rPr>
        <w:t>工程</w:t>
      </w:r>
      <w:r w:rsidRPr="00AC761D" w:rsidR="00EF4BEF">
        <w:rPr>
          <w:lang w:val="en-US"/>
        </w:rPr>
        <w:t>对象</w:t>
      </w:r>
      <w:r w:rsidRPr="00AC761D" w:rsidR="00EF4BEF">
        <w:rPr>
          <w:lang w:val="en-US"/>
        </w:rPr>
        <w:t>”</w:t>
      </w:r>
      <w:r w:rsidRPr="00AC761D" w:rsidR="00EF4BEF">
        <w:rPr>
          <w:lang w:val="en-US"/>
        </w:rPr>
        <w:t>，映射</w:t>
      </w:r>
      <w:r w:rsidRPr="00AC761D" w:rsidR="00EF4BEF">
        <w:rPr>
          <w:rFonts w:hint="eastAsia"/>
          <w:lang w:val="en-US"/>
        </w:rPr>
        <w:t>在</w:t>
      </w:r>
      <w:r w:rsidRPr="00AC761D" w:rsidR="00EF4BEF">
        <w:rPr>
          <w:lang w:val="en-US"/>
        </w:rPr>
        <w:t>建筑信息模型数字化环境中体现为</w:t>
      </w:r>
      <w:r w:rsidRPr="00AC761D" w:rsidR="00EF4BEF">
        <w:rPr>
          <w:lang w:val="en-US"/>
        </w:rPr>
        <w:t>“</w:t>
      </w:r>
      <w:r w:rsidRPr="00AC761D" w:rsidR="00EF4BEF">
        <w:rPr>
          <w:rFonts w:hint="eastAsia"/>
          <w:lang w:val="en-US"/>
        </w:rPr>
        <w:t>模型</w:t>
      </w:r>
      <w:r w:rsidRPr="00AC761D" w:rsidR="00EF4BEF">
        <w:rPr>
          <w:lang w:val="en-US"/>
        </w:rPr>
        <w:t>单元</w:t>
      </w:r>
      <w:r w:rsidRPr="00AC761D" w:rsidR="00EF4BEF">
        <w:rPr>
          <w:lang w:val="en-US"/>
        </w:rPr>
        <w:t>”</w:t>
      </w:r>
      <w:r w:rsidRPr="00AC761D" w:rsidR="00EF4BEF">
        <w:rPr>
          <w:lang w:val="en-US"/>
        </w:rPr>
        <w:t>。</w:t>
      </w:r>
      <w:r w:rsidR="00EF4BEF">
        <w:rPr>
          <w:lang w:val="en-US"/>
        </w:rPr>
        <w:t>同时，</w:t>
      </w:r>
      <w:r w:rsidR="00EF4BEF">
        <w:rPr>
          <w:rFonts w:hint="eastAsia"/>
          <w:lang w:val="en-US"/>
        </w:rPr>
        <w:t>模型</w:t>
      </w:r>
      <w:r w:rsidR="00EF4BEF">
        <w:rPr>
          <w:lang w:val="en-US"/>
        </w:rPr>
        <w:t>单元体现了模型的单元化架构组织，</w:t>
      </w:r>
      <w:r w:rsidR="00EF4BEF">
        <w:rPr>
          <w:rFonts w:hint="eastAsia"/>
          <w:lang w:val="en-US"/>
        </w:rPr>
        <w:t>即</w:t>
      </w:r>
      <w:r w:rsidR="00EF4BEF">
        <w:rPr>
          <w:lang w:val="en-US"/>
        </w:rPr>
        <w:t>由项目级、</w:t>
      </w:r>
      <w:r w:rsidR="00EF4BEF">
        <w:rPr>
          <w:rFonts w:hint="eastAsia"/>
          <w:lang w:val="en-US"/>
        </w:rPr>
        <w:t>功能级</w:t>
      </w:r>
      <w:r w:rsidR="00EF4BEF">
        <w:rPr>
          <w:lang w:val="en-US"/>
        </w:rPr>
        <w:t>、</w:t>
      </w:r>
      <w:r w:rsidR="00EF4BEF">
        <w:rPr>
          <w:rFonts w:hint="eastAsia"/>
          <w:lang w:val="en-US"/>
        </w:rPr>
        <w:t>构件级</w:t>
      </w:r>
      <w:r w:rsidR="00EF4BEF">
        <w:rPr>
          <w:lang w:val="en-US"/>
        </w:rPr>
        <w:t>和零件级单元嵌套组成，</w:t>
      </w:r>
      <w:r w:rsidR="00EF4BEF">
        <w:rPr>
          <w:rFonts w:hint="eastAsia"/>
          <w:lang w:val="en-US"/>
        </w:rPr>
        <w:t>而不是各类</w:t>
      </w:r>
      <w:r w:rsidR="00EF4BEF">
        <w:rPr>
          <w:lang w:val="en-US"/>
        </w:rPr>
        <w:t>模型散乱的堆砌。</w:t>
      </w:r>
      <w:r w:rsidRPr="00AC761D" w:rsidR="00EF4BEF">
        <w:rPr>
          <w:lang w:val="en-US"/>
        </w:rPr>
        <w:t>模型单元在实体和属性两个维度上体现描述能力</w:t>
      </w:r>
      <w:r w:rsidR="00EF4BEF">
        <w:rPr>
          <w:lang w:val="en-US"/>
        </w:rPr>
        <w:t>，</w:t>
      </w:r>
      <w:r w:rsidRPr="00AC761D" w:rsidR="00EF4BEF">
        <w:rPr>
          <w:rFonts w:hint="eastAsia"/>
          <w:lang w:val="en-US"/>
        </w:rPr>
        <w:t>例如</w:t>
      </w:r>
      <w:r w:rsidRPr="00AC761D" w:rsidR="00EF4BEF">
        <w:rPr>
          <w:lang w:val="en-US"/>
        </w:rPr>
        <w:t>一扇窗户，</w:t>
      </w:r>
      <w:r w:rsidRPr="00AC761D" w:rsidR="00EF4BEF">
        <w:rPr>
          <w:rFonts w:hint="eastAsia"/>
          <w:lang w:val="en-US"/>
        </w:rPr>
        <w:t>窗户</w:t>
      </w:r>
      <w:r w:rsidRPr="00AC761D" w:rsidR="00EF4BEF">
        <w:rPr>
          <w:lang w:val="en-US"/>
        </w:rPr>
        <w:t>本身即为实体，</w:t>
      </w:r>
      <w:r w:rsidRPr="00AC761D" w:rsidR="00EF4BEF">
        <w:rPr>
          <w:rFonts w:hint="eastAsia"/>
          <w:lang w:val="en-US"/>
        </w:rPr>
        <w:t>其</w:t>
      </w:r>
      <w:r w:rsidRPr="00AC761D" w:rsidR="00EF4BEF">
        <w:rPr>
          <w:lang w:val="en-US"/>
        </w:rPr>
        <w:t>相应的几何尺寸、</w:t>
      </w:r>
      <w:r w:rsidRPr="00AC761D" w:rsidR="00EF4BEF">
        <w:rPr>
          <w:rFonts w:hint="eastAsia"/>
          <w:lang w:val="en-US"/>
        </w:rPr>
        <w:t>材质</w:t>
      </w:r>
      <w:r w:rsidRPr="00AC761D" w:rsidR="00EF4BEF">
        <w:rPr>
          <w:lang w:val="en-US"/>
        </w:rPr>
        <w:t>、</w:t>
      </w:r>
      <w:r w:rsidRPr="00AC761D" w:rsidR="00EF4BEF">
        <w:rPr>
          <w:rFonts w:hint="eastAsia"/>
          <w:lang w:val="en-US"/>
        </w:rPr>
        <w:t>价格</w:t>
      </w:r>
      <w:r w:rsidRPr="00AC761D" w:rsidR="00EF4BEF">
        <w:rPr>
          <w:lang w:val="en-US"/>
        </w:rPr>
        <w:t>等等均为属性。</w:t>
      </w:r>
      <w:r w:rsidR="00EF4BEF">
        <w:rPr>
          <w:rFonts w:hint="eastAsia"/>
          <w:lang w:val="en-US"/>
        </w:rPr>
        <w:t>】</w:t>
      </w:r>
    </w:p>
    <w:bookmarkEnd w:id="41"/>
    <w:p w:rsidRPr="00ED11F9" w:rsidR="00F676BD" w:rsidP="00ED11F9" w:rsidRDefault="00F676BD" w14:paraId="4AA7A735" w14:textId="4E3053BA">
      <w:pPr>
        <w:pStyle w:val="--"/>
      </w:pPr>
      <w:r w:rsidRPr="00ED11F9">
        <w:rPr>
          <w:rFonts w:hint="eastAsia"/>
        </w:rPr>
        <w:t>模型架构</w:t>
      </w:r>
      <w:r w:rsidRPr="00ED11F9">
        <w:rPr>
          <w:rFonts w:hint="eastAsia"/>
        </w:rPr>
        <w:tab/>
      </w:r>
      <w:r w:rsidRPr="00ED11F9">
        <w:rPr>
          <w:rFonts w:hint="eastAsia"/>
        </w:rPr>
        <w:tab/>
      </w:r>
      <w:r w:rsidRPr="00ED11F9">
        <w:t xml:space="preserve">model </w:t>
      </w:r>
      <w:r w:rsidRPr="00ED11F9">
        <w:rPr>
          <w:rFonts w:hint="eastAsia"/>
        </w:rPr>
        <w:t>framework</w:t>
      </w:r>
    </w:p>
    <w:p w:rsidR="00F676BD" w:rsidP="00F676BD" w:rsidRDefault="00C419B2" w14:paraId="03EEDE4D" w14:textId="634A0E9F">
      <w:pPr>
        <w:ind w:left="210" w:firstLine="640" w:firstLineChars="305"/>
        <w:rPr>
          <w:color w:val="auto"/>
        </w:rPr>
      </w:pPr>
      <w:r w:rsidRPr="00C419B2">
        <w:rPr>
          <w:rFonts w:hint="eastAsia"/>
          <w:color w:val="auto"/>
        </w:rPr>
        <w:t>组成建筑信息模型的各级模型单元之间组合和拆分等构成关系</w:t>
      </w:r>
      <w:r w:rsidRPr="000A1870" w:rsidR="00F676BD">
        <w:rPr>
          <w:rFonts w:hint="eastAsia"/>
          <w:color w:val="auto"/>
        </w:rPr>
        <w:t>。</w:t>
      </w:r>
    </w:p>
    <w:p w:rsidRPr="00F676BD" w:rsidR="00EF4BEF" w:rsidP="00F10180" w:rsidRDefault="002D7238" w14:paraId="03611FE6" w14:textId="1DCCB6C2">
      <w:pPr>
        <w:pStyle w:val="ab"/>
      </w:pPr>
      <w:r>
        <w:rPr>
          <w:rFonts w:hint="eastAsia"/>
        </w:rPr>
        <w:t>【</w:t>
      </w:r>
      <w:r w:rsidRPr="00AC761D">
        <w:rPr>
          <w:rFonts w:hint="eastAsia"/>
        </w:rPr>
        <w:t>在分解模型单元时，不同的工程应用需求会产生不同的分解方式，另外随着工程阶段的</w:t>
      </w:r>
      <w:r w:rsidRPr="00AC761D">
        <w:t>发展</w:t>
      </w:r>
      <w:r w:rsidRPr="00AC761D">
        <w:rPr>
          <w:rFonts w:hint="eastAsia"/>
        </w:rPr>
        <w:t>，对建筑的描述趋于丰富和详尽。模型单元</w:t>
      </w:r>
      <w:r w:rsidRPr="00AC761D">
        <w:t>也</w:t>
      </w:r>
      <w:r w:rsidRPr="00AC761D">
        <w:rPr>
          <w:rFonts w:hint="eastAsia"/>
        </w:rPr>
        <w:t>趋于细微，从而</w:t>
      </w:r>
      <w:r w:rsidRPr="00AC761D">
        <w:t>产生</w:t>
      </w:r>
      <w:r w:rsidRPr="00AC761D">
        <w:t>“</w:t>
      </w:r>
      <w:r w:rsidRPr="00AC761D">
        <w:t>最小模型单元</w:t>
      </w:r>
      <w:r w:rsidRPr="00AC761D">
        <w:t>”</w:t>
      </w:r>
      <w:r w:rsidRPr="00AC761D">
        <w:t>的概念。</w:t>
      </w:r>
      <w:r w:rsidRPr="00AC761D">
        <w:rPr>
          <w:rFonts w:hint="eastAsia"/>
        </w:rPr>
        <w:t>最小</w:t>
      </w:r>
      <w:r w:rsidRPr="00AC761D">
        <w:t>模型单元体现了建筑信息模型描述设计信息的细致程度</w:t>
      </w:r>
      <w:r>
        <w:rPr>
          <w:rFonts w:hint="eastAsia"/>
        </w:rPr>
        <w:t>】</w:t>
      </w:r>
    </w:p>
    <w:p w:rsidRPr="00ED11F9" w:rsidR="00D636D8" w:rsidP="00ED11F9" w:rsidRDefault="00D636D8" w14:paraId="0474E5C7" w14:textId="0D2474F6">
      <w:pPr>
        <w:pStyle w:val="--"/>
      </w:pPr>
      <w:r w:rsidRPr="00ED11F9">
        <w:rPr>
          <w:rFonts w:hint="eastAsia"/>
        </w:rPr>
        <w:t>最小模型单元</w:t>
      </w:r>
      <w:r w:rsidRPr="00ED11F9" w:rsidR="00BC20AF">
        <w:rPr>
          <w:rFonts w:hint="eastAsia"/>
        </w:rPr>
        <w:tab/>
      </w:r>
      <w:r w:rsidRPr="00ED11F9" w:rsidR="005A04BE">
        <w:rPr>
          <w:rFonts w:hint="eastAsia"/>
        </w:rPr>
        <w:t>m</w:t>
      </w:r>
      <w:r w:rsidRPr="00ED11F9" w:rsidR="005A04BE">
        <w:t>inimal model unit</w:t>
      </w:r>
    </w:p>
    <w:p w:rsidRPr="0005707B" w:rsidR="00D636D8" w:rsidP="005675CA" w:rsidRDefault="00D636D8" w14:paraId="17200902" w14:textId="05C1C0A9">
      <w:pPr>
        <w:ind w:left="210" w:firstLine="640" w:firstLineChars="305"/>
        <w:rPr>
          <w:color w:val="auto"/>
        </w:rPr>
      </w:pPr>
      <w:r w:rsidRPr="0005707B">
        <w:rPr>
          <w:rFonts w:hint="eastAsia"/>
          <w:color w:val="auto"/>
        </w:rPr>
        <w:t>根据</w:t>
      </w:r>
      <w:r w:rsidR="00FB14D9">
        <w:rPr>
          <w:rFonts w:hint="eastAsia"/>
          <w:color w:val="auto"/>
        </w:rPr>
        <w:t>建筑工程</w:t>
      </w:r>
      <w:r w:rsidRPr="0005707B">
        <w:rPr>
          <w:rFonts w:hint="eastAsia"/>
          <w:color w:val="auto"/>
        </w:rPr>
        <w:t>项目的</w:t>
      </w:r>
      <w:r w:rsidRPr="0005707B" w:rsidR="004E33B8">
        <w:rPr>
          <w:color w:val="auto"/>
        </w:rPr>
        <w:t>应用需求</w:t>
      </w:r>
      <w:r w:rsidRPr="0005707B">
        <w:rPr>
          <w:rFonts w:hint="eastAsia"/>
          <w:color w:val="auto"/>
        </w:rPr>
        <w:t>而分解和交付的</w:t>
      </w:r>
      <w:r w:rsidRPr="00152797">
        <w:rPr>
          <w:rFonts w:hint="eastAsia"/>
          <w:color w:val="auto"/>
        </w:rPr>
        <w:t>最</w:t>
      </w:r>
      <w:r w:rsidRPr="00152797" w:rsidR="00152797">
        <w:rPr>
          <w:color w:val="auto"/>
        </w:rPr>
        <w:t>低等级</w:t>
      </w:r>
      <w:r w:rsidRPr="0005707B">
        <w:rPr>
          <w:rFonts w:hint="eastAsia"/>
          <w:color w:val="auto"/>
        </w:rPr>
        <w:t>的模型单元。</w:t>
      </w:r>
    </w:p>
    <w:p w:rsidRPr="00ED11F9" w:rsidR="00793B2F" w:rsidP="00ED11F9" w:rsidRDefault="00D636D8" w14:paraId="1E3F2ACE" w14:textId="0CB681E8">
      <w:pPr>
        <w:pStyle w:val="--"/>
      </w:pPr>
      <w:r w:rsidRPr="00ED11F9">
        <w:rPr>
          <w:rFonts w:hint="eastAsia"/>
        </w:rPr>
        <w:t>模型精细度</w:t>
      </w:r>
      <w:r w:rsidRPr="00ED11F9" w:rsidR="00793B2F">
        <w:tab/>
      </w:r>
      <w:r w:rsidRPr="00ED11F9" w:rsidR="00793B2F">
        <w:tab/>
      </w:r>
      <w:r w:rsidRPr="00ED11F9" w:rsidR="00255755">
        <w:t>level of model definition</w:t>
      </w:r>
    </w:p>
    <w:p w:rsidR="000B299A" w:rsidP="005675CA" w:rsidRDefault="00E167F0" w14:paraId="19D85B7D" w14:textId="5C57A960">
      <w:pPr>
        <w:ind w:left="210" w:firstLine="640" w:firstLineChars="305"/>
        <w:rPr>
          <w:color w:val="auto"/>
        </w:rPr>
      </w:pPr>
      <w:r>
        <w:rPr>
          <w:color w:val="auto"/>
        </w:rPr>
        <w:t>建筑信息模型</w:t>
      </w:r>
      <w:r w:rsidRPr="0005707B" w:rsidR="00D636D8">
        <w:rPr>
          <w:rFonts w:hint="eastAsia"/>
          <w:color w:val="auto"/>
        </w:rPr>
        <w:t>中</w:t>
      </w:r>
      <w:r w:rsidRPr="0005707B" w:rsidR="008510A3">
        <w:rPr>
          <w:rFonts w:hint="eastAsia"/>
          <w:color w:val="auto"/>
        </w:rPr>
        <w:t>所容纳的</w:t>
      </w:r>
      <w:r w:rsidRPr="0005707B" w:rsidR="00D636D8">
        <w:rPr>
          <w:rFonts w:hint="eastAsia"/>
          <w:color w:val="auto"/>
        </w:rPr>
        <w:t>模型单元丰富程度</w:t>
      </w:r>
      <w:r w:rsidR="00AB3D07">
        <w:rPr>
          <w:color w:val="auto"/>
        </w:rPr>
        <w:t>的衡量指标</w:t>
      </w:r>
      <w:r w:rsidRPr="0005707B" w:rsidR="008510A3">
        <w:rPr>
          <w:rFonts w:hint="eastAsia"/>
          <w:color w:val="auto"/>
        </w:rPr>
        <w:t>。</w:t>
      </w:r>
    </w:p>
    <w:p w:rsidRPr="0005707B" w:rsidR="002D7238" w:rsidP="00F10180" w:rsidRDefault="002D7238" w14:paraId="022191DF" w14:textId="77DB6563">
      <w:pPr>
        <w:pStyle w:val="ab"/>
      </w:pPr>
      <w:r>
        <w:rPr>
          <w:rFonts w:hint="eastAsia"/>
        </w:rPr>
        <w:t>【</w:t>
      </w:r>
      <w:r w:rsidRPr="00AC761D">
        <w:t>模型精细度是全球通行的衡量建筑信息模型</w:t>
      </w:r>
      <w:r w:rsidRPr="00AC761D">
        <w:rPr>
          <w:rFonts w:hint="eastAsia"/>
        </w:rPr>
        <w:t>完备</w:t>
      </w:r>
      <w:r w:rsidRPr="00AC761D">
        <w:t>程度的指标。但如何</w:t>
      </w:r>
      <w:r w:rsidRPr="00AC761D">
        <w:rPr>
          <w:rFonts w:hint="eastAsia"/>
        </w:rPr>
        <w:t>定义</w:t>
      </w:r>
      <w:r w:rsidRPr="00AC761D">
        <w:t>模型精细度，</w:t>
      </w:r>
      <w:r w:rsidRPr="00AC761D">
        <w:rPr>
          <w:rFonts w:hint="eastAsia"/>
        </w:rPr>
        <w:t>当前</w:t>
      </w:r>
      <w:r w:rsidRPr="00AC761D">
        <w:t>并没有共识。</w:t>
      </w:r>
      <w:r w:rsidRPr="00AC761D">
        <w:rPr>
          <w:rFonts w:hint="eastAsia"/>
        </w:rPr>
        <w:t>Level</w:t>
      </w:r>
      <w:r w:rsidRPr="00AC761D">
        <w:t xml:space="preserve"> </w:t>
      </w:r>
      <w:r w:rsidRPr="00AC761D">
        <w:rPr>
          <w:lang w:val="en-US"/>
        </w:rPr>
        <w:t xml:space="preserve">of Development </w:t>
      </w:r>
      <w:r w:rsidRPr="00AC761D">
        <w:rPr>
          <w:lang w:val="en-US"/>
        </w:rPr>
        <w:t>简称</w:t>
      </w:r>
      <w:r w:rsidRPr="00AC761D">
        <w:rPr>
          <w:lang w:val="en-US"/>
        </w:rPr>
        <w:t>LOD</w:t>
      </w:r>
      <w:r w:rsidRPr="00AC761D">
        <w:rPr>
          <w:lang w:val="en-US"/>
        </w:rPr>
        <w:t>，</w:t>
      </w:r>
      <w:r w:rsidRPr="00AC761D">
        <w:rPr>
          <w:rFonts w:hint="eastAsia"/>
          <w:lang w:val="en-US"/>
        </w:rPr>
        <w:t>概念</w:t>
      </w:r>
      <w:r w:rsidRPr="00AC761D">
        <w:rPr>
          <w:lang w:val="en-US"/>
        </w:rPr>
        <w:t>起源于美国，</w:t>
      </w:r>
      <w:r w:rsidRPr="00AC761D">
        <w:rPr>
          <w:rFonts w:hint="eastAsia"/>
          <w:lang w:val="en-US"/>
        </w:rPr>
        <w:t>由</w:t>
      </w:r>
      <w:r w:rsidRPr="00AC761D">
        <w:rPr>
          <w:lang w:val="en-US"/>
        </w:rPr>
        <w:t>美国建筑师协会（</w:t>
      </w:r>
      <w:r w:rsidRPr="00AC761D">
        <w:rPr>
          <w:rFonts w:hint="eastAsia"/>
          <w:lang w:val="en-US"/>
        </w:rPr>
        <w:t>AIA</w:t>
      </w:r>
      <w:r w:rsidRPr="00AC761D">
        <w:rPr>
          <w:rFonts w:hint="eastAsia"/>
          <w:lang w:val="en-US"/>
        </w:rPr>
        <w:t>）等</w:t>
      </w:r>
      <w:r w:rsidRPr="00AC761D">
        <w:rPr>
          <w:lang w:val="en-US"/>
        </w:rPr>
        <w:t>组织根据工程阶段特点划分为</w:t>
      </w:r>
      <w:r w:rsidRPr="00AC761D">
        <w:rPr>
          <w:lang w:val="en-US"/>
        </w:rPr>
        <w:t>LOD100</w:t>
      </w:r>
      <w:r w:rsidRPr="00AC761D">
        <w:rPr>
          <w:lang w:val="en-US"/>
        </w:rPr>
        <w:t>，</w:t>
      </w:r>
      <w:r w:rsidRPr="00AC761D">
        <w:rPr>
          <w:lang w:val="en-US"/>
        </w:rPr>
        <w:t>200</w:t>
      </w:r>
      <w:r w:rsidRPr="00AC761D">
        <w:rPr>
          <w:lang w:val="en-US"/>
        </w:rPr>
        <w:t>，</w:t>
      </w:r>
      <w:r w:rsidRPr="00AC761D">
        <w:rPr>
          <w:lang w:val="en-US"/>
        </w:rPr>
        <w:t>300</w:t>
      </w:r>
      <w:r w:rsidRPr="00AC761D">
        <w:rPr>
          <w:lang w:val="en-US"/>
        </w:rPr>
        <w:t>，</w:t>
      </w:r>
      <w:r w:rsidRPr="00AC761D">
        <w:rPr>
          <w:lang w:val="en-US"/>
        </w:rPr>
        <w:t>400</w:t>
      </w:r>
      <w:r w:rsidRPr="00AC761D">
        <w:rPr>
          <w:lang w:val="en-US"/>
        </w:rPr>
        <w:t>乃至</w:t>
      </w:r>
      <w:r w:rsidRPr="00AC761D">
        <w:rPr>
          <w:lang w:val="en-US"/>
        </w:rPr>
        <w:t>500</w:t>
      </w:r>
      <w:r w:rsidRPr="00AC761D">
        <w:rPr>
          <w:lang w:val="en-US"/>
        </w:rPr>
        <w:t>。</w:t>
      </w:r>
      <w:r w:rsidRPr="00AC761D">
        <w:rPr>
          <w:rFonts w:hint="eastAsia"/>
          <w:lang w:val="en-US"/>
        </w:rPr>
        <w:t>然而</w:t>
      </w:r>
      <w:r w:rsidRPr="00AC761D">
        <w:rPr>
          <w:lang w:val="en-US"/>
        </w:rPr>
        <w:t>由于版权关系，其他多数国家采用不同的说法。如英国标准</w:t>
      </w:r>
      <w:r w:rsidRPr="00AC761D">
        <w:rPr>
          <w:lang w:val="en-US"/>
        </w:rPr>
        <w:t>BS</w:t>
      </w:r>
      <w:r w:rsidRPr="00AC761D">
        <w:rPr>
          <w:rFonts w:hint="eastAsia"/>
          <w:lang w:val="en-US"/>
        </w:rPr>
        <w:t>1192</w:t>
      </w:r>
      <w:r w:rsidRPr="00AC761D">
        <w:rPr>
          <w:lang w:val="en-US"/>
        </w:rPr>
        <w:t>采用了</w:t>
      </w:r>
      <w:r w:rsidRPr="00AC761D">
        <w:rPr>
          <w:lang w:val="en-US"/>
        </w:rPr>
        <w:t>Level of Definition</w:t>
      </w:r>
      <w:r w:rsidRPr="00AC761D">
        <w:rPr>
          <w:lang w:val="en-US"/>
        </w:rPr>
        <w:t>。</w:t>
      </w:r>
      <w:r w:rsidRPr="00AC761D">
        <w:rPr>
          <w:rFonts w:hint="eastAsia"/>
          <w:lang w:val="en-US"/>
        </w:rPr>
        <w:t>本标准</w:t>
      </w:r>
      <w:r w:rsidRPr="00AC761D">
        <w:rPr>
          <w:lang w:val="en-US"/>
        </w:rPr>
        <w:t>采用</w:t>
      </w:r>
      <w:r w:rsidRPr="00AC761D">
        <w:rPr>
          <w:lang w:val="en-US"/>
        </w:rPr>
        <w:t>Level of Model Definition</w:t>
      </w:r>
      <w:r w:rsidRPr="00AC761D">
        <w:rPr>
          <w:lang w:val="en-US"/>
        </w:rPr>
        <w:t>，</w:t>
      </w:r>
      <w:r w:rsidRPr="00AC761D">
        <w:rPr>
          <w:rFonts w:hint="eastAsia"/>
          <w:lang w:val="en-US"/>
        </w:rPr>
        <w:t>日常使用时，亦可简称为</w:t>
      </w:r>
      <w:r w:rsidRPr="00AC761D">
        <w:rPr>
          <w:rFonts w:hint="eastAsia"/>
          <w:lang w:val="en-US"/>
        </w:rPr>
        <w:t>LOD</w:t>
      </w:r>
      <w:r w:rsidRPr="00AC761D">
        <w:rPr>
          <w:rFonts w:hint="eastAsia"/>
          <w:lang w:val="en-US"/>
        </w:rPr>
        <w:t>。</w:t>
      </w:r>
      <w:r>
        <w:rPr>
          <w:rFonts w:hint="eastAsia"/>
          <w:lang w:val="en-US"/>
        </w:rPr>
        <w:t>】</w:t>
      </w:r>
    </w:p>
    <w:p w:rsidRPr="00ED11F9" w:rsidR="00793B2F" w:rsidP="00ED11F9" w:rsidRDefault="009B1044" w14:paraId="644C310B" w14:textId="7E3E3E82">
      <w:pPr>
        <w:pStyle w:val="--"/>
      </w:pPr>
      <w:r w:rsidRPr="00ED11F9">
        <w:t>几何</w:t>
      </w:r>
      <w:r w:rsidRPr="00ED11F9" w:rsidR="00D636D8">
        <w:rPr>
          <w:rFonts w:hint="eastAsia"/>
        </w:rPr>
        <w:t>表达</w:t>
      </w:r>
      <w:r w:rsidRPr="00ED11F9">
        <w:t>精度</w:t>
      </w:r>
      <w:r w:rsidRPr="00ED11F9" w:rsidR="00793B2F">
        <w:rPr>
          <w:rFonts w:hint="eastAsia"/>
        </w:rPr>
        <w:tab/>
      </w:r>
      <w:r w:rsidRPr="00ED11F9" w:rsidR="0010088C">
        <w:t>l</w:t>
      </w:r>
      <w:r w:rsidRPr="00ED11F9" w:rsidR="0037373D">
        <w:t xml:space="preserve">evel of </w:t>
      </w:r>
      <w:r w:rsidRPr="00ED11F9">
        <w:t>geometric</w:t>
      </w:r>
      <w:r w:rsidRPr="00ED11F9" w:rsidR="0037373D">
        <w:t xml:space="preserve"> </w:t>
      </w:r>
      <w:r w:rsidRPr="00ED11F9" w:rsidR="0010088C">
        <w:t>d</w:t>
      </w:r>
      <w:r w:rsidRPr="00ED11F9" w:rsidR="0037373D">
        <w:t>etail</w:t>
      </w:r>
    </w:p>
    <w:p w:rsidR="000B299A" w:rsidP="005675CA" w:rsidRDefault="00C31AB1" w14:paraId="1C3A92B8" w14:textId="2904BD48">
      <w:pPr>
        <w:ind w:left="210" w:firstLine="640" w:firstLineChars="305"/>
        <w:rPr>
          <w:color w:val="auto"/>
        </w:rPr>
      </w:pPr>
      <w:r>
        <w:rPr>
          <w:color w:val="auto"/>
        </w:rPr>
        <w:t>模型单元</w:t>
      </w:r>
      <w:r w:rsidR="00E90F82">
        <w:rPr>
          <w:color w:val="auto"/>
        </w:rPr>
        <w:t>在视觉呈现时，</w:t>
      </w:r>
      <w:r w:rsidRPr="0005707B" w:rsidR="008510A3">
        <w:rPr>
          <w:rFonts w:hint="eastAsia"/>
          <w:color w:val="auto"/>
        </w:rPr>
        <w:t>几何</w:t>
      </w:r>
      <w:r w:rsidRPr="0005707B" w:rsidR="00D636D8">
        <w:rPr>
          <w:rFonts w:hint="eastAsia"/>
          <w:color w:val="auto"/>
        </w:rPr>
        <w:t>表达</w:t>
      </w:r>
      <w:r w:rsidR="004B475F">
        <w:rPr>
          <w:rFonts w:hint="eastAsia"/>
          <w:color w:val="auto"/>
        </w:rPr>
        <w:t>真实性和</w:t>
      </w:r>
      <w:r w:rsidRPr="0005707B" w:rsidR="002E581F">
        <w:rPr>
          <w:color w:val="auto"/>
        </w:rPr>
        <w:t>精</w:t>
      </w:r>
      <w:r w:rsidRPr="0005707B" w:rsidR="0037373D">
        <w:rPr>
          <w:rFonts w:hint="eastAsia"/>
          <w:color w:val="auto"/>
        </w:rPr>
        <w:t>确性</w:t>
      </w:r>
      <w:r w:rsidRPr="0005707B" w:rsidR="008D0A11">
        <w:rPr>
          <w:rFonts w:hint="eastAsia"/>
          <w:color w:val="auto"/>
        </w:rPr>
        <w:t>的</w:t>
      </w:r>
      <w:r w:rsidR="004B475F">
        <w:rPr>
          <w:rFonts w:hint="eastAsia"/>
          <w:color w:val="auto"/>
        </w:rPr>
        <w:t>衡量</w:t>
      </w:r>
      <w:r w:rsidRPr="0005707B" w:rsidR="008510A3">
        <w:rPr>
          <w:color w:val="auto"/>
        </w:rPr>
        <w:t>指标</w:t>
      </w:r>
      <w:r w:rsidRPr="0005707B" w:rsidR="008510A3">
        <w:rPr>
          <w:rFonts w:hint="eastAsia"/>
          <w:color w:val="auto"/>
        </w:rPr>
        <w:t>。</w:t>
      </w:r>
    </w:p>
    <w:p w:rsidRPr="00F10180" w:rsidR="002D7238" w:rsidP="00F10180" w:rsidRDefault="002D7238" w14:paraId="044BDF71" w14:textId="651A7A93">
      <w:pPr>
        <w:pStyle w:val="ab"/>
      </w:pPr>
      <w:r w:rsidRPr="00F10180">
        <w:t>几何表达精度体现</w:t>
      </w:r>
      <w:r w:rsidRPr="00F10180">
        <w:rPr>
          <w:rFonts w:hint="eastAsia"/>
        </w:rPr>
        <w:t>模型单元</w:t>
      </w:r>
      <w:r w:rsidRPr="00F10180">
        <w:t>在</w:t>
      </w:r>
      <w:r w:rsidRPr="00F10180">
        <w:rPr>
          <w:rFonts w:hint="eastAsia"/>
        </w:rPr>
        <w:t>视觉</w:t>
      </w:r>
      <w:r w:rsidRPr="00F10180">
        <w:t>呈现上的</w:t>
      </w:r>
      <w:r w:rsidRPr="00F10180">
        <w:rPr>
          <w:rFonts w:hint="eastAsia"/>
        </w:rPr>
        <w:t>描述能力。基于</w:t>
      </w:r>
      <w:r w:rsidRPr="00F10180">
        <w:t>目前的软硬件技术，并结合工程实际需求，建筑信息模型无法也没有必要表达</w:t>
      </w:r>
      <w:r w:rsidRPr="00F10180">
        <w:rPr>
          <w:rFonts w:hint="eastAsia"/>
        </w:rPr>
        <w:t>出</w:t>
      </w:r>
      <w:r w:rsidRPr="00F10180">
        <w:t>构件或产品的全部</w:t>
      </w:r>
      <w:r w:rsidRPr="00F10180">
        <w:rPr>
          <w:rFonts w:hint="eastAsia"/>
        </w:rPr>
        <w:t>几何变化真实</w:t>
      </w:r>
      <w:r w:rsidRPr="00F10180">
        <w:t>细节。</w:t>
      </w:r>
      <w:r w:rsidRPr="00F10180">
        <w:rPr>
          <w:rFonts w:hint="eastAsia"/>
        </w:rPr>
        <w:t>应根据</w:t>
      </w:r>
      <w:r w:rsidRPr="00F10180">
        <w:t>应用需求</w:t>
      </w:r>
      <w:r w:rsidRPr="00F10180">
        <w:rPr>
          <w:rFonts w:hint="eastAsia"/>
        </w:rPr>
        <w:t>，选择</w:t>
      </w:r>
      <w:r w:rsidRPr="00F10180">
        <w:t>适当的几何表达精度</w:t>
      </w:r>
      <w:r w:rsidRPr="00F10180">
        <w:rPr>
          <w:rFonts w:hint="eastAsia"/>
        </w:rPr>
        <w:t>等级。几何精度等级也可简称为</w:t>
      </w:r>
      <w:r w:rsidRPr="00F10180">
        <w:t>Gx</w:t>
      </w:r>
      <w:r w:rsidRPr="00F10180" w:rsidR="00F10180">
        <w:rPr>
          <w:rFonts w:hint="eastAsia"/>
        </w:rPr>
        <w:t>。</w:t>
      </w:r>
    </w:p>
    <w:p w:rsidRPr="006429F2" w:rsidR="004B475F" w:rsidP="00ED11F9" w:rsidRDefault="004B475F" w14:paraId="6F4B9609" w14:textId="73BD0F64">
      <w:pPr>
        <w:pStyle w:val="--"/>
        <w:rPr>
          <w:lang w:val="en-US"/>
          <w:rPrChange w:author="毛羽丰(MAO, Yufeng)" w:date="2025-11-13T09:58:00Z" w16du:dateUtc="2025-11-13T01:58:00Z" w:id="42">
            <w:rPr/>
          </w:rPrChange>
        </w:rPr>
      </w:pPr>
      <w:r w:rsidRPr="00ED11F9">
        <w:rPr>
          <w:rFonts w:hint="eastAsia"/>
        </w:rPr>
        <w:t>信息深度</w:t>
      </w:r>
      <w:r w:rsidRPr="006429F2">
        <w:rPr>
          <w:lang w:val="en-US"/>
          <w:rPrChange w:author="毛羽丰(MAO, Yufeng)" w:date="2025-11-13T09:58:00Z" w16du:dateUtc="2025-11-13T01:58:00Z" w:id="43">
            <w:rPr/>
          </w:rPrChange>
        </w:rPr>
        <w:tab/>
      </w:r>
      <w:r w:rsidRPr="006429F2">
        <w:rPr>
          <w:lang w:val="en-US"/>
          <w:rPrChange w:author="毛羽丰(MAO, Yufeng)" w:date="2025-11-13T09:58:00Z" w16du:dateUtc="2025-11-13T01:58:00Z" w:id="44">
            <w:rPr/>
          </w:rPrChange>
        </w:rPr>
        <w:tab/>
      </w:r>
      <w:r w:rsidRPr="006429F2">
        <w:rPr>
          <w:lang w:val="en-US"/>
          <w:rPrChange w:author="毛羽丰(MAO, Yufeng)" w:date="2025-11-13T09:58:00Z" w16du:dateUtc="2025-11-13T01:58:00Z" w:id="44">
            <w:rPr/>
          </w:rPrChange>
        </w:rPr>
        <w:t>level of information detail</w:t>
      </w:r>
    </w:p>
    <w:p w:rsidR="004B475F" w:rsidP="005675CA" w:rsidRDefault="004B475F" w14:paraId="41C7C7BD" w14:textId="51129A0C">
      <w:pPr>
        <w:ind w:left="210" w:firstLine="640" w:firstLineChars="305"/>
        <w:rPr>
          <w:color w:val="auto"/>
        </w:rPr>
      </w:pPr>
      <w:r>
        <w:rPr>
          <w:rFonts w:hint="eastAsia"/>
          <w:color w:val="auto"/>
        </w:rPr>
        <w:t>模型单元</w:t>
      </w:r>
      <w:r w:rsidR="00E90F82">
        <w:rPr>
          <w:color w:val="auto"/>
        </w:rPr>
        <w:t>承载</w:t>
      </w:r>
      <w:r w:rsidR="00AB3D07">
        <w:rPr>
          <w:color w:val="auto"/>
        </w:rPr>
        <w:t>属性</w:t>
      </w:r>
      <w:r w:rsidR="00E90F82">
        <w:rPr>
          <w:color w:val="auto"/>
        </w:rPr>
        <w:t>信息</w:t>
      </w:r>
      <w:r w:rsidR="00821EF5">
        <w:rPr>
          <w:rFonts w:hint="eastAsia"/>
          <w:color w:val="auto"/>
        </w:rPr>
        <w:t>详细</w:t>
      </w:r>
      <w:r>
        <w:rPr>
          <w:rFonts w:hint="eastAsia"/>
          <w:color w:val="auto"/>
        </w:rPr>
        <w:t>程度的衡量指标</w:t>
      </w:r>
      <w:r w:rsidRPr="0005707B">
        <w:rPr>
          <w:rFonts w:hint="eastAsia"/>
          <w:color w:val="auto"/>
        </w:rPr>
        <w:t>。</w:t>
      </w:r>
    </w:p>
    <w:p w:rsidRPr="002D7238" w:rsidR="004B475F" w:rsidP="00F10180" w:rsidRDefault="002D7238" w14:paraId="7831765C" w14:textId="68EB4F22">
      <w:pPr>
        <w:pStyle w:val="ab"/>
      </w:pPr>
      <w:r w:rsidRPr="002D7238">
        <w:t>【</w:t>
      </w:r>
      <w:r w:rsidRPr="002D7238">
        <w:rPr>
          <w:rFonts w:hint="eastAsia"/>
        </w:rPr>
        <w:t>信息是模型单元最重要的特征。信息随着工程阶段的推进而逐步丰富。应根据</w:t>
      </w:r>
      <w:r w:rsidRPr="002D7238">
        <w:t>应用需求</w:t>
      </w:r>
      <w:r w:rsidRPr="002D7238">
        <w:rPr>
          <w:rFonts w:hint="eastAsia"/>
        </w:rPr>
        <w:t>，选择</w:t>
      </w:r>
      <w:r w:rsidRPr="002D7238">
        <w:t>适当的</w:t>
      </w:r>
      <w:r w:rsidRPr="002D7238">
        <w:rPr>
          <w:rFonts w:hint="eastAsia"/>
        </w:rPr>
        <w:t>信息深度等级。信息深度等级也可简称为</w:t>
      </w:r>
      <w:r w:rsidRPr="002D7238">
        <w:rPr>
          <w:rFonts w:hint="eastAsia"/>
        </w:rPr>
        <w:t>Nx</w:t>
      </w:r>
      <w:r w:rsidRPr="002D7238">
        <w:t>】</w:t>
      </w:r>
    </w:p>
    <w:p w:rsidR="00CB23D0" w:rsidP="00ED11F9" w:rsidRDefault="00CB23D0" w14:paraId="1A3C86C8" w14:textId="5C4FA5B1">
      <w:pPr>
        <w:pStyle w:val="--"/>
      </w:pPr>
      <w:r>
        <w:rPr>
          <w:rFonts w:hint="eastAsia"/>
        </w:rPr>
        <w:t>数据项</w:t>
      </w:r>
    </w:p>
    <w:p w:rsidRPr="00ED11F9" w:rsidR="00C6414A" w:rsidP="00ED11F9" w:rsidRDefault="00570EC9" w14:paraId="7555C4AE" w14:textId="192ACE64">
      <w:pPr>
        <w:pStyle w:val="--"/>
      </w:pPr>
      <w:r w:rsidRPr="00ED11F9">
        <w:rPr>
          <w:rFonts w:hint="eastAsia"/>
        </w:rPr>
        <w:t>电子文件</w:t>
      </w:r>
      <w:r w:rsidRPr="00ED11F9">
        <w:tab/>
      </w:r>
      <w:r w:rsidRPr="00ED11F9">
        <w:t xml:space="preserve">electronic </w:t>
      </w:r>
      <w:r w:rsidRPr="00ED11F9" w:rsidR="00E92C5D">
        <w:t>file</w:t>
      </w:r>
    </w:p>
    <w:p w:rsidR="00570EC9" w:rsidP="00ED11F9" w:rsidRDefault="00570EC9" w14:paraId="196CECFD" w14:textId="77777777">
      <w:pPr>
        <w:pStyle w:val="--"/>
      </w:pPr>
      <w:r w:rsidRPr="00ED11F9">
        <w:rPr>
          <w:rFonts w:hint="eastAsia"/>
        </w:rPr>
        <w:t>数据模式</w:t>
      </w:r>
      <w:r w:rsidRPr="00ED11F9">
        <w:tab/>
      </w:r>
      <w:r w:rsidRPr="00ED11F9">
        <w:t>data schema</w:t>
      </w:r>
    </w:p>
    <w:p w:rsidR="00AA5B12" w:rsidP="00ED11F9" w:rsidRDefault="00AA5B12" w14:paraId="41888924" w14:textId="31B15580">
      <w:pPr>
        <w:pStyle w:val="--"/>
      </w:pPr>
      <w:r>
        <w:rPr>
          <w:rFonts w:hint="eastAsia"/>
        </w:rPr>
        <w:t>信息用例</w:t>
      </w:r>
    </w:p>
    <w:p w:rsidRPr="00ED11F9" w:rsidR="00AA5B12" w:rsidP="00071D09" w:rsidRDefault="00AA5B12" w14:paraId="29D6372A" w14:textId="211D118A">
      <w:pPr>
        <w:pStyle w:val="4-"/>
        <w:sectPr w:rsidRPr="00ED11F9" w:rsidR="00AA5B12" w:rsidSect="00BB04E8">
          <w:pgSz w:w="11906" w:h="16838" w:orient="portrait"/>
          <w:pgMar w:top="1701" w:right="1701" w:bottom="1797" w:left="1418" w:header="709" w:footer="851" w:gutter="0"/>
          <w:pgNumType w:start="1"/>
          <w:cols w:space="720"/>
        </w:sectPr>
      </w:pPr>
    </w:p>
    <w:p w:rsidRPr="007A3DB9" w:rsidR="00C6414A" w:rsidP="007A3DB9" w:rsidRDefault="00C6414A" w14:paraId="62E943AD" w14:textId="20C2D41D">
      <w:pPr>
        <w:pStyle w:val="1-"/>
        <w:spacing w:before="120" w:after="360"/>
        <w:rPr>
          <w:rFonts w:hint="eastAsia"/>
        </w:rPr>
      </w:pPr>
      <w:bookmarkStart w:name="_Toc213704817" w:id="45"/>
      <w:bookmarkStart w:name="_Toc489148134" w:id="46"/>
      <w:r w:rsidRPr="007A3DB9">
        <w:rPr>
          <w:rFonts w:hint="eastAsia"/>
        </w:rPr>
        <w:t>信息组织</w:t>
      </w:r>
      <w:bookmarkEnd w:id="45"/>
    </w:p>
    <w:p w:rsidRPr="00ED11F9" w:rsidR="00C6414A" w:rsidP="00ED11F9" w:rsidRDefault="00C6414A" w14:paraId="4EB16EE3" w14:textId="5D945089">
      <w:pPr>
        <w:pStyle w:val="2-"/>
      </w:pPr>
      <w:bookmarkStart w:name="_Toc213704818" w:id="47"/>
      <w:r w:rsidRPr="00ED11F9">
        <w:rPr>
          <w:rFonts w:hint="eastAsia"/>
        </w:rPr>
        <w:t>一般规定</w:t>
      </w:r>
      <w:bookmarkEnd w:id="47"/>
    </w:p>
    <w:p w:rsidR="00AF6D01" w:rsidP="00F10180" w:rsidRDefault="00AF6D01" w14:paraId="6255D225" w14:textId="60FE62E5">
      <w:pPr>
        <w:pStyle w:val="3-"/>
      </w:pPr>
      <w:r>
        <w:rPr>
          <w:rFonts w:hint="eastAsia"/>
        </w:rPr>
        <w:t>工程</w:t>
      </w:r>
      <w:r w:rsidR="00E023B5">
        <w:rPr>
          <w:rFonts w:hint="eastAsia"/>
        </w:rPr>
        <w:t>对象</w:t>
      </w:r>
      <w:r w:rsidR="00D92721">
        <w:rPr>
          <w:rFonts w:hint="eastAsia"/>
        </w:rPr>
        <w:t>信息应由</w:t>
      </w:r>
      <w:r w:rsidR="005B0C13">
        <w:rPr>
          <w:rFonts w:hint="eastAsia"/>
        </w:rPr>
        <w:t>信息模型承载，</w:t>
      </w:r>
      <w:r w:rsidR="00742AC7">
        <w:rPr>
          <w:rFonts w:hint="eastAsia"/>
        </w:rPr>
        <w:t>技术</w:t>
      </w:r>
      <w:r w:rsidR="00C2334B">
        <w:rPr>
          <w:rFonts w:hint="eastAsia"/>
        </w:rPr>
        <w:t>内容</w:t>
      </w:r>
      <w:r w:rsidR="009F434A">
        <w:rPr>
          <w:rFonts w:hint="eastAsia"/>
        </w:rPr>
        <w:t>上</w:t>
      </w:r>
      <w:r w:rsidR="00EF09EB">
        <w:rPr>
          <w:rFonts w:hint="eastAsia"/>
        </w:rPr>
        <w:t>应</w:t>
      </w:r>
      <w:r w:rsidR="0068573E">
        <w:rPr>
          <w:rFonts w:hint="eastAsia"/>
        </w:rPr>
        <w:t>包括</w:t>
      </w:r>
      <w:r w:rsidR="005B0C13">
        <w:rPr>
          <w:rFonts w:hint="eastAsia"/>
        </w:rPr>
        <w:t>模型单元</w:t>
      </w:r>
      <w:r w:rsidR="00EF09EB">
        <w:rPr>
          <w:rFonts w:hint="eastAsia"/>
        </w:rPr>
        <w:t>，</w:t>
      </w:r>
      <w:r w:rsidR="00330404">
        <w:rPr>
          <w:rFonts w:hint="eastAsia"/>
        </w:rPr>
        <w:t>也</w:t>
      </w:r>
      <w:r w:rsidR="00EF09EB">
        <w:rPr>
          <w:rFonts w:hint="eastAsia"/>
        </w:rPr>
        <w:t>可包括</w:t>
      </w:r>
      <w:r w:rsidR="00193627">
        <w:rPr>
          <w:rFonts w:hint="eastAsia"/>
        </w:rPr>
        <w:t>工程图纸、</w:t>
      </w:r>
      <w:r w:rsidR="004A4E5F">
        <w:rPr>
          <w:rFonts w:hint="eastAsia"/>
        </w:rPr>
        <w:t>技术</w:t>
      </w:r>
      <w:r w:rsidR="00374BA8">
        <w:rPr>
          <w:rFonts w:hint="eastAsia"/>
        </w:rPr>
        <w:t>文档</w:t>
      </w:r>
      <w:r w:rsidR="005B10B5">
        <w:rPr>
          <w:rFonts w:hint="eastAsia"/>
        </w:rPr>
        <w:t>、多媒体文件</w:t>
      </w:r>
      <w:r w:rsidR="00C72AC3">
        <w:rPr>
          <w:rFonts w:hint="eastAsia"/>
        </w:rPr>
        <w:t>，</w:t>
      </w:r>
      <w:r w:rsidR="001474A5">
        <w:rPr>
          <w:rFonts w:hint="eastAsia"/>
        </w:rPr>
        <w:t>其中</w:t>
      </w:r>
      <w:r w:rsidR="00C72AC3">
        <w:rPr>
          <w:rFonts w:hint="eastAsia"/>
        </w:rPr>
        <w:t>模型单元是结构化</w:t>
      </w:r>
      <w:r w:rsidR="00C57E0B">
        <w:rPr>
          <w:rFonts w:hint="eastAsia"/>
        </w:rPr>
        <w:t>信息</w:t>
      </w:r>
      <w:r w:rsidR="00C72AC3">
        <w:rPr>
          <w:rFonts w:hint="eastAsia"/>
        </w:rPr>
        <w:t>，</w:t>
      </w:r>
      <w:commentRangeStart w:id="48"/>
      <w:r w:rsidR="00C72AC3">
        <w:rPr>
          <w:rFonts w:hint="eastAsia"/>
        </w:rPr>
        <w:t>其余为非结构化</w:t>
      </w:r>
      <w:r w:rsidR="001E1B12">
        <w:rPr>
          <w:rFonts w:hint="eastAsia"/>
        </w:rPr>
        <w:t>信息</w:t>
      </w:r>
      <w:commentRangeEnd w:id="48"/>
      <w:r>
        <w:rPr>
          <w:rStyle w:val="CommentReference"/>
          <w:rFonts w:hint="eastAsia"/>
          <w:szCs w:val="22"/>
        </w:rPr>
        <w:commentReference w:id="48"/>
      </w:r>
      <w:r w:rsidR="00C72AC3">
        <w:rPr>
          <w:rFonts w:hint="eastAsia"/>
        </w:rPr>
        <w:t>。</w:t>
      </w:r>
    </w:p>
    <w:p w:rsidR="009E3E3B" w:rsidP="005B10B5" w:rsidRDefault="000376C2" w14:paraId="28F73F8F" w14:textId="0B4B14CF">
      <w:pPr>
        <w:pStyle w:val="ab"/>
      </w:pPr>
      <w:r>
        <w:rPr>
          <w:rFonts w:hint="eastAsia"/>
        </w:rPr>
        <w:t>在</w:t>
      </w:r>
      <w:r w:rsidR="00EC3565">
        <w:rPr>
          <w:rFonts w:hint="eastAsia"/>
        </w:rPr>
        <w:t>设计业务视角上，</w:t>
      </w:r>
      <w:r w:rsidR="009E3E3B">
        <w:rPr>
          <w:rFonts w:hint="eastAsia"/>
        </w:rPr>
        <w:t>模型单元、工程图纸、技术说明文档和多媒体文件既</w:t>
      </w:r>
      <w:r w:rsidR="0065003A">
        <w:rPr>
          <w:rFonts w:hint="eastAsia"/>
        </w:rPr>
        <w:t>可视为</w:t>
      </w:r>
      <w:r w:rsidR="009E3E3B">
        <w:rPr>
          <w:rFonts w:hint="eastAsia"/>
        </w:rPr>
        <w:t>信息输入</w:t>
      </w:r>
      <w:r w:rsidR="00857DD8">
        <w:rPr>
          <w:rFonts w:hint="eastAsia"/>
        </w:rPr>
        <w:t>形式</w:t>
      </w:r>
      <w:r w:rsidR="009E3E3B">
        <w:rPr>
          <w:rFonts w:hint="eastAsia"/>
        </w:rPr>
        <w:t>，也是信息交付</w:t>
      </w:r>
      <w:r w:rsidR="00857DD8">
        <w:rPr>
          <w:rFonts w:hint="eastAsia"/>
        </w:rPr>
        <w:t>形式</w:t>
      </w:r>
      <w:r w:rsidR="009E3E3B">
        <w:rPr>
          <w:rFonts w:hint="eastAsia"/>
        </w:rPr>
        <w:t>。</w:t>
      </w:r>
    </w:p>
    <w:p w:rsidR="005B10B5" w:rsidP="005B10B5" w:rsidRDefault="005B10B5" w14:paraId="283E2A69" w14:textId="16F75151">
      <w:pPr>
        <w:pStyle w:val="ab"/>
      </w:pPr>
      <w:r>
        <w:rPr>
          <w:rFonts w:hint="eastAsia"/>
        </w:rPr>
        <w:t>点云扫描文件是一种特殊形式的模型单元。</w:t>
      </w:r>
    </w:p>
    <w:p w:rsidR="00C6414A" w:rsidP="00F10180" w:rsidRDefault="00C6414A" w14:paraId="130DA0C5" w14:textId="40B4FFB7">
      <w:pPr>
        <w:pStyle w:val="3-"/>
      </w:pPr>
      <w:r w:rsidRPr="00F10180">
        <w:rPr>
          <w:rFonts w:hint="eastAsia"/>
        </w:rPr>
        <w:t>信息</w:t>
      </w:r>
      <w:r w:rsidR="0085749F">
        <w:rPr>
          <w:rFonts w:hint="eastAsia"/>
        </w:rPr>
        <w:t>模型</w:t>
      </w:r>
      <w:r w:rsidR="00B67C52">
        <w:rPr>
          <w:rFonts w:hint="eastAsia"/>
        </w:rPr>
        <w:t>的</w:t>
      </w:r>
      <w:r w:rsidR="00D942D2">
        <w:rPr>
          <w:rFonts w:hint="eastAsia"/>
        </w:rPr>
        <w:t>信息</w:t>
      </w:r>
      <w:r w:rsidR="0072226F">
        <w:rPr>
          <w:rFonts w:hint="eastAsia"/>
        </w:rPr>
        <w:t>表述</w:t>
      </w:r>
      <w:r w:rsidR="00071B97">
        <w:rPr>
          <w:rFonts w:hint="eastAsia"/>
        </w:rPr>
        <w:t>形式</w:t>
      </w:r>
      <w:r w:rsidRPr="00F10180">
        <w:rPr>
          <w:rFonts w:hint="eastAsia"/>
        </w:rPr>
        <w:t>应分为</w:t>
      </w:r>
      <w:commentRangeStart w:id="49"/>
      <w:r w:rsidRPr="00F10180">
        <w:rPr>
          <w:rFonts w:hint="eastAsia"/>
        </w:rPr>
        <w:t>几何信息、文字性信息和</w:t>
      </w:r>
      <w:r w:rsidR="00792660">
        <w:rPr>
          <w:rFonts w:hint="eastAsia"/>
        </w:rPr>
        <w:t>技术</w:t>
      </w:r>
      <w:r w:rsidRPr="00F10180">
        <w:rPr>
          <w:rFonts w:hint="eastAsia"/>
        </w:rPr>
        <w:t>文档</w:t>
      </w:r>
      <w:commentRangeEnd w:id="49"/>
      <w:r>
        <w:rPr>
          <w:rStyle w:val="CommentReference"/>
          <w:rFonts w:hint="eastAsia"/>
          <w:szCs w:val="22"/>
        </w:rPr>
        <w:commentReference w:id="49"/>
      </w:r>
      <w:r w:rsidR="0085749F">
        <w:rPr>
          <w:rFonts w:hint="eastAsia"/>
        </w:rPr>
        <w:t>三种类型</w:t>
      </w:r>
      <w:r w:rsidRPr="00F10180" w:rsidR="00404C75">
        <w:rPr>
          <w:rFonts w:hint="eastAsia"/>
        </w:rPr>
        <w:t>。</w:t>
      </w:r>
      <w:r w:rsidR="0049704E">
        <w:rPr>
          <w:rFonts w:hint="eastAsia"/>
        </w:rPr>
        <w:t>其中，</w:t>
      </w:r>
      <w:r w:rsidR="00643CFA">
        <w:rPr>
          <w:rFonts w:hint="eastAsia"/>
        </w:rPr>
        <w:t>几何信息和文字性信息应</w:t>
      </w:r>
      <w:r w:rsidR="00B65F76">
        <w:rPr>
          <w:rFonts w:hint="eastAsia"/>
        </w:rPr>
        <w:t>按</w:t>
      </w:r>
      <w:r w:rsidR="00643CFA">
        <w:rPr>
          <w:rFonts w:hint="eastAsia"/>
        </w:rPr>
        <w:t>数据项</w:t>
      </w:r>
      <w:r w:rsidR="009957A5">
        <w:rPr>
          <w:rFonts w:hint="eastAsia"/>
        </w:rPr>
        <w:t>进行组织</w:t>
      </w:r>
      <w:r w:rsidR="002D64BF">
        <w:rPr>
          <w:rFonts w:hint="eastAsia"/>
        </w:rPr>
        <w:t>，文档</w:t>
      </w:r>
      <w:r w:rsidR="00A64020">
        <w:rPr>
          <w:rFonts w:hint="eastAsia"/>
        </w:rPr>
        <w:t>按</w:t>
      </w:r>
      <w:r w:rsidR="002D64BF">
        <w:rPr>
          <w:rFonts w:hint="eastAsia"/>
        </w:rPr>
        <w:t>电子文件</w:t>
      </w:r>
      <w:r w:rsidR="009957A5">
        <w:rPr>
          <w:rFonts w:hint="eastAsia"/>
        </w:rPr>
        <w:t>进行组织</w:t>
      </w:r>
      <w:r w:rsidR="002D64BF">
        <w:rPr>
          <w:rFonts w:hint="eastAsia"/>
        </w:rPr>
        <w:t>。</w:t>
      </w:r>
    </w:p>
    <w:p w:rsidRPr="00F10180" w:rsidR="00E42C6E" w:rsidP="00E42C6E" w:rsidRDefault="00E42C6E" w14:paraId="08E66C6A" w14:textId="3D9D7D04">
      <w:pPr>
        <w:pStyle w:val="ab"/>
      </w:pPr>
      <w:r>
        <w:rPr>
          <w:rFonts w:hint="eastAsia"/>
        </w:rPr>
        <w:t>本条</w:t>
      </w:r>
      <w:r w:rsidR="00002810">
        <w:rPr>
          <w:rFonts w:hint="eastAsia"/>
        </w:rPr>
        <w:t>与</w:t>
      </w:r>
      <w:r w:rsidR="00002810">
        <w:rPr>
          <w:rFonts w:hint="eastAsia"/>
        </w:rPr>
        <w:t>3.1.3</w:t>
      </w:r>
      <w:r w:rsidR="00002810">
        <w:rPr>
          <w:rFonts w:hint="eastAsia"/>
        </w:rPr>
        <w:t>～</w:t>
      </w:r>
      <w:r w:rsidR="00002810">
        <w:rPr>
          <w:rFonts w:hint="eastAsia"/>
        </w:rPr>
        <w:t>3.1.5</w:t>
      </w:r>
      <w:r>
        <w:rPr>
          <w:rFonts w:hint="eastAsia"/>
        </w:rPr>
        <w:t>考虑</w:t>
      </w:r>
      <w:r w:rsidR="00002810">
        <w:rPr>
          <w:rFonts w:hint="eastAsia"/>
        </w:rPr>
        <w:t>与</w:t>
      </w:r>
      <w:r>
        <w:rPr>
          <w:rFonts w:hint="eastAsia"/>
        </w:rPr>
        <w:t>ISO 7817-1</w:t>
      </w:r>
      <w:r w:rsidR="00002810">
        <w:rPr>
          <w:rFonts w:hint="eastAsia"/>
        </w:rPr>
        <w:t>对接。</w:t>
      </w:r>
      <w:r w:rsidR="00A43223">
        <w:rPr>
          <w:rFonts w:hint="eastAsia"/>
        </w:rPr>
        <w:t>工程项目全生命</w:t>
      </w:r>
      <w:r w:rsidR="00200479">
        <w:rPr>
          <w:rFonts w:hint="eastAsia"/>
        </w:rPr>
        <w:t>周期中，</w:t>
      </w:r>
      <w:r w:rsidR="00A43223">
        <w:rPr>
          <w:rFonts w:hint="eastAsia"/>
        </w:rPr>
        <w:t>三种信息不断发展</w:t>
      </w:r>
      <w:r w:rsidR="002E3D26">
        <w:rPr>
          <w:rFonts w:hint="eastAsia"/>
        </w:rPr>
        <w:t>变化</w:t>
      </w:r>
      <w:r w:rsidR="00200479">
        <w:rPr>
          <w:rFonts w:hint="eastAsia"/>
        </w:rPr>
        <w:t>，以适应不同阶段和不同应用的信息交换需求</w:t>
      </w:r>
      <w:r w:rsidR="00A43223">
        <w:rPr>
          <w:rFonts w:hint="eastAsia"/>
        </w:rPr>
        <w:t>。</w:t>
      </w:r>
    </w:p>
    <w:p w:rsidR="00404C75" w:rsidP="00F10180" w:rsidRDefault="006E2EA2" w14:paraId="5DE76828" w14:textId="151A0483">
      <w:pPr>
        <w:pStyle w:val="3-"/>
        <w:rPr>
          <w:lang w:val="en-US"/>
        </w:rPr>
      </w:pPr>
      <w:r>
        <w:rPr>
          <w:rFonts w:hint="eastAsia"/>
          <w:lang w:val="en-US"/>
        </w:rPr>
        <w:t>几何信息</w:t>
      </w:r>
      <w:r w:rsidR="00141A51">
        <w:rPr>
          <w:rFonts w:hint="eastAsia"/>
          <w:lang w:val="en-US"/>
        </w:rPr>
        <w:t>应</w:t>
      </w:r>
      <w:r w:rsidR="00404C75">
        <w:rPr>
          <w:rFonts w:hint="eastAsia"/>
          <w:lang w:val="en-US"/>
        </w:rPr>
        <w:t>用于表达工程对象的几何呈现，</w:t>
      </w:r>
      <w:r w:rsidR="008951BC">
        <w:rPr>
          <w:rFonts w:hint="eastAsia"/>
          <w:lang w:val="en-US"/>
        </w:rPr>
        <w:t>并应</w:t>
      </w:r>
      <w:r w:rsidR="00404C75">
        <w:rPr>
          <w:rFonts w:hint="eastAsia"/>
          <w:lang w:val="en-US"/>
        </w:rPr>
        <w:t>包括下列内容：</w:t>
      </w:r>
    </w:p>
    <w:p w:rsidRPr="00F10180" w:rsidR="00404C75" w:rsidP="00071D09" w:rsidRDefault="00404C75" w14:paraId="4B4332FE" w14:textId="1DED35D5">
      <w:pPr>
        <w:pStyle w:val="4-"/>
      </w:pPr>
      <w:r w:rsidRPr="00F10180">
        <w:rPr>
          <w:rFonts w:hint="eastAsia"/>
        </w:rPr>
        <w:t>几何细节，XXX</w:t>
      </w:r>
      <w:r w:rsidRPr="00F10180" w:rsidR="003F7323">
        <w:rPr>
          <w:rFonts w:hint="eastAsia"/>
        </w:rPr>
        <w:t>（解释）</w:t>
      </w:r>
      <w:r w:rsidRPr="00F10180" w:rsidR="008951BC">
        <w:rPr>
          <w:rFonts w:hint="eastAsia"/>
        </w:rPr>
        <w:t>；</w:t>
      </w:r>
    </w:p>
    <w:p w:rsidR="00404C75" w:rsidP="00071D09" w:rsidRDefault="00404C75" w14:paraId="390E95BD" w14:textId="1D7E85FF">
      <w:pPr>
        <w:pStyle w:val="4-"/>
      </w:pPr>
      <w:r>
        <w:rPr>
          <w:rFonts w:hint="eastAsia"/>
        </w:rPr>
        <w:t>几何维度</w:t>
      </w:r>
      <w:r w:rsidR="003F7323">
        <w:rPr>
          <w:rFonts w:hint="eastAsia"/>
        </w:rPr>
        <w:t>，XXX（解释）</w:t>
      </w:r>
      <w:r>
        <w:rPr>
          <w:rFonts w:hint="eastAsia"/>
        </w:rPr>
        <w:t>；</w:t>
      </w:r>
    </w:p>
    <w:p w:rsidR="00404C75" w:rsidP="00071D09" w:rsidRDefault="00404C75" w14:paraId="2827C8D4" w14:textId="19E74515">
      <w:pPr>
        <w:pStyle w:val="4-"/>
      </w:pPr>
      <w:r>
        <w:rPr>
          <w:rFonts w:hint="eastAsia"/>
        </w:rPr>
        <w:t>工程对象方位</w:t>
      </w:r>
      <w:r w:rsidR="003F7323">
        <w:rPr>
          <w:rFonts w:hint="eastAsia"/>
        </w:rPr>
        <w:t>，XXX（解释）</w:t>
      </w:r>
      <w:r>
        <w:rPr>
          <w:rFonts w:hint="eastAsia"/>
        </w:rPr>
        <w:t>；</w:t>
      </w:r>
    </w:p>
    <w:p w:rsidR="00404C75" w:rsidP="00071D09" w:rsidRDefault="00404C75" w14:paraId="47730BE2" w14:textId="5851E801">
      <w:pPr>
        <w:pStyle w:val="4-"/>
      </w:pPr>
      <w:r>
        <w:rPr>
          <w:rFonts w:hint="eastAsia"/>
        </w:rPr>
        <w:t>外观</w:t>
      </w:r>
      <w:r w:rsidR="003F7323">
        <w:rPr>
          <w:rFonts w:hint="eastAsia"/>
        </w:rPr>
        <w:t>，XXX（解释）</w:t>
      </w:r>
      <w:r>
        <w:rPr>
          <w:rFonts w:hint="eastAsia"/>
        </w:rPr>
        <w:t>；</w:t>
      </w:r>
    </w:p>
    <w:p w:rsidR="006E2EA2" w:rsidP="00071D09" w:rsidRDefault="00564802" w14:paraId="3303D031" w14:textId="0C133E3A">
      <w:pPr>
        <w:pStyle w:val="4-"/>
      </w:pPr>
      <w:r>
        <w:rPr>
          <w:rFonts w:hint="eastAsia"/>
        </w:rPr>
        <w:t>参数化</w:t>
      </w:r>
      <w:r w:rsidR="00404C75">
        <w:rPr>
          <w:rFonts w:hint="eastAsia"/>
        </w:rPr>
        <w:t>几何驱动</w:t>
      </w:r>
      <w:r>
        <w:rPr>
          <w:rFonts w:hint="eastAsia"/>
        </w:rPr>
        <w:t>形式</w:t>
      </w:r>
      <w:r w:rsidR="003F7323">
        <w:rPr>
          <w:rFonts w:hint="eastAsia"/>
        </w:rPr>
        <w:t>，XXX（解释）</w:t>
      </w:r>
      <w:r w:rsidR="00404C75">
        <w:rPr>
          <w:rFonts w:hint="eastAsia"/>
        </w:rPr>
        <w:t>。</w:t>
      </w:r>
    </w:p>
    <w:p w:rsidR="00404C75" w:rsidP="00F10180" w:rsidRDefault="00404C75" w14:paraId="48CB936F" w14:textId="12CC669E">
      <w:pPr>
        <w:pStyle w:val="3-"/>
        <w:rPr>
          <w:lang w:val="en-US"/>
        </w:rPr>
      </w:pPr>
      <w:r>
        <w:rPr>
          <w:rFonts w:hint="eastAsia"/>
          <w:lang w:val="en-US"/>
        </w:rPr>
        <w:t>文字性信息</w:t>
      </w:r>
      <w:r w:rsidR="00141A51">
        <w:rPr>
          <w:rFonts w:hint="eastAsia"/>
          <w:lang w:val="en-US"/>
        </w:rPr>
        <w:t>应</w:t>
      </w:r>
      <w:r>
        <w:rPr>
          <w:rFonts w:hint="eastAsia"/>
          <w:lang w:val="en-US"/>
        </w:rPr>
        <w:t>用于表达工程对象的</w:t>
      </w:r>
      <w:r w:rsidR="008951BC">
        <w:rPr>
          <w:rFonts w:hint="eastAsia"/>
          <w:lang w:val="en-US"/>
        </w:rPr>
        <w:t>XXX，并应包括下列内容：</w:t>
      </w:r>
    </w:p>
    <w:p w:rsidRPr="003C72D2" w:rsidR="008951BC" w:rsidP="00071D09" w:rsidRDefault="008951BC" w14:paraId="461D687D" w14:textId="3006DD0E">
      <w:pPr>
        <w:pStyle w:val="4-"/>
      </w:pPr>
      <w:r w:rsidRPr="003C72D2">
        <w:rPr>
          <w:rFonts w:hint="eastAsia"/>
        </w:rPr>
        <w:t>身份标识信息，XXX（解释）；</w:t>
      </w:r>
    </w:p>
    <w:p w:rsidRPr="003C72D2" w:rsidR="00A35CA2" w:rsidP="00071D09" w:rsidRDefault="00A35CA2" w14:paraId="63B970C0" w14:textId="0111A246">
      <w:pPr>
        <w:pStyle w:val="4-"/>
      </w:pPr>
      <w:r w:rsidRPr="003C72D2">
        <w:rPr>
          <w:rFonts w:hint="eastAsia"/>
        </w:rPr>
        <w:t>特性信息，XXX（解释）；</w:t>
      </w:r>
    </w:p>
    <w:p w:rsidRPr="003C72D2" w:rsidR="008951BC" w:rsidP="00071D09" w:rsidRDefault="008951BC" w14:paraId="51EF9B94" w14:textId="38B222A5">
      <w:pPr>
        <w:pStyle w:val="4-"/>
      </w:pPr>
      <w:r w:rsidRPr="003C72D2">
        <w:rPr>
          <w:rFonts w:hint="eastAsia"/>
        </w:rPr>
        <w:t>属性信息，XXX（解释）；</w:t>
      </w:r>
    </w:p>
    <w:p w:rsidRPr="003C72D2" w:rsidR="008951BC" w:rsidP="00071D09" w:rsidRDefault="008951BC" w14:paraId="7B39E572" w14:textId="24E7E6E4">
      <w:pPr>
        <w:pStyle w:val="4-"/>
      </w:pPr>
      <w:r w:rsidRPr="003C72D2">
        <w:rPr>
          <w:rFonts w:hint="eastAsia"/>
        </w:rPr>
        <w:t>关系信息，XXX（解释）；</w:t>
      </w:r>
    </w:p>
    <w:p w:rsidR="008951BC" w:rsidP="00F10180" w:rsidRDefault="00792660" w14:paraId="6CE44DED" w14:textId="25702240">
      <w:pPr>
        <w:pStyle w:val="3-"/>
        <w:rPr>
          <w:lang w:val="en-US"/>
        </w:rPr>
      </w:pPr>
      <w:r>
        <w:rPr>
          <w:rFonts w:hint="eastAsia"/>
          <w:lang w:val="en-US"/>
        </w:rPr>
        <w:t>技术</w:t>
      </w:r>
      <w:r w:rsidR="008951BC">
        <w:rPr>
          <w:rFonts w:hint="eastAsia"/>
          <w:lang w:val="en-US"/>
        </w:rPr>
        <w:t>文档应以电子文件形式</w:t>
      </w:r>
      <w:r w:rsidR="00546C35">
        <w:rPr>
          <w:rFonts w:hint="eastAsia"/>
          <w:lang w:val="en-US"/>
        </w:rPr>
        <w:t>补充</w:t>
      </w:r>
      <w:r w:rsidR="008951BC">
        <w:rPr>
          <w:rFonts w:hint="eastAsia"/>
          <w:lang w:val="en-US"/>
        </w:rPr>
        <w:t>工程对象</w:t>
      </w:r>
      <w:r w:rsidR="00546C35">
        <w:rPr>
          <w:rFonts w:hint="eastAsia"/>
          <w:lang w:val="en-US"/>
        </w:rPr>
        <w:t>信息</w:t>
      </w:r>
      <w:r w:rsidR="00F95425">
        <w:rPr>
          <w:rFonts w:hint="eastAsia"/>
          <w:lang w:val="en-US"/>
        </w:rPr>
        <w:t>，</w:t>
      </w:r>
      <w:r w:rsidR="00990E40">
        <w:rPr>
          <w:rFonts w:hint="eastAsia"/>
        </w:rPr>
        <w:t>文档中局部内容可</w:t>
      </w:r>
      <w:r w:rsidR="00C548A3">
        <w:rPr>
          <w:rFonts w:hint="eastAsia"/>
        </w:rPr>
        <w:t>被</w:t>
      </w:r>
      <w:r w:rsidR="00990E40">
        <w:rPr>
          <w:rFonts w:hint="eastAsia"/>
        </w:rPr>
        <w:t>提取并转换为几何信息和/或文字性信息。</w:t>
      </w:r>
    </w:p>
    <w:p w:rsidR="0085749F" w:rsidP="00F10180" w:rsidRDefault="00F95425" w14:paraId="18F62BC6" w14:textId="2814E950">
      <w:pPr>
        <w:pStyle w:val="3-"/>
        <w:rPr>
          <w:lang w:val="en-US"/>
        </w:rPr>
      </w:pPr>
      <w:commentRangeStart w:id="1959045882"/>
      <w:r w:rsidRPr="3506B99E" w:rsidR="00F95425">
        <w:rPr>
          <w:lang w:val="en-US"/>
        </w:rPr>
        <w:t>应使用元数据对数据项和电子文件进行组织</w:t>
      </w:r>
      <w:r w:rsidRPr="3506B99E" w:rsidR="009D6B6E">
        <w:rPr>
          <w:lang w:val="en-US"/>
        </w:rPr>
        <w:t>和管理。</w:t>
      </w:r>
      <w:commentRangeEnd w:id="1959045882"/>
      <w:r>
        <w:rPr>
          <w:rStyle w:val="CommentReference"/>
        </w:rPr>
        <w:commentReference w:id="1959045882"/>
      </w:r>
    </w:p>
    <w:p w:rsidR="005010F3" w:rsidP="005010F3" w:rsidRDefault="005010F3" w14:paraId="4800FC4E" w14:textId="341C2CEE">
      <w:pPr>
        <w:pStyle w:val="ab"/>
        <w:rPr>
          <w:lang w:val="en-US"/>
        </w:rPr>
      </w:pPr>
      <w:r>
        <w:rPr>
          <w:rFonts w:hint="eastAsia"/>
          <w:lang w:val="en-US"/>
        </w:rPr>
        <w:t>元数据相关规定见本标准第</w:t>
      </w:r>
      <w:r>
        <w:rPr>
          <w:rFonts w:hint="eastAsia"/>
          <w:lang w:val="en-US"/>
        </w:rPr>
        <w:t>X</w:t>
      </w:r>
      <w:r>
        <w:rPr>
          <w:rFonts w:hint="eastAsia"/>
          <w:lang w:val="en-US"/>
        </w:rPr>
        <w:t>章的有关规定。</w:t>
      </w:r>
    </w:p>
    <w:p w:rsidRPr="00E05723" w:rsidR="00D803F0" w:rsidP="00F10180" w:rsidRDefault="00AE6E40" w14:paraId="5AA7F6D3" w14:textId="4422A875">
      <w:pPr>
        <w:pStyle w:val="3-"/>
        <w:rPr>
          <w:lang w:val="en-US"/>
        </w:rPr>
      </w:pPr>
      <w:r>
        <w:rPr>
          <w:rFonts w:hint="eastAsia"/>
          <w:lang w:val="en-US"/>
        </w:rPr>
        <w:t>应按照应用需求</w:t>
      </w:r>
      <w:r w:rsidR="00D803F0">
        <w:rPr>
          <w:rFonts w:hint="eastAsia"/>
          <w:lang w:val="en-US"/>
        </w:rPr>
        <w:t>，</w:t>
      </w:r>
      <w:r w:rsidR="00E05723">
        <w:rPr>
          <w:rFonts w:hint="eastAsia"/>
          <w:lang w:val="en-US"/>
        </w:rPr>
        <w:t>对工程对象及其信息进行分类和编码，并明确表示</w:t>
      </w:r>
      <w:r w:rsidRPr="00E05723" w:rsidR="00D803F0">
        <w:rPr>
          <w:rFonts w:hint="eastAsia"/>
          <w:lang w:val="en-US"/>
        </w:rPr>
        <w:t>分类体系的来源</w:t>
      </w:r>
      <w:r w:rsidR="00E05723">
        <w:rPr>
          <w:rFonts w:hint="eastAsia"/>
          <w:lang w:val="en-US"/>
        </w:rPr>
        <w:t>及其编码。当无明确分类体系代号时，应采纳分类体系标准号及其年号作为来源标识。</w:t>
      </w:r>
    </w:p>
    <w:p w:rsidR="00D803F0" w:rsidP="00F10180" w:rsidRDefault="00D803F0" w14:paraId="38AC9B10" w14:textId="0567B44C">
      <w:pPr>
        <w:pStyle w:val="3-"/>
        <w:rPr>
          <w:lang w:val="en-US"/>
        </w:rPr>
      </w:pPr>
      <w:r>
        <w:rPr>
          <w:rFonts w:hint="eastAsia"/>
          <w:lang w:val="en-US"/>
        </w:rPr>
        <w:t>当多套分类体系并存时，</w:t>
      </w:r>
      <w:r w:rsidR="00E05723">
        <w:rPr>
          <w:rFonts w:hint="eastAsia"/>
          <w:lang w:val="en-US"/>
        </w:rPr>
        <w:t>应采取措施避免重复或冲突，且</w:t>
      </w:r>
      <w:r>
        <w:rPr>
          <w:rFonts w:hint="eastAsia"/>
          <w:lang w:val="en-US"/>
        </w:rPr>
        <w:t>应符合下列规定</w:t>
      </w:r>
      <w:r w:rsidR="00E05723">
        <w:rPr>
          <w:rFonts w:hint="eastAsia"/>
          <w:lang w:val="en-US"/>
        </w:rPr>
        <w:t>：</w:t>
      </w:r>
    </w:p>
    <w:p w:rsidR="00D803F0" w:rsidP="00071D09" w:rsidRDefault="00D803F0" w14:paraId="7E643F22" w14:textId="41CB8B52">
      <w:pPr>
        <w:pStyle w:val="4-"/>
      </w:pPr>
      <w:r>
        <w:rPr>
          <w:rFonts w:hint="eastAsia"/>
        </w:rPr>
        <w:t>其中应</w:t>
      </w:r>
      <w:r>
        <w:rPr>
          <w:rFonts w:hint="eastAsia" w:ascii="Cambria" w:hAnsi="Cambria" w:cs="Cambria"/>
        </w:rPr>
        <w:t>有</w:t>
      </w:r>
      <w:r>
        <w:rPr>
          <w:rFonts w:hint="eastAsia"/>
        </w:rPr>
        <w:t>一套分类和编码符合《建筑信息模型分类和编码标准》的规定。</w:t>
      </w:r>
    </w:p>
    <w:p w:rsidR="00D803F0" w:rsidP="00071D09" w:rsidRDefault="00E05723" w14:paraId="5A5B73F0" w14:textId="0A6AF9C4">
      <w:pPr>
        <w:pStyle w:val="4-"/>
      </w:pPr>
      <w:r>
        <w:rPr>
          <w:rFonts w:hint="eastAsia"/>
        </w:rPr>
        <w:t>编码均应与对应的分类体系标识具有指向关系。</w:t>
      </w:r>
      <w:r w:rsidRPr="00E05723">
        <w:rPr>
          <w:rFonts w:hint="eastAsia"/>
          <w:i/>
          <w:iCs/>
          <w:color w:val="EE0000"/>
        </w:rPr>
        <w:t>（该条</w:t>
      </w:r>
      <w:r w:rsidR="00E92C5D">
        <w:rPr>
          <w:rFonts w:hint="eastAsia"/>
          <w:i/>
          <w:iCs/>
          <w:color w:val="EE0000"/>
        </w:rPr>
        <w:t>尚</w:t>
      </w:r>
      <w:r w:rsidRPr="00E05723">
        <w:rPr>
          <w:rFonts w:hint="eastAsia"/>
          <w:i/>
          <w:iCs/>
          <w:color w:val="EE0000"/>
        </w:rPr>
        <w:t>不够明确）</w:t>
      </w:r>
    </w:p>
    <w:p w:rsidR="00F81563" w:rsidP="00F10180" w:rsidRDefault="00570EC9" w14:paraId="08FFB029" w14:textId="6FF3BAFF">
      <w:pPr>
        <w:pStyle w:val="3-"/>
        <w:rPr>
          <w:lang w:val="en-US"/>
        </w:rPr>
      </w:pPr>
      <w:r>
        <w:rPr>
          <w:rFonts w:hint="eastAsia"/>
          <w:lang w:val="en-US"/>
        </w:rPr>
        <w:t>信息模型的数据</w:t>
      </w:r>
      <w:r w:rsidR="00E92C5D">
        <w:rPr>
          <w:rFonts w:hint="eastAsia"/>
          <w:lang w:val="en-US"/>
        </w:rPr>
        <w:t>存储</w:t>
      </w:r>
      <w:r>
        <w:rPr>
          <w:rFonts w:hint="eastAsia"/>
          <w:lang w:val="en-US"/>
        </w:rPr>
        <w:t>应</w:t>
      </w:r>
      <w:r w:rsidR="00E92C5D">
        <w:rPr>
          <w:rFonts w:hint="eastAsia"/>
          <w:lang w:val="en-US"/>
        </w:rPr>
        <w:t>符合《建筑信息模型存储标准》的有关规定，也可同时使用特定软件的原生数据模式和格式。</w:t>
      </w:r>
    </w:p>
    <w:p w:rsidR="00D1298C" w:rsidP="00F10180" w:rsidRDefault="00617532" w14:paraId="5558AF33" w14:textId="0FDFF17C">
      <w:pPr>
        <w:pStyle w:val="3-"/>
        <w:rPr>
          <w:lang w:val="en-US"/>
        </w:rPr>
      </w:pPr>
      <w:r>
        <w:rPr>
          <w:rFonts w:hint="eastAsia"/>
          <w:noProof/>
        </w:rPr>
        <w:t>模型单元、工程图纸</w:t>
      </w:r>
      <w:r w:rsidR="00D723D8">
        <w:rPr>
          <w:rFonts w:hint="eastAsia"/>
          <w:noProof/>
        </w:rPr>
        <w:t>和</w:t>
      </w:r>
      <w:r w:rsidR="007F6BE5">
        <w:rPr>
          <w:rFonts w:hint="eastAsia"/>
          <w:noProof/>
        </w:rPr>
        <w:t>技术</w:t>
      </w:r>
      <w:r w:rsidR="00D723D8">
        <w:rPr>
          <w:rFonts w:hint="eastAsia"/>
          <w:noProof/>
        </w:rPr>
        <w:t>文档</w:t>
      </w:r>
      <w:r w:rsidR="007F6BE5">
        <w:rPr>
          <w:rFonts w:hint="eastAsia"/>
          <w:noProof/>
        </w:rPr>
        <w:t>中，</w:t>
      </w:r>
      <w:r w:rsidR="00D1298C">
        <w:rPr>
          <w:rFonts w:hint="eastAsia"/>
          <w:noProof/>
        </w:rPr>
        <w:t>坐标系</w:t>
      </w:r>
      <w:r w:rsidR="007F6BE5">
        <w:rPr>
          <w:rFonts w:hint="eastAsia"/>
          <w:noProof/>
        </w:rPr>
        <w:t>、</w:t>
      </w:r>
      <w:r w:rsidR="00D1298C">
        <w:rPr>
          <w:rFonts w:hint="eastAsia"/>
          <w:noProof/>
        </w:rPr>
        <w:t>高程基准，量纲和计量单位应符合项目统一规定</w:t>
      </w:r>
      <w:r w:rsidR="00974584">
        <w:rPr>
          <w:rFonts w:hint="eastAsia"/>
          <w:noProof/>
        </w:rPr>
        <w:t>。</w:t>
      </w:r>
    </w:p>
    <w:p w:rsidRPr="00ED11F9" w:rsidR="00E92C5D" w:rsidP="00ED11F9" w:rsidRDefault="005938FA" w14:paraId="24E5A74B" w14:textId="319FFA71">
      <w:pPr>
        <w:pStyle w:val="2-"/>
      </w:pPr>
      <w:bookmarkStart w:name="_Toc213704819" w:id="50"/>
      <w:ins w:author="毛羽丰(MAO, Yufeng)" w:date="2025-11-12T15:30:00Z" w16du:dateUtc="2025-11-12T07:30:00Z" w:id="51">
        <w:r>
          <w:rPr>
            <w:rFonts w:hint="eastAsia"/>
          </w:rPr>
          <w:t>信息</w:t>
        </w:r>
      </w:ins>
      <w:r w:rsidRPr="00ED11F9">
        <w:rPr>
          <w:rFonts w:hint="eastAsia"/>
        </w:rPr>
        <w:t>模型架构</w:t>
      </w:r>
      <w:bookmarkEnd w:id="50"/>
    </w:p>
    <w:p w:rsidRPr="00463C6A" w:rsidR="003C720D" w:rsidP="003C720D" w:rsidRDefault="003C720D" w14:paraId="28111CD2" w14:textId="596BBC3C">
      <w:pPr>
        <w:pStyle w:val="3-"/>
        <w:rPr>
          <w:strike/>
        </w:rPr>
      </w:pPr>
      <w:bookmarkStart w:name="_Ref213590106" w:id="52"/>
      <w:r w:rsidRPr="00463C6A">
        <w:rPr>
          <w:rFonts w:hint="eastAsia"/>
          <w:strike/>
        </w:rPr>
        <w:t>建筑信息模型应由模型单元组成，交付全过程应以模型单元作为基本操作对象</w:t>
      </w:r>
      <w:r w:rsidRPr="00463C6A">
        <w:rPr>
          <w:strike/>
        </w:rPr>
        <w:t>。</w:t>
      </w:r>
      <w:bookmarkEnd w:id="52"/>
    </w:p>
    <w:p w:rsidRPr="00463C6A" w:rsidR="003C720D" w:rsidP="003C720D" w:rsidRDefault="003C720D" w14:paraId="338B7058" w14:textId="77777777">
      <w:pPr>
        <w:pStyle w:val="ab"/>
        <w:rPr>
          <w:strike/>
        </w:rPr>
      </w:pPr>
      <w:r w:rsidRPr="00463C6A">
        <w:rPr>
          <w:rFonts w:hint="eastAsia"/>
          <w:strike/>
        </w:rPr>
        <w:t>【用来表达工程对象的模型及其承载的信息组成了一个有机整体，具有明显的单元化架构特征，因此模型单元是建筑信息模型的基本组成，也是基本处理对象。例如在施工图交付阶段，构件级模型单元大量出现，继而在深化设计以及采购、安装过程中，这些模型单元往往会迭代为明确的厂家产品。例如窗户，其作为构件级模型单元，从设计师的要求，到厂家生产，再到安装完毕的过程中，均可作为独立的处理对象。】</w:t>
      </w:r>
    </w:p>
    <w:p w:rsidRPr="001C3A07" w:rsidR="00E92C5D" w:rsidP="001C3A07" w:rsidRDefault="6203911C" w14:paraId="230AE4D0" w14:textId="1C41310B">
      <w:pPr>
        <w:pStyle w:val="3-"/>
      </w:pPr>
      <w:bookmarkStart w:name="_Ref213590381" w:id="53"/>
      <w:r>
        <w:t>信息模型应由可嵌套的模型单元组成，并按照项目级</w:t>
      </w:r>
      <w:r w:rsidR="3BE4C3AF">
        <w:t>、功能级、构件级、零件级进行层级</w:t>
      </w:r>
      <w:r w:rsidR="5BA703B1">
        <w:t>化分解</w:t>
      </w:r>
      <w:r w:rsidR="3BE4C3AF">
        <w:t>，必要时可按照</w:t>
      </w:r>
      <w:r w:rsidR="390A92A7">
        <w:fldChar w:fldCharType="begin"/>
      </w:r>
      <w:r w:rsidR="390A92A7">
        <w:instrText xml:space="preserve"> REF _Ref213590381 \r \h  \* MERGEFORMAT </w:instrText>
      </w:r>
      <w:r w:rsidR="390A92A7">
        <w:fldChar w:fldCharType="separate"/>
      </w:r>
      <w:r w:rsidR="1D6FFF64">
        <w:t>4. 2. 2</w:t>
      </w:r>
      <w:r w:rsidR="390A92A7">
        <w:fldChar w:fldCharType="end"/>
      </w:r>
      <w:r w:rsidR="3BE4C3AF">
        <w:t>的规定进行细</w:t>
      </w:r>
      <w:ins w:author="冉巧" w:date="2025-11-12T07:46:00Z" w:id="54">
        <w:r w:rsidR="6B164BC6">
          <w:t xml:space="preserve"> </w:t>
        </w:r>
      </w:ins>
      <w:r w:rsidR="3BE4C3AF">
        <w:t>分。</w:t>
      </w:r>
      <w:ins w:author="冉巧" w:date="2025-11-12T07:43:00Z" w:id="55">
        <w:r w:rsidR="2DD67C1D">
          <w:t xml:space="preserve"> </w:t>
        </w:r>
      </w:ins>
      <w:bookmarkEnd w:id="53"/>
    </w:p>
    <w:p w:rsidRPr="00B63E47" w:rsidR="00BA3625" w:rsidP="00B63E47" w:rsidRDefault="004676C7" w14:paraId="0EEA1EBB" w14:textId="7FE4CE67">
      <w:pPr>
        <w:pStyle w:val="ac"/>
      </w:pPr>
      <w:r>
        <w:fldChar w:fldCharType="begin"/>
      </w:r>
      <w:r>
        <w:instrText xml:space="preserve"> </w:instrText>
      </w:r>
      <w:r>
        <w:rPr>
          <w:rFonts w:hint="eastAsia"/>
        </w:rPr>
        <w:instrText>REF _Ref213590178 \r \h</w:instrText>
      </w:r>
      <w:r>
        <w:instrText xml:space="preserve"> </w:instrText>
      </w:r>
      <w:r>
        <w:fldChar w:fldCharType="separate"/>
      </w:r>
      <w:r>
        <w:t>4. 2. 2</w:t>
      </w:r>
      <w:r>
        <w:fldChar w:fldCharType="end"/>
      </w:r>
      <w:r>
        <w:rPr>
          <w:rFonts w:hint="eastAsia"/>
        </w:rPr>
        <w:t xml:space="preserve"> </w:t>
      </w:r>
      <w:r w:rsidRPr="00B63E47" w:rsidR="00FA1612">
        <w:rPr>
          <w:rFonts w:hint="eastAsia"/>
        </w:rPr>
        <w:t>模型单元</w:t>
      </w:r>
      <w:commentRangeStart w:id="56"/>
      <w:r w:rsidRPr="00B63E47" w:rsidR="00FA1612">
        <w:rPr>
          <w:rFonts w:hint="eastAsia"/>
        </w:rPr>
        <w:t>的</w:t>
      </w:r>
      <w:r w:rsidRPr="00B63E47" w:rsidR="00FA1612">
        <w:t>分级</w:t>
      </w:r>
      <w:commentRangeEnd w:id="56"/>
      <w:r w:rsidRPr="00B63E47">
        <w:rPr>
          <w:rStyle w:val="CommentReference"/>
          <w:sz w:val="20"/>
          <w:szCs w:val="20"/>
        </w:rPr>
        <w:commentReference w:id="56"/>
      </w:r>
    </w:p>
    <w:tbl>
      <w:tblPr>
        <w:tblStyle w:val="32"/>
        <w:tblpPr w:leftFromText="17010" w:rightFromText="17010" w:bottomFromText="284" w:vertAnchor="text" w:tblpXSpec="center" w:tblpY="1"/>
        <w:tblW w:w="7973" w:type="dxa"/>
        <w:tblCellMar>
          <w:top w:w="57" w:type="dxa"/>
          <w:bottom w:w="57" w:type="dxa"/>
        </w:tblCellMar>
        <w:tblLook w:val="04A0" w:firstRow="1" w:lastRow="0" w:firstColumn="1" w:lastColumn="0" w:noHBand="0" w:noVBand="1"/>
      </w:tblPr>
      <w:tblGrid>
        <w:gridCol w:w="2180"/>
        <w:gridCol w:w="5793"/>
      </w:tblGrid>
      <w:tr w:rsidRPr="00E825DF" w:rsidR="00C2419E" w:rsidTr="00E825DF" w14:paraId="14128FB4" w14:textId="77777777">
        <w:trPr>
          <w:trHeight w:val="423"/>
        </w:trPr>
        <w:tc>
          <w:tcPr>
            <w:tcW w:w="2180" w:type="dxa"/>
            <w:vAlign w:val="center"/>
          </w:tcPr>
          <w:p w:rsidRPr="00E825DF" w:rsidR="00C2419E" w:rsidP="00E825DF" w:rsidRDefault="00C2419E" w14:paraId="599035F1" w14:textId="77777777">
            <w:pPr>
              <w:pStyle w:val="a4"/>
            </w:pPr>
            <w:r w:rsidRPr="00E825DF">
              <w:rPr>
                <w:rFonts w:hint="eastAsia"/>
              </w:rPr>
              <w:t>模型单元</w:t>
            </w:r>
            <w:r w:rsidRPr="00E825DF">
              <w:t>分级</w:t>
            </w:r>
          </w:p>
        </w:tc>
        <w:tc>
          <w:tcPr>
            <w:tcW w:w="5793" w:type="dxa"/>
            <w:vAlign w:val="center"/>
          </w:tcPr>
          <w:p w:rsidRPr="00E825DF" w:rsidR="00C2419E" w:rsidP="00E825DF" w:rsidRDefault="00C2419E" w14:paraId="0C7232C6" w14:textId="77777777">
            <w:pPr>
              <w:pStyle w:val="a4"/>
            </w:pPr>
            <w:r w:rsidRPr="00E825DF">
              <w:rPr>
                <w:rFonts w:hint="eastAsia"/>
              </w:rPr>
              <w:t>模型单元用途</w:t>
            </w:r>
          </w:p>
        </w:tc>
      </w:tr>
      <w:tr w:rsidRPr="00E825DF" w:rsidR="00C2419E" w:rsidTr="00E825DF" w14:paraId="6BA57BA9" w14:textId="77777777">
        <w:trPr>
          <w:trHeight w:val="404"/>
        </w:trPr>
        <w:tc>
          <w:tcPr>
            <w:tcW w:w="2180" w:type="dxa"/>
            <w:vAlign w:val="center"/>
          </w:tcPr>
          <w:p w:rsidRPr="00E825DF" w:rsidR="00C2419E" w:rsidP="00E825DF" w:rsidRDefault="00C2419E" w14:paraId="271FA197" w14:textId="77777777">
            <w:pPr>
              <w:pStyle w:val="a4"/>
            </w:pPr>
            <w:r w:rsidRPr="00E825DF">
              <w:rPr>
                <w:rFonts w:hint="eastAsia"/>
              </w:rPr>
              <w:t>项目级模型单元</w:t>
            </w:r>
          </w:p>
        </w:tc>
        <w:tc>
          <w:tcPr>
            <w:tcW w:w="5793" w:type="dxa"/>
            <w:vAlign w:val="center"/>
          </w:tcPr>
          <w:p w:rsidRPr="00E825DF" w:rsidR="00C2419E" w:rsidP="00E825DF" w:rsidRDefault="00C2419E" w14:paraId="0386F65A" w14:textId="77777777">
            <w:pPr>
              <w:pStyle w:val="a4"/>
            </w:pPr>
            <w:r w:rsidRPr="00E825DF">
              <w:rPr>
                <w:rFonts w:hint="eastAsia"/>
              </w:rPr>
              <w:t>承载项目、子项目或局部建筑信息</w:t>
            </w:r>
          </w:p>
        </w:tc>
      </w:tr>
      <w:tr w:rsidRPr="00E825DF" w:rsidR="00C2419E" w:rsidTr="00E825DF" w14:paraId="5720E03F" w14:textId="77777777">
        <w:trPr>
          <w:trHeight w:val="403"/>
        </w:trPr>
        <w:tc>
          <w:tcPr>
            <w:tcW w:w="2180" w:type="dxa"/>
            <w:vAlign w:val="center"/>
          </w:tcPr>
          <w:p w:rsidRPr="00E825DF" w:rsidR="00C2419E" w:rsidP="00E825DF" w:rsidRDefault="00C2419E" w14:paraId="4685FF9A" w14:textId="77777777">
            <w:pPr>
              <w:pStyle w:val="a4"/>
            </w:pPr>
            <w:r w:rsidRPr="00E825DF">
              <w:rPr>
                <w:rFonts w:hint="eastAsia"/>
              </w:rPr>
              <w:t>功能级模型单元</w:t>
            </w:r>
          </w:p>
        </w:tc>
        <w:tc>
          <w:tcPr>
            <w:tcW w:w="5793" w:type="dxa"/>
            <w:vAlign w:val="center"/>
          </w:tcPr>
          <w:p w:rsidRPr="00E825DF" w:rsidR="00C2419E" w:rsidP="00E825DF" w:rsidRDefault="00C2419E" w14:paraId="1DAB7E81" w14:textId="77777777">
            <w:pPr>
              <w:pStyle w:val="a4"/>
            </w:pPr>
            <w:r w:rsidRPr="00E825DF">
              <w:rPr>
                <w:rFonts w:hint="eastAsia"/>
              </w:rPr>
              <w:t>承载完整功能的模块或空间信息</w:t>
            </w:r>
          </w:p>
        </w:tc>
      </w:tr>
      <w:tr w:rsidRPr="00E825DF" w:rsidR="00C2419E" w:rsidTr="00E825DF" w14:paraId="64F91BC2" w14:textId="77777777">
        <w:trPr>
          <w:trHeight w:val="404"/>
        </w:trPr>
        <w:tc>
          <w:tcPr>
            <w:tcW w:w="2180" w:type="dxa"/>
            <w:vAlign w:val="center"/>
          </w:tcPr>
          <w:p w:rsidRPr="00E825DF" w:rsidR="00C2419E" w:rsidP="00E825DF" w:rsidRDefault="00C2419E" w14:paraId="2347B25F" w14:textId="77777777">
            <w:pPr>
              <w:pStyle w:val="a4"/>
            </w:pPr>
            <w:r w:rsidRPr="00E825DF">
              <w:rPr>
                <w:rFonts w:hint="eastAsia"/>
              </w:rPr>
              <w:t>构件级模型单元</w:t>
            </w:r>
          </w:p>
        </w:tc>
        <w:tc>
          <w:tcPr>
            <w:tcW w:w="5793" w:type="dxa"/>
            <w:vAlign w:val="center"/>
          </w:tcPr>
          <w:p w:rsidRPr="00E825DF" w:rsidR="00C2419E" w:rsidP="00E825DF" w:rsidRDefault="00C2419E" w14:paraId="1092A60E" w14:textId="77777777">
            <w:pPr>
              <w:pStyle w:val="a4"/>
            </w:pPr>
            <w:r w:rsidRPr="00E825DF">
              <w:rPr>
                <w:rFonts w:hint="eastAsia"/>
              </w:rPr>
              <w:t>承载单一的构配件或产品信息</w:t>
            </w:r>
          </w:p>
        </w:tc>
      </w:tr>
      <w:tr w:rsidRPr="00E825DF" w:rsidR="00C2419E" w:rsidTr="00E825DF" w14:paraId="454043A8" w14:textId="77777777">
        <w:trPr>
          <w:trHeight w:val="404"/>
        </w:trPr>
        <w:tc>
          <w:tcPr>
            <w:tcW w:w="2180" w:type="dxa"/>
            <w:vAlign w:val="center"/>
          </w:tcPr>
          <w:p w:rsidRPr="00E825DF" w:rsidR="00C2419E" w:rsidP="00E825DF" w:rsidRDefault="00C2419E" w14:paraId="43AAD5EA" w14:textId="77777777">
            <w:pPr>
              <w:pStyle w:val="a4"/>
            </w:pPr>
            <w:r w:rsidRPr="00E825DF">
              <w:rPr>
                <w:rFonts w:hint="eastAsia"/>
              </w:rPr>
              <w:t>零件级模型单元</w:t>
            </w:r>
          </w:p>
        </w:tc>
        <w:tc>
          <w:tcPr>
            <w:tcW w:w="5793" w:type="dxa"/>
            <w:vAlign w:val="center"/>
          </w:tcPr>
          <w:p w:rsidRPr="00E825DF" w:rsidR="00C2419E" w:rsidP="00E825DF" w:rsidRDefault="00C2419E" w14:paraId="0BDD5631" w14:textId="77777777">
            <w:pPr>
              <w:pStyle w:val="a4"/>
            </w:pPr>
            <w:r w:rsidRPr="00E825DF">
              <w:rPr>
                <w:rFonts w:hint="eastAsia"/>
              </w:rPr>
              <w:t>承载从属于构配件或产品的组成零件或安装零件信息</w:t>
            </w:r>
          </w:p>
        </w:tc>
      </w:tr>
    </w:tbl>
    <w:p w:rsidRPr="00F85059" w:rsidR="00C2419E" w:rsidP="003E6A07" w:rsidRDefault="00C2419E" w14:paraId="6BBF7AD1" w14:textId="712F1A97">
      <w:pPr>
        <w:pStyle w:val="ab"/>
      </w:pPr>
      <w:r w:rsidRPr="00233ABC">
        <w:rPr>
          <w:rFonts w:hint="eastAsia"/>
        </w:rPr>
        <w:t>考虑到多种交付情况，因此模型单元划分为四个级别。项目级模型单元可描述项目整体和局部；功能级模型单元由多种构配件或产品组成，可描述诸如手术室、整体卫浴等具备完整功能的建筑模块或空间；构件级模型单元可描述墙体、梁、电梯、配电柜等单一的构配件或产品。多个相同构件级模型单元也可成组设置，但仍然属于构件级模型单元；零件级模型单元可描述钢筋、螺钉、电梯导轨、设备接口等不独立承担使用功能的零件或组件。模型单元会随着工程的发展逐渐趋于细微。模型单元可具有嵌套关系。低级别的模型单元可组合成高级别模型单元。</w:t>
      </w:r>
    </w:p>
    <w:p w:rsidR="00F71734" w:rsidP="00F10180" w:rsidRDefault="004A1355" w14:paraId="48FE724D" w14:textId="2D23A996">
      <w:pPr>
        <w:pStyle w:val="3-"/>
      </w:pPr>
      <w:bookmarkStart w:name="_Ref213590490" w:id="57"/>
      <w:bookmarkStart w:name="_Ref213590531" w:id="58"/>
      <w:commentRangeStart w:id="59"/>
      <w:r>
        <w:rPr>
          <w:rFonts w:hint="eastAsia"/>
        </w:rPr>
        <w:t>信息模型精细度</w:t>
      </w:r>
      <w:commentRangeEnd w:id="59"/>
      <w:r>
        <w:rPr>
          <w:rStyle w:val="CommentReference"/>
          <w:rFonts w:hint="eastAsia"/>
          <w:szCs w:val="22"/>
        </w:rPr>
        <w:commentReference w:id="59"/>
      </w:r>
      <w:r w:rsidR="00F71734">
        <w:rPr>
          <w:rFonts w:hint="eastAsia"/>
        </w:rPr>
        <w:t>应以整合信息模型中最小模型单元的</w:t>
      </w:r>
      <w:r w:rsidR="00500792">
        <w:rPr>
          <w:rFonts w:hint="eastAsia"/>
        </w:rPr>
        <w:t>层级确定，</w:t>
      </w:r>
      <w:bookmarkEnd w:id="57"/>
      <w:r w:rsidRPr="00A4239A" w:rsidR="0035796D">
        <w:rPr>
          <w:rFonts w:hint="eastAsia"/>
        </w:rPr>
        <w:t>基本等级划分应符合</w:t>
      </w:r>
      <w:r w:rsidR="0035796D">
        <w:fldChar w:fldCharType="begin"/>
      </w:r>
      <w:r w:rsidR="0035796D">
        <w:instrText xml:space="preserve"> </w:instrText>
      </w:r>
      <w:r w:rsidR="0035796D">
        <w:rPr>
          <w:rFonts w:hint="eastAsia"/>
        </w:rPr>
        <w:instrText>REF _Ref213590531 \r \h</w:instrText>
      </w:r>
      <w:r w:rsidR="0035796D">
        <w:instrText xml:space="preserve"> </w:instrText>
      </w:r>
      <w:r w:rsidR="0035796D">
        <w:fldChar w:fldCharType="separate"/>
      </w:r>
      <w:r w:rsidR="001C3A07">
        <w:t>3. 2. 14</w:t>
      </w:r>
      <w:r w:rsidR="0035796D">
        <w:fldChar w:fldCharType="end"/>
      </w:r>
      <w:r w:rsidRPr="00A4239A" w:rsidR="0035796D">
        <w:rPr>
          <w:rFonts w:hint="eastAsia"/>
        </w:rPr>
        <w:t>的规定。</w:t>
      </w:r>
      <w:bookmarkEnd w:id="58"/>
      <w:r w:rsidRPr="00A4239A" w:rsidR="00614701">
        <w:rPr>
          <w:rFonts w:hint="eastAsia"/>
        </w:rPr>
        <w:t>根据工程项目的应用需求，可在基本等级之间扩充模型精细度等级</w:t>
      </w:r>
      <w:r w:rsidRPr="009C7E62" w:rsidR="00614701">
        <w:t>。</w:t>
      </w:r>
    </w:p>
    <w:p w:rsidRPr="00593451" w:rsidR="003C106F" w:rsidP="003C106F" w:rsidRDefault="003C106F" w14:paraId="6ECF2F6D" w14:textId="10E6C6A8">
      <w:pPr>
        <w:pStyle w:val="ac"/>
      </w:pPr>
      <w:r>
        <w:fldChar w:fldCharType="begin"/>
      </w:r>
      <w:r>
        <w:instrText xml:space="preserve"> REF _Ref213590490 \r \h </w:instrText>
      </w:r>
      <w:r>
        <w:fldChar w:fldCharType="separate"/>
      </w:r>
      <w:r w:rsidR="001C3A07">
        <w:t>3. 2. 14</w:t>
      </w:r>
      <w:r>
        <w:fldChar w:fldCharType="end"/>
      </w:r>
      <w:r w:rsidRPr="00593451">
        <w:t xml:space="preserve">   </w:t>
      </w:r>
      <w:r w:rsidRPr="00593451">
        <w:t>模型</w:t>
      </w:r>
      <w:r w:rsidRPr="00593451">
        <w:rPr>
          <w:rFonts w:hint="eastAsia"/>
        </w:rPr>
        <w:t>精细度基本</w:t>
      </w:r>
      <w:r w:rsidRPr="00593451">
        <w:t>等级</w:t>
      </w:r>
      <w:r w:rsidRPr="00593451">
        <w:rPr>
          <w:rFonts w:hint="eastAsia"/>
        </w:rPr>
        <w:t>划分</w:t>
      </w:r>
    </w:p>
    <w:tbl>
      <w:tblPr>
        <w:tblStyle w:val="13"/>
        <w:tblpPr w:leftFromText="17010" w:rightFromText="17010" w:bottomFromText="284" w:vertAnchor="text" w:tblpXSpec="center" w:tblpY="1"/>
        <w:tblOverlap w:val="never"/>
        <w:tblW w:w="8505" w:type="dxa"/>
        <w:tblLook w:val="04A0" w:firstRow="1" w:lastRow="0" w:firstColumn="1" w:lastColumn="0" w:noHBand="0" w:noVBand="1"/>
      </w:tblPr>
      <w:tblGrid>
        <w:gridCol w:w="1995"/>
        <w:gridCol w:w="2931"/>
        <w:gridCol w:w="1302"/>
        <w:gridCol w:w="2277"/>
      </w:tblGrid>
      <w:tr w:rsidRPr="00EF39D5" w:rsidR="003C106F" w:rsidTr="004B629F" w14:paraId="7F26B4FB" w14:textId="77777777">
        <w:trPr>
          <w:trHeight w:val="170"/>
          <w:tblHeader/>
        </w:trPr>
        <w:tc>
          <w:tcPr>
            <w:tcW w:w="1955" w:type="dxa"/>
          </w:tcPr>
          <w:p w:rsidRPr="00EF39D5" w:rsidR="003C106F" w:rsidP="00EF39D5" w:rsidRDefault="003C106F" w14:paraId="1D5B5FD0" w14:textId="77777777">
            <w:pPr>
              <w:pStyle w:val="a4"/>
            </w:pPr>
            <w:r w:rsidRPr="00EF39D5">
              <w:rPr>
                <w:rFonts w:hint="eastAsia"/>
              </w:rPr>
              <w:t>等级</w:t>
            </w:r>
          </w:p>
        </w:tc>
        <w:tc>
          <w:tcPr>
            <w:tcW w:w="2872" w:type="dxa"/>
          </w:tcPr>
          <w:p w:rsidRPr="00EF39D5" w:rsidR="003C106F" w:rsidP="00EF39D5" w:rsidRDefault="003C106F" w14:paraId="557761BD" w14:textId="77777777">
            <w:pPr>
              <w:pStyle w:val="a4"/>
            </w:pPr>
            <w:r w:rsidRPr="00EF39D5">
              <w:rPr>
                <w:rFonts w:hint="eastAsia"/>
              </w:rPr>
              <w:t>英文名</w:t>
            </w:r>
          </w:p>
        </w:tc>
        <w:tc>
          <w:tcPr>
            <w:tcW w:w="1276" w:type="dxa"/>
          </w:tcPr>
          <w:p w:rsidRPr="00EF39D5" w:rsidR="003C106F" w:rsidP="00EF39D5" w:rsidRDefault="003C106F" w14:paraId="5FED6BD2" w14:textId="77777777">
            <w:pPr>
              <w:pStyle w:val="a4"/>
            </w:pPr>
            <w:r w:rsidRPr="00EF39D5">
              <w:t>代号</w:t>
            </w:r>
          </w:p>
        </w:tc>
        <w:tc>
          <w:tcPr>
            <w:tcW w:w="2231" w:type="dxa"/>
          </w:tcPr>
          <w:p w:rsidRPr="00EF39D5" w:rsidR="003C106F" w:rsidP="00EF39D5" w:rsidRDefault="003C106F" w14:paraId="324E412A" w14:textId="77777777">
            <w:pPr>
              <w:pStyle w:val="a4"/>
            </w:pPr>
            <w:r w:rsidRPr="00EF39D5">
              <w:rPr>
                <w:rFonts w:hint="eastAsia"/>
              </w:rPr>
              <w:t>包含</w:t>
            </w:r>
            <w:r w:rsidRPr="00EF39D5">
              <w:t>的</w:t>
            </w:r>
            <w:r w:rsidRPr="00EF39D5">
              <w:rPr>
                <w:rFonts w:hint="eastAsia"/>
              </w:rPr>
              <w:t>最小模型单元</w:t>
            </w:r>
          </w:p>
        </w:tc>
      </w:tr>
      <w:tr w:rsidRPr="00E825DF" w:rsidR="003C106F" w:rsidTr="00EF39D5" w14:paraId="562A95CC" w14:textId="77777777">
        <w:trPr>
          <w:trHeight w:val="170"/>
        </w:trPr>
        <w:tc>
          <w:tcPr>
            <w:tcW w:w="1955" w:type="dxa"/>
          </w:tcPr>
          <w:p w:rsidRPr="00E825DF" w:rsidR="003C106F" w:rsidP="00E825DF" w:rsidRDefault="003C106F" w14:paraId="0AFA0164" w14:textId="77777777">
            <w:pPr>
              <w:pStyle w:val="a4"/>
            </w:pPr>
            <w:r w:rsidRPr="00E825DF">
              <w:rPr>
                <w:rFonts w:hint="eastAsia"/>
              </w:rPr>
              <w:t>1.0</w:t>
            </w:r>
            <w:r w:rsidRPr="00E825DF">
              <w:rPr>
                <w:rFonts w:hint="eastAsia"/>
              </w:rPr>
              <w:t>级模型精细度</w:t>
            </w:r>
          </w:p>
        </w:tc>
        <w:tc>
          <w:tcPr>
            <w:tcW w:w="2872" w:type="dxa"/>
          </w:tcPr>
          <w:p w:rsidRPr="00E825DF" w:rsidR="003C106F" w:rsidP="00E825DF" w:rsidRDefault="003C106F" w14:paraId="341404B6" w14:textId="77777777">
            <w:pPr>
              <w:pStyle w:val="a4"/>
            </w:pPr>
            <w:r w:rsidRPr="00E825DF">
              <w:t>Level of Model Definition</w:t>
            </w:r>
            <w:r w:rsidRPr="00E825DF">
              <w:rPr>
                <w:rFonts w:hint="eastAsia"/>
              </w:rPr>
              <w:t xml:space="preserve"> 1.0</w:t>
            </w:r>
          </w:p>
        </w:tc>
        <w:tc>
          <w:tcPr>
            <w:tcW w:w="1276" w:type="dxa"/>
          </w:tcPr>
          <w:p w:rsidRPr="00E825DF" w:rsidR="003C106F" w:rsidP="00E825DF" w:rsidRDefault="003C106F" w14:paraId="7F059A79" w14:textId="77777777">
            <w:pPr>
              <w:pStyle w:val="a4"/>
            </w:pPr>
            <w:r w:rsidRPr="00E825DF">
              <w:t>LOD1.0</w:t>
            </w:r>
          </w:p>
        </w:tc>
        <w:tc>
          <w:tcPr>
            <w:tcW w:w="2231" w:type="dxa"/>
          </w:tcPr>
          <w:p w:rsidRPr="00E825DF" w:rsidR="003C106F" w:rsidP="00E825DF" w:rsidRDefault="003C106F" w14:paraId="1504046D" w14:textId="77777777">
            <w:pPr>
              <w:pStyle w:val="a4"/>
            </w:pPr>
            <w:r w:rsidRPr="00E825DF">
              <w:t>项目级模型单元</w:t>
            </w:r>
          </w:p>
        </w:tc>
      </w:tr>
      <w:tr w:rsidRPr="00E825DF" w:rsidR="003C106F" w:rsidTr="00EF39D5" w14:paraId="0047F2CD" w14:textId="77777777">
        <w:trPr>
          <w:trHeight w:val="170"/>
        </w:trPr>
        <w:tc>
          <w:tcPr>
            <w:tcW w:w="1955" w:type="dxa"/>
          </w:tcPr>
          <w:p w:rsidRPr="00E825DF" w:rsidR="003C106F" w:rsidP="00E825DF" w:rsidRDefault="003C106F" w14:paraId="3AC1A8E6" w14:textId="77777777">
            <w:pPr>
              <w:pStyle w:val="a4"/>
            </w:pPr>
            <w:r w:rsidRPr="00E825DF">
              <w:rPr>
                <w:rFonts w:hint="eastAsia"/>
              </w:rPr>
              <w:t>2.0</w:t>
            </w:r>
            <w:r w:rsidRPr="00E825DF">
              <w:rPr>
                <w:rFonts w:hint="eastAsia"/>
              </w:rPr>
              <w:t>级模型精细度</w:t>
            </w:r>
          </w:p>
        </w:tc>
        <w:tc>
          <w:tcPr>
            <w:tcW w:w="2872" w:type="dxa"/>
          </w:tcPr>
          <w:p w:rsidRPr="00E825DF" w:rsidR="003C106F" w:rsidP="00E825DF" w:rsidRDefault="003C106F" w14:paraId="327947B6" w14:textId="77777777">
            <w:pPr>
              <w:pStyle w:val="a4"/>
            </w:pPr>
            <w:r w:rsidRPr="00E825DF">
              <w:t>Level of Model Definition</w:t>
            </w:r>
            <w:r w:rsidRPr="00E825DF">
              <w:rPr>
                <w:rFonts w:hint="eastAsia"/>
              </w:rPr>
              <w:t xml:space="preserve"> 2.0</w:t>
            </w:r>
          </w:p>
        </w:tc>
        <w:tc>
          <w:tcPr>
            <w:tcW w:w="1276" w:type="dxa"/>
          </w:tcPr>
          <w:p w:rsidRPr="00E825DF" w:rsidR="003C106F" w:rsidP="00E825DF" w:rsidRDefault="003C106F" w14:paraId="71C0E7E2" w14:textId="77777777">
            <w:pPr>
              <w:pStyle w:val="a4"/>
            </w:pPr>
            <w:r w:rsidRPr="00E825DF">
              <w:t>LOD2.0</w:t>
            </w:r>
          </w:p>
        </w:tc>
        <w:tc>
          <w:tcPr>
            <w:tcW w:w="2231" w:type="dxa"/>
          </w:tcPr>
          <w:p w:rsidRPr="00E825DF" w:rsidR="003C106F" w:rsidP="00E825DF" w:rsidRDefault="003C106F" w14:paraId="108CAFFB" w14:textId="77777777">
            <w:pPr>
              <w:pStyle w:val="a4"/>
            </w:pPr>
            <w:r w:rsidRPr="00E825DF">
              <w:t>功能级模型单元</w:t>
            </w:r>
          </w:p>
        </w:tc>
      </w:tr>
      <w:tr w:rsidRPr="00E825DF" w:rsidR="003C106F" w:rsidTr="00EF39D5" w14:paraId="66780A91" w14:textId="77777777">
        <w:trPr>
          <w:trHeight w:val="170"/>
        </w:trPr>
        <w:tc>
          <w:tcPr>
            <w:tcW w:w="1955" w:type="dxa"/>
          </w:tcPr>
          <w:p w:rsidRPr="00E825DF" w:rsidR="003C106F" w:rsidP="00E825DF" w:rsidRDefault="003C106F" w14:paraId="633A41F1" w14:textId="77777777">
            <w:pPr>
              <w:pStyle w:val="a4"/>
            </w:pPr>
            <w:r w:rsidRPr="00E825DF">
              <w:rPr>
                <w:rFonts w:hint="eastAsia"/>
              </w:rPr>
              <w:t>3.0</w:t>
            </w:r>
            <w:r w:rsidRPr="00E825DF">
              <w:rPr>
                <w:rFonts w:hint="eastAsia"/>
              </w:rPr>
              <w:t>级模型精细度</w:t>
            </w:r>
          </w:p>
        </w:tc>
        <w:tc>
          <w:tcPr>
            <w:tcW w:w="2872" w:type="dxa"/>
          </w:tcPr>
          <w:p w:rsidRPr="00E825DF" w:rsidR="003C106F" w:rsidP="00E825DF" w:rsidRDefault="003C106F" w14:paraId="4D009F7B" w14:textId="77777777">
            <w:pPr>
              <w:pStyle w:val="a4"/>
            </w:pPr>
            <w:r w:rsidRPr="00E825DF">
              <w:t>Level of Model Definition</w:t>
            </w:r>
            <w:r w:rsidRPr="00E825DF">
              <w:rPr>
                <w:rFonts w:hint="eastAsia"/>
              </w:rPr>
              <w:t xml:space="preserve"> 3.0</w:t>
            </w:r>
          </w:p>
        </w:tc>
        <w:tc>
          <w:tcPr>
            <w:tcW w:w="1276" w:type="dxa"/>
          </w:tcPr>
          <w:p w:rsidRPr="00E825DF" w:rsidR="003C106F" w:rsidP="00E825DF" w:rsidRDefault="003C106F" w14:paraId="2BF30D3F" w14:textId="77777777">
            <w:pPr>
              <w:pStyle w:val="a4"/>
            </w:pPr>
            <w:r w:rsidRPr="00E825DF">
              <w:t>LOD3.0</w:t>
            </w:r>
          </w:p>
        </w:tc>
        <w:tc>
          <w:tcPr>
            <w:tcW w:w="2231" w:type="dxa"/>
          </w:tcPr>
          <w:p w:rsidRPr="00E825DF" w:rsidR="003C106F" w:rsidP="00E825DF" w:rsidRDefault="003C106F" w14:paraId="26500261" w14:textId="77777777">
            <w:pPr>
              <w:pStyle w:val="a4"/>
            </w:pPr>
            <w:r w:rsidRPr="00E825DF">
              <w:t>构件级模型单元</w:t>
            </w:r>
          </w:p>
        </w:tc>
      </w:tr>
      <w:tr w:rsidRPr="00E825DF" w:rsidR="003C106F" w:rsidTr="00EF39D5" w14:paraId="6CD702A1" w14:textId="77777777">
        <w:trPr>
          <w:trHeight w:val="170"/>
        </w:trPr>
        <w:tc>
          <w:tcPr>
            <w:tcW w:w="1955" w:type="dxa"/>
          </w:tcPr>
          <w:p w:rsidRPr="00E825DF" w:rsidR="003C106F" w:rsidP="00E825DF" w:rsidRDefault="003C106F" w14:paraId="263A59E2" w14:textId="77777777">
            <w:pPr>
              <w:pStyle w:val="a4"/>
            </w:pPr>
            <w:r w:rsidRPr="00E825DF">
              <w:rPr>
                <w:rFonts w:hint="eastAsia"/>
              </w:rPr>
              <w:t>4.0</w:t>
            </w:r>
            <w:r w:rsidRPr="00E825DF">
              <w:rPr>
                <w:rFonts w:hint="eastAsia"/>
              </w:rPr>
              <w:t>级模型精细度</w:t>
            </w:r>
          </w:p>
        </w:tc>
        <w:tc>
          <w:tcPr>
            <w:tcW w:w="2872" w:type="dxa"/>
          </w:tcPr>
          <w:p w:rsidRPr="00E825DF" w:rsidR="003C106F" w:rsidP="00E825DF" w:rsidRDefault="003C106F" w14:paraId="2796FA96" w14:textId="77777777">
            <w:pPr>
              <w:pStyle w:val="a4"/>
            </w:pPr>
            <w:r w:rsidRPr="00E825DF">
              <w:t>Level of Model Definition</w:t>
            </w:r>
            <w:r w:rsidRPr="00E825DF">
              <w:rPr>
                <w:rFonts w:hint="eastAsia"/>
              </w:rPr>
              <w:t xml:space="preserve"> 4.0</w:t>
            </w:r>
          </w:p>
        </w:tc>
        <w:tc>
          <w:tcPr>
            <w:tcW w:w="1276" w:type="dxa"/>
          </w:tcPr>
          <w:p w:rsidRPr="00E825DF" w:rsidR="003C106F" w:rsidP="00E825DF" w:rsidRDefault="003C106F" w14:paraId="66180AE8" w14:textId="77777777">
            <w:pPr>
              <w:pStyle w:val="a4"/>
            </w:pPr>
            <w:r w:rsidRPr="00E825DF">
              <w:t>LOD4.0</w:t>
            </w:r>
          </w:p>
        </w:tc>
        <w:tc>
          <w:tcPr>
            <w:tcW w:w="2231" w:type="dxa"/>
          </w:tcPr>
          <w:p w:rsidRPr="00E825DF" w:rsidR="003C106F" w:rsidP="00E825DF" w:rsidRDefault="003C106F" w14:paraId="43674BE2" w14:textId="77777777">
            <w:pPr>
              <w:pStyle w:val="a4"/>
            </w:pPr>
            <w:r w:rsidRPr="00E825DF">
              <w:t>零件级模型单元</w:t>
            </w:r>
          </w:p>
        </w:tc>
      </w:tr>
    </w:tbl>
    <w:p w:rsidRPr="00643BA7" w:rsidR="003C106F" w:rsidP="003C106F" w:rsidRDefault="003C106F" w14:paraId="24A3E40B" w14:textId="47EE8AB7">
      <w:pPr>
        <w:pStyle w:val="ab"/>
      </w:pPr>
      <w:r w:rsidRPr="00233ABC">
        <w:rPr>
          <w:rFonts w:hint="eastAsia"/>
        </w:rPr>
        <w:t>尽管存在很大的争议，然而鉴于“模型精细度”（</w:t>
      </w:r>
      <w:r w:rsidRPr="00233ABC">
        <w:rPr>
          <w:rFonts w:hint="eastAsia"/>
        </w:rPr>
        <w:t>LOD</w:t>
      </w:r>
      <w:r w:rsidRPr="00233ABC">
        <w:rPr>
          <w:rFonts w:hint="eastAsia"/>
        </w:rPr>
        <w:t>）是比较普遍的观念，本标准采纳了这个说法，这样更有利于顺畅地理解建筑信息模型的发展程度。但为了规避版权风险，将</w:t>
      </w:r>
      <w:r w:rsidRPr="00233ABC">
        <w:rPr>
          <w:rFonts w:hint="eastAsia"/>
        </w:rPr>
        <w:t>LOD</w:t>
      </w:r>
      <w:r w:rsidRPr="00233ABC">
        <w:rPr>
          <w:rFonts w:hint="eastAsia"/>
        </w:rPr>
        <w:t>等级命名为</w:t>
      </w:r>
      <w:r w:rsidRPr="00233ABC">
        <w:rPr>
          <w:rFonts w:hint="eastAsia"/>
        </w:rPr>
        <w:t>LOD1.0</w:t>
      </w:r>
      <w:r w:rsidRPr="00233ABC">
        <w:rPr>
          <w:rFonts w:hint="eastAsia"/>
        </w:rPr>
        <w:t>、</w:t>
      </w:r>
      <w:r w:rsidRPr="00233ABC">
        <w:rPr>
          <w:rFonts w:hint="eastAsia"/>
        </w:rPr>
        <w:t>2.0</w:t>
      </w:r>
      <w:r w:rsidRPr="00233ABC">
        <w:rPr>
          <w:rFonts w:hint="eastAsia"/>
        </w:rPr>
        <w:t>、</w:t>
      </w:r>
      <w:r w:rsidRPr="00233ABC">
        <w:rPr>
          <w:rFonts w:hint="eastAsia"/>
        </w:rPr>
        <w:t>3.0</w:t>
      </w:r>
      <w:r w:rsidRPr="00233ABC">
        <w:rPr>
          <w:rFonts w:hint="eastAsia"/>
        </w:rPr>
        <w:t>和</w:t>
      </w:r>
      <w:r w:rsidRPr="00233ABC">
        <w:rPr>
          <w:rFonts w:hint="eastAsia"/>
        </w:rPr>
        <w:t>4.0</w:t>
      </w:r>
      <w:r w:rsidRPr="00233ABC">
        <w:rPr>
          <w:rFonts w:hint="eastAsia"/>
        </w:rPr>
        <w:t>。</w:t>
      </w:r>
    </w:p>
    <w:p w:rsidRPr="00ED11F9" w:rsidR="004010EA" w:rsidP="00ED11F9" w:rsidRDefault="004010EA" w14:paraId="00206295" w14:textId="25C4E66B">
      <w:pPr>
        <w:pStyle w:val="2-"/>
      </w:pPr>
      <w:bookmarkStart w:name="_Toc213704820" w:id="60"/>
      <w:r w:rsidRPr="00ED11F9">
        <w:rPr>
          <w:rFonts w:hint="eastAsia"/>
        </w:rPr>
        <w:t>模型分解和整合</w:t>
      </w:r>
      <w:bookmarkEnd w:id="60"/>
    </w:p>
    <w:p w:rsidR="000E7CBE" w:rsidP="0027466E" w:rsidRDefault="43A411AF" w14:paraId="2FB230DF" w14:textId="6E7ED0E1">
      <w:pPr>
        <w:pStyle w:val="3-"/>
        <w:rPr>
          <w:lang w:val="en-US"/>
        </w:rPr>
      </w:pPr>
      <w:r w:rsidRPr="64A2B6A5">
        <w:rPr>
          <w:lang w:val="en-US"/>
        </w:rPr>
        <w:t>模型分解和整合时，应根据模型单元的用途将其分为</w:t>
      </w:r>
      <w:commentRangeStart w:id="61"/>
      <w:r w:rsidRPr="64A2B6A5" w:rsidR="26A8F644">
        <w:rPr>
          <w:lang w:val="en-US"/>
        </w:rPr>
        <w:t>本体</w:t>
      </w:r>
      <w:commentRangeEnd w:id="61"/>
      <w:r w:rsidRPr="64A2B6A5" w:rsidR="29131CB5">
        <w:rPr>
          <w:rStyle w:val="CommentReference"/>
          <w:szCs w:val="22"/>
          <w:lang w:val="en-US"/>
        </w:rPr>
        <w:commentReference w:id="61"/>
      </w:r>
      <w:r w:rsidRPr="64A2B6A5" w:rsidR="26A8F644">
        <w:rPr>
          <w:lang w:val="en-US"/>
        </w:rPr>
        <w:t>信息模型</w:t>
      </w:r>
      <w:r w:rsidRPr="64A2B6A5">
        <w:rPr>
          <w:lang w:val="en-US"/>
        </w:rPr>
        <w:t>和</w:t>
      </w:r>
      <w:r w:rsidRPr="64A2B6A5" w:rsidR="26A8F644">
        <w:rPr>
          <w:lang w:val="en-US"/>
        </w:rPr>
        <w:t>业务信息模型</w:t>
      </w:r>
      <w:r w:rsidRPr="64A2B6A5">
        <w:rPr>
          <w:lang w:val="en-US"/>
        </w:rPr>
        <w:t>两类</w:t>
      </w:r>
      <w:r w:rsidRPr="64A2B6A5" w:rsidR="369DAC55">
        <w:rPr>
          <w:lang w:val="en-US"/>
        </w:rPr>
        <w:t>方式</w:t>
      </w:r>
      <w:r w:rsidRPr="64A2B6A5" w:rsidR="3143107C">
        <w:rPr>
          <w:lang w:val="en-US"/>
        </w:rPr>
        <w:t>。</w:t>
      </w:r>
      <w:r w:rsidRPr="64A2B6A5" w:rsidR="26A8F644">
        <w:rPr>
          <w:lang w:val="en-US"/>
        </w:rPr>
        <w:t>本体信息模型</w:t>
      </w:r>
      <w:r w:rsidRPr="64A2B6A5" w:rsidR="369DAC55">
        <w:rPr>
          <w:lang w:val="en-US"/>
        </w:rPr>
        <w:t>应</w:t>
      </w:r>
      <w:r w:rsidRPr="64A2B6A5" w:rsidR="714049BE">
        <w:rPr>
          <w:lang w:val="en-US"/>
        </w:rPr>
        <w:t>反映工程项目的客观组成</w:t>
      </w:r>
      <w:r w:rsidRPr="64A2B6A5" w:rsidR="79202D10">
        <w:rPr>
          <w:lang w:val="en-US"/>
        </w:rPr>
        <w:t>和功能特征</w:t>
      </w:r>
      <w:r w:rsidRPr="64A2B6A5" w:rsidR="160E9830">
        <w:rPr>
          <w:lang w:val="en-US"/>
        </w:rPr>
        <w:t>，</w:t>
      </w:r>
      <w:r w:rsidRPr="64A2B6A5" w:rsidR="26A8F644">
        <w:rPr>
          <w:lang w:val="en-US"/>
        </w:rPr>
        <w:t>业务信息模型</w:t>
      </w:r>
      <w:r w:rsidRPr="64A2B6A5" w:rsidR="160E9830">
        <w:rPr>
          <w:lang w:val="en-US"/>
        </w:rPr>
        <w:t>应以业务</w:t>
      </w:r>
      <w:r w:rsidRPr="64A2B6A5" w:rsidR="1F408A8F">
        <w:rPr>
          <w:lang w:val="en-US"/>
        </w:rPr>
        <w:t>流程、职责划分为</w:t>
      </w:r>
      <w:r w:rsidRPr="64A2B6A5" w:rsidR="02162D94">
        <w:rPr>
          <w:lang w:val="en-US"/>
        </w:rPr>
        <w:t>依据</w:t>
      </w:r>
      <w:r w:rsidRPr="64A2B6A5" w:rsidR="1F408A8F">
        <w:rPr>
          <w:lang w:val="en-US"/>
        </w:rPr>
        <w:t>进行分解</w:t>
      </w:r>
      <w:r w:rsidRPr="64A2B6A5" w:rsidR="79202D10">
        <w:rPr>
          <w:lang w:val="en-US"/>
        </w:rPr>
        <w:t>和整合</w:t>
      </w:r>
      <w:r w:rsidRPr="64A2B6A5" w:rsidR="44B1C542">
        <w:rPr>
          <w:lang w:val="en-US"/>
        </w:rPr>
        <w:t>，</w:t>
      </w:r>
      <w:r w:rsidRPr="64A2B6A5" w:rsidR="26A8F644">
        <w:rPr>
          <w:lang w:val="en-US"/>
        </w:rPr>
        <w:t>业务信息模型</w:t>
      </w:r>
      <w:r w:rsidRPr="64A2B6A5" w:rsidR="52A0FB13">
        <w:rPr>
          <w:lang w:val="en-US"/>
        </w:rPr>
        <w:t>不应改变</w:t>
      </w:r>
      <w:r w:rsidRPr="64A2B6A5" w:rsidR="26A8F644">
        <w:rPr>
          <w:lang w:val="en-US"/>
        </w:rPr>
        <w:t>本体信息模型</w:t>
      </w:r>
      <w:r w:rsidRPr="64A2B6A5" w:rsidR="52A0FB13">
        <w:rPr>
          <w:lang w:val="en-US"/>
        </w:rPr>
        <w:t>的客观性</w:t>
      </w:r>
      <w:r w:rsidRPr="64A2B6A5" w:rsidR="44B1C542">
        <w:rPr>
          <w:lang w:val="en-US"/>
        </w:rPr>
        <w:t>。</w:t>
      </w:r>
    </w:p>
    <w:p w:rsidR="002E2FA8" w:rsidP="002E2FA8" w:rsidRDefault="002E2FA8" w14:paraId="68A90936" w14:textId="77777777">
      <w:pPr>
        <w:pStyle w:val="3-"/>
        <w:rPr>
          <w:lang w:val="en-US"/>
        </w:rPr>
      </w:pPr>
      <w:r>
        <w:rPr>
          <w:rFonts w:hint="eastAsia"/>
          <w:lang w:val="en-US"/>
        </w:rPr>
        <w:t>同一分解维度内，模型单元应涵盖该维度全部工程对象，且不应重复或交叠。</w:t>
      </w:r>
    </w:p>
    <w:p w:rsidR="009F4818" w:rsidP="0027466E" w:rsidRDefault="002E2FA8" w14:paraId="35FB39A8" w14:textId="3FBADDC0">
      <w:pPr>
        <w:pStyle w:val="3-"/>
        <w:rPr>
          <w:lang w:val="en-US"/>
        </w:rPr>
      </w:pPr>
      <w:r>
        <w:rPr>
          <w:rFonts w:hint="eastAsia"/>
          <w:lang w:val="en-US"/>
        </w:rPr>
        <w:t>本体</w:t>
      </w:r>
      <w:r w:rsidR="0027466E">
        <w:rPr>
          <w:rFonts w:hint="eastAsia"/>
          <w:lang w:val="en-US"/>
        </w:rPr>
        <w:t>应以</w:t>
      </w:r>
      <w:r w:rsidR="00BF0408">
        <w:rPr>
          <w:rFonts w:hint="eastAsia"/>
          <w:lang w:val="en-US"/>
        </w:rPr>
        <w:t>工程项目</w:t>
      </w:r>
      <w:r w:rsidR="0027466E">
        <w:rPr>
          <w:rFonts w:hint="eastAsia"/>
          <w:lang w:val="en-US"/>
        </w:rPr>
        <w:t>的</w:t>
      </w:r>
      <w:r w:rsidR="005B525D">
        <w:rPr>
          <w:rFonts w:hint="eastAsia"/>
          <w:lang w:val="en-US"/>
        </w:rPr>
        <w:t>功能</w:t>
      </w:r>
      <w:r w:rsidR="000724A0">
        <w:rPr>
          <w:rFonts w:hint="eastAsia"/>
          <w:lang w:val="en-US"/>
        </w:rPr>
        <w:t>或</w:t>
      </w:r>
      <w:r w:rsidR="0027466E">
        <w:rPr>
          <w:rFonts w:hint="eastAsia"/>
          <w:lang w:val="en-US"/>
        </w:rPr>
        <w:t>空间</w:t>
      </w:r>
      <w:r w:rsidR="00660B8F">
        <w:rPr>
          <w:rFonts w:hint="eastAsia"/>
          <w:lang w:val="en-US"/>
        </w:rPr>
        <w:t>分解</w:t>
      </w:r>
      <w:r w:rsidR="0027466E">
        <w:rPr>
          <w:rFonts w:hint="eastAsia"/>
          <w:lang w:val="en-US"/>
        </w:rPr>
        <w:t>为依据</w:t>
      </w:r>
      <w:r w:rsidR="00040E20">
        <w:rPr>
          <w:rFonts w:hint="eastAsia"/>
          <w:lang w:val="en-US"/>
        </w:rPr>
        <w:t>，</w:t>
      </w:r>
      <w:r w:rsidR="005363B7">
        <w:rPr>
          <w:rFonts w:hint="eastAsia"/>
          <w:lang w:val="en-US"/>
        </w:rPr>
        <w:t>功能</w:t>
      </w:r>
      <w:r w:rsidR="00A85896">
        <w:rPr>
          <w:rFonts w:hint="eastAsia"/>
          <w:lang w:val="en-US"/>
        </w:rPr>
        <w:t>可</w:t>
      </w:r>
      <w:r w:rsidR="00077893">
        <w:rPr>
          <w:rFonts w:hint="eastAsia"/>
          <w:lang w:val="en-US"/>
        </w:rPr>
        <w:t>包括系统</w:t>
      </w:r>
      <w:r w:rsidR="00B125C5">
        <w:rPr>
          <w:rFonts w:hint="eastAsia"/>
          <w:lang w:val="en-US"/>
        </w:rPr>
        <w:t>（含子系统）</w:t>
      </w:r>
      <w:r w:rsidR="00077893">
        <w:rPr>
          <w:rFonts w:hint="eastAsia"/>
          <w:lang w:val="en-US"/>
        </w:rPr>
        <w:t>、模块</w:t>
      </w:r>
      <w:r w:rsidR="00DC2E68">
        <w:rPr>
          <w:rFonts w:hint="eastAsia"/>
          <w:lang w:val="en-US"/>
        </w:rPr>
        <w:t>、产品</w:t>
      </w:r>
      <w:r w:rsidR="00BC25AD">
        <w:rPr>
          <w:rFonts w:hint="eastAsia"/>
          <w:lang w:val="en-US"/>
        </w:rPr>
        <w:t>、配件</w:t>
      </w:r>
      <w:r w:rsidR="00077893">
        <w:rPr>
          <w:rFonts w:hint="eastAsia"/>
          <w:lang w:val="en-US"/>
        </w:rPr>
        <w:t>等</w:t>
      </w:r>
      <w:r w:rsidR="00A85896">
        <w:rPr>
          <w:rFonts w:hint="eastAsia"/>
          <w:lang w:val="en-US"/>
        </w:rPr>
        <w:t>，空间</w:t>
      </w:r>
      <w:r w:rsidR="00BC25AD">
        <w:rPr>
          <w:rFonts w:hint="eastAsia"/>
          <w:lang w:val="en-US"/>
        </w:rPr>
        <w:t>可</w:t>
      </w:r>
      <w:r w:rsidR="00A85896">
        <w:rPr>
          <w:rFonts w:hint="eastAsia"/>
          <w:lang w:val="en-US"/>
        </w:rPr>
        <w:t>包括</w:t>
      </w:r>
      <w:r w:rsidR="00105846">
        <w:rPr>
          <w:rFonts w:hint="eastAsia"/>
          <w:lang w:val="en-US"/>
        </w:rPr>
        <w:t>区域、</w:t>
      </w:r>
      <w:r w:rsidR="00BC25AD">
        <w:rPr>
          <w:rFonts w:hint="eastAsia"/>
          <w:lang w:val="en-US"/>
        </w:rPr>
        <w:t>楼层</w:t>
      </w:r>
      <w:r w:rsidR="00105846">
        <w:rPr>
          <w:rFonts w:hint="eastAsia"/>
          <w:lang w:val="en-US"/>
        </w:rPr>
        <w:t>、分区、</w:t>
      </w:r>
      <w:r w:rsidR="00BC25AD">
        <w:rPr>
          <w:rFonts w:hint="eastAsia"/>
          <w:lang w:val="en-US"/>
        </w:rPr>
        <w:t>房间等。</w:t>
      </w:r>
    </w:p>
    <w:p w:rsidR="00AC36D3" w:rsidP="0027466E" w:rsidRDefault="00D83226" w14:paraId="5C38FB15" w14:textId="3E37A245">
      <w:pPr>
        <w:pStyle w:val="3-"/>
        <w:rPr>
          <w:lang w:val="en-US"/>
        </w:rPr>
      </w:pPr>
      <w:r w:rsidRPr="75F3CBE7">
        <w:rPr>
          <w:lang w:val="en-US"/>
        </w:rPr>
        <w:t>当</w:t>
      </w:r>
      <w:r w:rsidRPr="75F3CBE7" w:rsidR="00660B8F">
        <w:rPr>
          <w:lang w:val="en-US"/>
        </w:rPr>
        <w:t>功能分解和空间</w:t>
      </w:r>
      <w:r w:rsidRPr="75F3CBE7" w:rsidR="000724A0">
        <w:rPr>
          <w:lang w:val="en-US"/>
        </w:rPr>
        <w:t>分解并用时，</w:t>
      </w:r>
      <w:r w:rsidRPr="75F3CBE7" w:rsidR="00946979">
        <w:rPr>
          <w:lang w:val="en-US"/>
        </w:rPr>
        <w:t>系统、子系统</w:t>
      </w:r>
      <w:r w:rsidRPr="75F3CBE7" w:rsidR="008332B0">
        <w:rPr>
          <w:lang w:val="en-US"/>
        </w:rPr>
        <w:t>、模块或产品等功能模型单元应保持</w:t>
      </w:r>
      <w:r w:rsidRPr="75F3CBE7" w:rsidR="00B23B84">
        <w:rPr>
          <w:lang w:val="en-US"/>
        </w:rPr>
        <w:t>功能独立和</w:t>
      </w:r>
      <w:r w:rsidRPr="75F3CBE7" w:rsidR="008332B0">
        <w:rPr>
          <w:lang w:val="en-US"/>
        </w:rPr>
        <w:t>完整</w:t>
      </w:r>
      <w:r w:rsidRPr="75F3CBE7" w:rsidR="00B23B84">
        <w:rPr>
          <w:lang w:val="en-US"/>
        </w:rPr>
        <w:t>。</w:t>
      </w:r>
    </w:p>
    <w:p w:rsidR="001D2C35" w:rsidP="001D2C35" w:rsidRDefault="00D42C65" w14:paraId="08EE9078" w14:textId="7E7961B3">
      <w:pPr>
        <w:pStyle w:val="ab"/>
        <w:rPr>
          <w:lang w:val="en-US"/>
        </w:rPr>
      </w:pPr>
      <w:r>
        <w:rPr>
          <w:rFonts w:hint="eastAsia"/>
          <w:lang w:val="en-US"/>
        </w:rPr>
        <w:t>例如，桥梁</w:t>
      </w:r>
      <w:r w:rsidR="00F56706">
        <w:rPr>
          <w:rFonts w:hint="eastAsia"/>
          <w:lang w:val="en-US"/>
        </w:rPr>
        <w:t>往往</w:t>
      </w:r>
      <w:r>
        <w:rPr>
          <w:rFonts w:hint="eastAsia"/>
          <w:lang w:val="en-US"/>
        </w:rPr>
        <w:t>分为上部空间和下部空间，</w:t>
      </w:r>
      <w:r w:rsidR="00533F7B">
        <w:rPr>
          <w:rFonts w:hint="eastAsia"/>
          <w:lang w:val="en-US"/>
        </w:rPr>
        <w:t>这对于结构构件的划分是合理的，但是对于机电系统，这样划分</w:t>
      </w:r>
      <w:r w:rsidR="003B1C26">
        <w:rPr>
          <w:rFonts w:hint="eastAsia"/>
          <w:lang w:val="en-US"/>
        </w:rPr>
        <w:t>可能会导致部分子系统（例如供电系统）</w:t>
      </w:r>
      <w:r w:rsidR="006252A3">
        <w:rPr>
          <w:rFonts w:hint="eastAsia"/>
          <w:lang w:val="en-US"/>
        </w:rPr>
        <w:t>被切割。这种情况下最佳实践是</w:t>
      </w:r>
      <w:r w:rsidR="000816EA">
        <w:rPr>
          <w:rFonts w:hint="eastAsia"/>
          <w:lang w:val="en-US"/>
        </w:rPr>
        <w:t>机电系统不跟随空间划分</w:t>
      </w:r>
      <w:r w:rsidR="00F56706">
        <w:rPr>
          <w:rFonts w:hint="eastAsia"/>
          <w:lang w:val="en-US"/>
        </w:rPr>
        <w:t>，而依据功能组成独立划分。</w:t>
      </w:r>
    </w:p>
    <w:p w:rsidR="00F56706" w:rsidP="001D2C35" w:rsidRDefault="00F56706" w14:paraId="2AD4F8AA" w14:textId="0F927C46">
      <w:pPr>
        <w:pStyle w:val="ab"/>
        <w:rPr>
          <w:lang w:val="en-US"/>
        </w:rPr>
      </w:pPr>
      <w:r>
        <w:rPr>
          <w:rFonts w:hint="eastAsia"/>
          <w:lang w:val="en-US"/>
        </w:rPr>
        <w:t>再例如，</w:t>
      </w:r>
      <w:r w:rsidR="00253399">
        <w:rPr>
          <w:rFonts w:hint="eastAsia"/>
          <w:lang w:val="en-US"/>
        </w:rPr>
        <w:t>机场建设项目可划分为飞行区和航站楼</w:t>
      </w:r>
      <w:r w:rsidR="00FD231C">
        <w:rPr>
          <w:rFonts w:hint="eastAsia"/>
          <w:lang w:val="en-US"/>
        </w:rPr>
        <w:t>等。航站楼内部的机电系统</w:t>
      </w:r>
      <w:r w:rsidR="00DD2614">
        <w:rPr>
          <w:rFonts w:hint="eastAsia"/>
          <w:lang w:val="en-US"/>
        </w:rPr>
        <w:t>相对独立性较强，这种情况下</w:t>
      </w:r>
      <w:r w:rsidR="00122017">
        <w:rPr>
          <w:rFonts w:hint="eastAsia"/>
          <w:lang w:val="en-US"/>
        </w:rPr>
        <w:t>可</w:t>
      </w:r>
      <w:r w:rsidR="00AD04C4">
        <w:rPr>
          <w:rFonts w:hint="eastAsia"/>
          <w:lang w:val="en-US"/>
        </w:rPr>
        <w:t>先分解为</w:t>
      </w:r>
      <w:r w:rsidR="00122017">
        <w:rPr>
          <w:rFonts w:hint="eastAsia"/>
          <w:lang w:val="en-US"/>
        </w:rPr>
        <w:t>区域，</w:t>
      </w:r>
      <w:r w:rsidR="00691EEE">
        <w:rPr>
          <w:rFonts w:hint="eastAsia"/>
          <w:lang w:val="en-US"/>
        </w:rPr>
        <w:t>然</w:t>
      </w:r>
      <w:r w:rsidR="00AD04C4">
        <w:rPr>
          <w:rFonts w:hint="eastAsia"/>
          <w:lang w:val="en-US"/>
        </w:rPr>
        <w:t>后在区域内部</w:t>
      </w:r>
      <w:r w:rsidR="00691EEE">
        <w:rPr>
          <w:rFonts w:hint="eastAsia"/>
          <w:lang w:val="en-US"/>
        </w:rPr>
        <w:t>进行</w:t>
      </w:r>
      <w:r w:rsidR="00AD04C4">
        <w:rPr>
          <w:rFonts w:hint="eastAsia"/>
          <w:lang w:val="en-US"/>
        </w:rPr>
        <w:t>功能</w:t>
      </w:r>
      <w:r w:rsidR="00691EEE">
        <w:rPr>
          <w:rFonts w:hint="eastAsia"/>
          <w:lang w:val="en-US"/>
        </w:rPr>
        <w:t>分解</w:t>
      </w:r>
      <w:r w:rsidR="00AD04C4">
        <w:rPr>
          <w:rFonts w:hint="eastAsia"/>
          <w:lang w:val="en-US"/>
        </w:rPr>
        <w:t>。</w:t>
      </w:r>
    </w:p>
    <w:p w:rsidR="00406B6F" w:rsidP="0027466E" w:rsidRDefault="00D07125" w14:paraId="021C695B" w14:textId="1D650DC3">
      <w:pPr>
        <w:pStyle w:val="3-"/>
        <w:rPr>
          <w:lang w:val="en-US"/>
        </w:rPr>
      </w:pPr>
      <w:r w:rsidRPr="00D07125">
        <w:rPr>
          <w:rFonts w:hint="eastAsia"/>
          <w:lang w:val="en-US"/>
        </w:rPr>
        <w:t>信息生产过程中，各专业应基于专业职责分工建立</w:t>
      </w:r>
      <w:r w:rsidR="0005785F">
        <w:rPr>
          <w:rFonts w:hint="eastAsia"/>
          <w:lang w:val="en-US"/>
        </w:rPr>
        <w:t>业务信息模型</w:t>
      </w:r>
      <w:r w:rsidRPr="00D07125">
        <w:rPr>
          <w:rFonts w:hint="eastAsia"/>
          <w:lang w:val="en-US"/>
        </w:rPr>
        <w:t>，并通过专业协同整合为</w:t>
      </w:r>
      <w:r w:rsidR="0005785F">
        <w:rPr>
          <w:rFonts w:hint="eastAsia"/>
          <w:lang w:val="en-US"/>
        </w:rPr>
        <w:t>本体信息模型</w:t>
      </w:r>
      <w:r w:rsidRPr="00D07125">
        <w:rPr>
          <w:rFonts w:hint="eastAsia"/>
          <w:lang w:val="en-US"/>
        </w:rPr>
        <w:t>。专业模型变更时，应同步更新</w:t>
      </w:r>
      <w:r w:rsidR="0005785F">
        <w:rPr>
          <w:rFonts w:hint="eastAsia"/>
          <w:lang w:val="en-US"/>
        </w:rPr>
        <w:t>本体信息模型</w:t>
      </w:r>
      <w:r w:rsidR="00841B29">
        <w:rPr>
          <w:rFonts w:hint="eastAsia"/>
          <w:lang w:val="en-US"/>
        </w:rPr>
        <w:t>。</w:t>
      </w:r>
    </w:p>
    <w:p w:rsidRPr="00794AB9" w:rsidR="00794AB9" w:rsidP="00794AB9" w:rsidRDefault="00794AB9" w14:paraId="598A35F8" w14:textId="5343B7F4">
      <w:pPr>
        <w:pStyle w:val="ab"/>
      </w:pPr>
      <w:r>
        <w:rPr>
          <w:rFonts w:hint="eastAsia"/>
        </w:rPr>
        <w:t>例如，</w:t>
      </w:r>
      <w:r>
        <w:t>一根柱子在建筑专业模型中包含</w:t>
      </w:r>
      <w:r>
        <w:rPr>
          <w:rFonts w:hint="eastAsia"/>
        </w:rPr>
        <w:t>饰面</w:t>
      </w:r>
      <w:r>
        <w:t>信息，在结构专业模型中包含结构信息，两者整合形成该柱子的完整</w:t>
      </w:r>
      <w:r w:rsidR="0005785F">
        <w:t>本体信息模型</w:t>
      </w:r>
      <w:r>
        <w:rPr>
          <w:rFonts w:hint="eastAsia"/>
        </w:rPr>
        <w:t>。</w:t>
      </w:r>
    </w:p>
    <w:p w:rsidR="0027466E" w:rsidP="0027466E" w:rsidRDefault="00794AB9" w14:paraId="27511FCB" w14:textId="7DA87E33">
      <w:pPr>
        <w:pStyle w:val="3-"/>
        <w:rPr>
          <w:lang w:val="en-US"/>
        </w:rPr>
      </w:pPr>
      <w:r w:rsidRPr="00794AB9">
        <w:rPr>
          <w:rFonts w:hint="eastAsia"/>
          <w:lang w:val="en-US"/>
        </w:rPr>
        <w:t>信息应用时，应在</w:t>
      </w:r>
      <w:r w:rsidR="0005785F">
        <w:rPr>
          <w:rFonts w:hint="eastAsia"/>
          <w:lang w:val="en-US"/>
        </w:rPr>
        <w:t>本体信息模型</w:t>
      </w:r>
      <w:r w:rsidRPr="00794AB9">
        <w:rPr>
          <w:rFonts w:hint="eastAsia"/>
          <w:lang w:val="en-US"/>
        </w:rPr>
        <w:t>基础上按业务分解体系提取或</w:t>
      </w:r>
      <w:r w:rsidR="007965BA">
        <w:rPr>
          <w:rFonts w:hint="eastAsia"/>
          <w:lang w:val="en-US"/>
        </w:rPr>
        <w:t>重新整合为</w:t>
      </w:r>
      <w:r w:rsidR="0005785F">
        <w:rPr>
          <w:rFonts w:hint="eastAsia"/>
          <w:lang w:val="en-US"/>
        </w:rPr>
        <w:t>业务信息模型</w:t>
      </w:r>
      <w:r w:rsidRPr="00794AB9">
        <w:rPr>
          <w:rFonts w:hint="eastAsia"/>
          <w:lang w:val="en-US"/>
        </w:rPr>
        <w:t>。</w:t>
      </w:r>
      <w:r w:rsidR="0005785F">
        <w:rPr>
          <w:rFonts w:hint="eastAsia"/>
          <w:lang w:val="en-US"/>
        </w:rPr>
        <w:t>本体信息模型</w:t>
      </w:r>
      <w:r w:rsidRPr="00794AB9">
        <w:rPr>
          <w:rFonts w:hint="eastAsia"/>
          <w:lang w:val="en-US"/>
        </w:rPr>
        <w:t>变更时，应在应用前更新</w:t>
      </w:r>
      <w:r w:rsidR="0005785F">
        <w:rPr>
          <w:rFonts w:hint="eastAsia"/>
          <w:lang w:val="en-US"/>
        </w:rPr>
        <w:t>业务信息模型</w:t>
      </w:r>
      <w:r w:rsidR="00C827CD">
        <w:rPr>
          <w:rFonts w:hint="eastAsia"/>
          <w:lang w:val="en-US"/>
        </w:rPr>
        <w:t>。</w:t>
      </w:r>
    </w:p>
    <w:p w:rsidR="00981E1D" w:rsidP="00FF47B3" w:rsidRDefault="00FF47B3" w14:paraId="39D306E4" w14:textId="0EC2229B">
      <w:pPr>
        <w:pStyle w:val="ab"/>
        <w:rPr>
          <w:lang w:val="en-US"/>
        </w:rPr>
      </w:pPr>
      <w:r>
        <w:rPr>
          <w:rFonts w:hint="eastAsia"/>
          <w:lang w:val="en-US"/>
        </w:rPr>
        <w:t>例如，</w:t>
      </w:r>
      <w:r w:rsidRPr="00FF47B3">
        <w:rPr>
          <w:rFonts w:hint="eastAsia"/>
          <w:lang w:val="en-US"/>
        </w:rPr>
        <w:t>在</w:t>
      </w:r>
      <w:r w:rsidR="0005785F">
        <w:rPr>
          <w:rFonts w:hint="eastAsia"/>
          <w:lang w:val="en-US"/>
        </w:rPr>
        <w:t>本体信息模型</w:t>
      </w:r>
      <w:r w:rsidRPr="00FF47B3">
        <w:rPr>
          <w:rFonts w:hint="eastAsia"/>
          <w:lang w:val="en-US"/>
        </w:rPr>
        <w:t>中，钢筋信息分散存储于柱、梁、板、墙等</w:t>
      </w:r>
      <w:r>
        <w:rPr>
          <w:rFonts w:hint="eastAsia"/>
          <w:lang w:val="en-US"/>
        </w:rPr>
        <w:t>多个</w:t>
      </w:r>
      <w:r w:rsidRPr="00FF47B3">
        <w:rPr>
          <w:rFonts w:hint="eastAsia"/>
          <w:lang w:val="en-US"/>
        </w:rPr>
        <w:t>构件中；而钢筋工程管理需要将这些钢筋信息按分部工程维度聚合，形成统一的钢筋</w:t>
      </w:r>
      <w:r w:rsidR="0005785F">
        <w:rPr>
          <w:rFonts w:hint="eastAsia"/>
          <w:lang w:val="en-US"/>
        </w:rPr>
        <w:t>业务信息模型</w:t>
      </w:r>
      <w:r w:rsidRPr="00FF47B3">
        <w:rPr>
          <w:rFonts w:hint="eastAsia"/>
          <w:lang w:val="en-US"/>
        </w:rPr>
        <w:t>，用于材料统计、进度管理和成本控制</w:t>
      </w:r>
      <w:r>
        <w:rPr>
          <w:rFonts w:hint="eastAsia"/>
          <w:lang w:val="en-US"/>
        </w:rPr>
        <w:t>。</w:t>
      </w:r>
    </w:p>
    <w:p w:rsidR="00217993" w:rsidP="0038663A" w:rsidRDefault="00217993" w14:paraId="38BA716A" w14:textId="2DEDC152">
      <w:pPr>
        <w:pStyle w:val="2-"/>
      </w:pPr>
      <w:bookmarkStart w:name="_Ref213696458" w:id="62"/>
      <w:bookmarkStart w:name="_Toc213704821" w:id="63"/>
      <w:r>
        <w:rPr>
          <w:rFonts w:hint="eastAsia"/>
        </w:rPr>
        <w:t>身份标识信息</w:t>
      </w:r>
      <w:bookmarkEnd w:id="62"/>
      <w:bookmarkEnd w:id="63"/>
    </w:p>
    <w:p w:rsidR="00201FA1" w:rsidP="00201FA1" w:rsidRDefault="00D10ED2" w14:paraId="1B8E127F" w14:textId="40A5265B">
      <w:pPr>
        <w:pStyle w:val="3-"/>
      </w:pPr>
      <w:r>
        <w:rPr>
          <w:rFonts w:hint="eastAsia"/>
        </w:rPr>
        <w:t>模型单元</w:t>
      </w:r>
      <w:r w:rsidR="001D2713">
        <w:rPr>
          <w:rFonts w:hint="eastAsia"/>
        </w:rPr>
        <w:t>的身份标识</w:t>
      </w:r>
      <w:r w:rsidR="00CE1AE4">
        <w:rPr>
          <w:rFonts w:hint="eastAsia"/>
        </w:rPr>
        <w:t>信息</w:t>
      </w:r>
      <w:r w:rsidR="00B11C46">
        <w:rPr>
          <w:rFonts w:hint="eastAsia"/>
        </w:rPr>
        <w:t>应</w:t>
      </w:r>
      <w:r w:rsidR="000B0AB2">
        <w:rPr>
          <w:rFonts w:hint="eastAsia"/>
        </w:rPr>
        <w:t>能够</w:t>
      </w:r>
      <w:r w:rsidR="00CE1AE4">
        <w:rPr>
          <w:rFonts w:hint="eastAsia"/>
        </w:rPr>
        <w:t>在项目范围内唯一识别模型单元，</w:t>
      </w:r>
      <w:r w:rsidR="00AD48DD">
        <w:rPr>
          <w:rFonts w:hint="eastAsia"/>
        </w:rPr>
        <w:t>应</w:t>
      </w:r>
      <w:r w:rsidR="001D2713">
        <w:rPr>
          <w:rFonts w:hint="eastAsia"/>
        </w:rPr>
        <w:t>包括</w:t>
      </w:r>
      <w:r w:rsidR="008C76B8">
        <w:rPr>
          <w:rFonts w:hint="eastAsia"/>
        </w:rPr>
        <w:t>全局唯一标识符、</w:t>
      </w:r>
      <w:r w:rsidR="00774B5F">
        <w:rPr>
          <w:rFonts w:hint="eastAsia"/>
        </w:rPr>
        <w:t>分类编码</w:t>
      </w:r>
      <w:r w:rsidR="005C6C19">
        <w:rPr>
          <w:rFonts w:hint="eastAsia"/>
        </w:rPr>
        <w:t>、</w:t>
      </w:r>
      <w:r w:rsidR="007C01BA">
        <w:rPr>
          <w:rFonts w:hint="eastAsia"/>
        </w:rPr>
        <w:t>名称</w:t>
      </w:r>
      <w:r w:rsidR="005C6C19">
        <w:rPr>
          <w:rFonts w:hint="eastAsia"/>
        </w:rPr>
        <w:t>、</w:t>
      </w:r>
      <w:r w:rsidR="00E651B1">
        <w:rPr>
          <w:rFonts w:hint="eastAsia"/>
        </w:rPr>
        <w:t>代号</w:t>
      </w:r>
      <w:r w:rsidR="001D2713">
        <w:rPr>
          <w:rFonts w:hint="eastAsia"/>
        </w:rPr>
        <w:t>。</w:t>
      </w:r>
    </w:p>
    <w:p w:rsidR="00230701" w:rsidP="00201FA1" w:rsidRDefault="000C14F3" w14:paraId="1074EFFA" w14:textId="77777777">
      <w:pPr>
        <w:pStyle w:val="3-"/>
      </w:pPr>
      <w:r>
        <w:rPr>
          <w:rFonts w:hint="eastAsia"/>
        </w:rPr>
        <w:t>模型单元的身份标识应具备</w:t>
      </w:r>
      <w:r w:rsidR="00230701">
        <w:rPr>
          <w:rFonts w:hint="eastAsia"/>
        </w:rPr>
        <w:t>下列特性：</w:t>
      </w:r>
    </w:p>
    <w:p w:rsidR="00230701" w:rsidP="00071D09" w:rsidRDefault="00230701" w14:paraId="328C0934" w14:textId="77777777">
      <w:pPr>
        <w:pStyle w:val="4-"/>
      </w:pPr>
      <w:r>
        <w:rPr>
          <w:rFonts w:hint="eastAsia"/>
        </w:rPr>
        <w:t>持久性：在模型单元的全生命周期内保持不变；</w:t>
      </w:r>
    </w:p>
    <w:p w:rsidR="000C14F3" w:rsidP="00071D09" w:rsidRDefault="000C14F3" w14:paraId="59C6BE99" w14:textId="62A3AA3F">
      <w:pPr>
        <w:pStyle w:val="4-"/>
      </w:pPr>
      <w:r>
        <w:rPr>
          <w:rFonts w:hint="eastAsia"/>
        </w:rPr>
        <w:t>可追溯性</w:t>
      </w:r>
      <w:r w:rsidR="00E54B56">
        <w:rPr>
          <w:rFonts w:hint="eastAsia"/>
        </w:rPr>
        <w:t>：可追溯信息来源和责任方。</w:t>
      </w:r>
    </w:p>
    <w:p w:rsidR="009A3B90" w:rsidP="00201FA1" w:rsidRDefault="009A3B90" w14:paraId="4F503E40" w14:textId="19C4BB87">
      <w:pPr>
        <w:pStyle w:val="3-"/>
      </w:pPr>
      <w:r>
        <w:rPr>
          <w:rFonts w:hint="eastAsia"/>
        </w:rPr>
        <w:t>全局唯一标识符</w:t>
      </w:r>
      <w:r w:rsidR="00880B69">
        <w:rPr>
          <w:rFonts w:hint="eastAsia"/>
        </w:rPr>
        <w:t>应在模型单元的全生命周期内保持不变。</w:t>
      </w:r>
    </w:p>
    <w:p w:rsidR="00880B69" w:rsidP="00201FA1" w:rsidRDefault="00880B69" w14:paraId="573ED101" w14:textId="571BFEA4">
      <w:pPr>
        <w:pStyle w:val="3-"/>
      </w:pPr>
      <w:r>
        <w:rPr>
          <w:rFonts w:hint="eastAsia"/>
        </w:rPr>
        <w:t>分类编码应</w:t>
      </w:r>
      <w:r w:rsidR="00A313E0">
        <w:rPr>
          <w:rFonts w:hint="eastAsia"/>
        </w:rPr>
        <w:t>符合《建筑信息模型分类和编码标准》GB/T 51269的规定，并应注明</w:t>
      </w:r>
      <w:r w:rsidR="004B20D1">
        <w:rPr>
          <w:rFonts w:hint="eastAsia"/>
        </w:rPr>
        <w:t>标准号和年号。</w:t>
      </w:r>
    </w:p>
    <w:p w:rsidR="004B20D1" w:rsidP="00201FA1" w:rsidRDefault="004B20D1" w14:paraId="1B26D639" w14:textId="1D4172FD">
      <w:pPr>
        <w:pStyle w:val="3-"/>
      </w:pPr>
      <w:r>
        <w:rPr>
          <w:rFonts w:hint="eastAsia"/>
        </w:rPr>
        <w:t>名称应</w:t>
      </w:r>
      <w:r w:rsidR="005C6C19">
        <w:rPr>
          <w:rFonts w:hint="eastAsia"/>
        </w:rPr>
        <w:t>采用《建筑信息模型分类和编码标准》GB/T 51269中</w:t>
      </w:r>
      <w:r w:rsidR="000B43BE">
        <w:rPr>
          <w:rFonts w:hint="eastAsia"/>
        </w:rPr>
        <w:t>与编码对应的中文名称。</w:t>
      </w:r>
    </w:p>
    <w:p w:rsidR="000B43BE" w:rsidP="00201FA1" w:rsidRDefault="000B43BE" w14:paraId="5BFC5D39" w14:textId="6A60B36A">
      <w:pPr>
        <w:pStyle w:val="3-"/>
      </w:pPr>
      <w:r>
        <w:rPr>
          <w:rFonts w:hint="eastAsia"/>
        </w:rPr>
        <w:t>代号</w:t>
      </w:r>
      <w:r w:rsidR="00D54B56">
        <w:rPr>
          <w:rFonts w:hint="eastAsia"/>
        </w:rPr>
        <w:t>应由项目进行统一规定，</w:t>
      </w:r>
      <w:r w:rsidR="00AB1027">
        <w:rPr>
          <w:rFonts w:hint="eastAsia"/>
        </w:rPr>
        <w:t>以形式化表述指代模型单元所对应的工程对象。</w:t>
      </w:r>
    </w:p>
    <w:p w:rsidR="00724DB9" w:rsidP="00201FA1" w:rsidRDefault="00D21277" w14:paraId="754E53AF" w14:textId="3455815B">
      <w:pPr>
        <w:pStyle w:val="3-"/>
      </w:pPr>
      <w:r>
        <w:rPr>
          <w:rFonts w:hint="eastAsia"/>
        </w:rPr>
        <w:t>在信息交付时，</w:t>
      </w:r>
      <w:r w:rsidR="000C14F3">
        <w:rPr>
          <w:rFonts w:hint="eastAsia"/>
        </w:rPr>
        <w:t>模型单元的身份信息应</w:t>
      </w:r>
      <w:r w:rsidR="00D54A9F">
        <w:rPr>
          <w:rFonts w:hint="eastAsia"/>
        </w:rPr>
        <w:t>连同</w:t>
      </w:r>
      <w:r w:rsidR="000943DA">
        <w:rPr>
          <w:rFonts w:hint="eastAsia"/>
        </w:rPr>
        <w:t>其他信息</w:t>
      </w:r>
      <w:r w:rsidR="00310C1D">
        <w:rPr>
          <w:rFonts w:hint="eastAsia"/>
        </w:rPr>
        <w:t>一并</w:t>
      </w:r>
      <w:r w:rsidR="000943DA">
        <w:rPr>
          <w:rFonts w:hint="eastAsia"/>
        </w:rPr>
        <w:t>交付</w:t>
      </w:r>
      <w:r w:rsidR="008A1403">
        <w:rPr>
          <w:rFonts w:hint="eastAsia"/>
        </w:rPr>
        <w:t>，并作为信息识别</w:t>
      </w:r>
      <w:r w:rsidR="00310C1D">
        <w:rPr>
          <w:rFonts w:hint="eastAsia"/>
        </w:rPr>
        <w:t>、检索和关联</w:t>
      </w:r>
      <w:r w:rsidR="008A1403">
        <w:rPr>
          <w:rFonts w:hint="eastAsia"/>
        </w:rPr>
        <w:t>的</w:t>
      </w:r>
      <w:r w:rsidR="00310C1D">
        <w:rPr>
          <w:rFonts w:hint="eastAsia"/>
        </w:rPr>
        <w:t>依据</w:t>
      </w:r>
      <w:r>
        <w:rPr>
          <w:rFonts w:hint="eastAsia"/>
        </w:rPr>
        <w:t>。</w:t>
      </w:r>
    </w:p>
    <w:p w:rsidRPr="00201FA1" w:rsidR="00724DB9" w:rsidP="00201FA1" w:rsidRDefault="00724DB9" w14:paraId="044FC883" w14:textId="0F3CB152">
      <w:pPr>
        <w:pStyle w:val="3-"/>
      </w:pPr>
      <w:r>
        <w:rPr>
          <w:rFonts w:hint="eastAsia"/>
        </w:rPr>
        <w:t>身份标识</w:t>
      </w:r>
      <w:r w:rsidR="00EF06C6">
        <w:rPr>
          <w:rFonts w:hint="eastAsia"/>
        </w:rPr>
        <w:t>应</w:t>
      </w:r>
      <w:r>
        <w:rPr>
          <w:rFonts w:hint="eastAsia"/>
        </w:rPr>
        <w:t>作为元数据</w:t>
      </w:r>
      <w:r w:rsidR="00EF06C6">
        <w:rPr>
          <w:rFonts w:hint="eastAsia"/>
        </w:rPr>
        <w:t>在通用数据环境进行统一管理</w:t>
      </w:r>
      <w:r>
        <w:rPr>
          <w:rFonts w:hint="eastAsia"/>
        </w:rPr>
        <w:t>。</w:t>
      </w:r>
    </w:p>
    <w:p w:rsidR="0038663A" w:rsidP="0038663A" w:rsidRDefault="005A7AC4" w14:paraId="49A97CD8" w14:textId="13F804DC">
      <w:pPr>
        <w:pStyle w:val="2-"/>
      </w:pPr>
      <w:bookmarkStart w:name="_Toc213704822" w:id="64"/>
      <w:r>
        <w:rPr>
          <w:rFonts w:hint="eastAsia"/>
        </w:rPr>
        <w:t>几何</w:t>
      </w:r>
      <w:r w:rsidR="00DF1EB1">
        <w:rPr>
          <w:rFonts w:hint="eastAsia"/>
        </w:rPr>
        <w:t>和属性</w:t>
      </w:r>
      <w:r>
        <w:rPr>
          <w:rFonts w:hint="eastAsia"/>
        </w:rPr>
        <w:t>信息</w:t>
      </w:r>
      <w:bookmarkEnd w:id="64"/>
    </w:p>
    <w:p w:rsidRPr="0038663A" w:rsidR="0038663A" w:rsidP="0038663A" w:rsidRDefault="0038663A" w14:paraId="3F44D56B" w14:textId="3E367168">
      <w:pPr>
        <w:pStyle w:val="3-"/>
      </w:pPr>
      <w:r w:rsidRPr="0038663A">
        <w:t>模型单元的几何信息应符合下列规定：</w:t>
      </w:r>
    </w:p>
    <w:p w:rsidRPr="0038663A" w:rsidR="0038663A" w:rsidP="00071D09" w:rsidRDefault="0038663A" w14:paraId="4EBC3EC4" w14:textId="77777777">
      <w:pPr>
        <w:pStyle w:val="4-"/>
      </w:pPr>
      <w:r w:rsidRPr="0038663A">
        <w:t>应</w:t>
      </w:r>
      <w:r w:rsidRPr="0038663A">
        <w:rPr>
          <w:rFonts w:hint="eastAsia"/>
        </w:rPr>
        <w:t>选取适宜</w:t>
      </w:r>
      <w:r w:rsidRPr="0038663A">
        <w:t>的几何表达精度呈现模型单元几何信息；</w:t>
      </w:r>
    </w:p>
    <w:p w:rsidRPr="0038663A" w:rsidR="0038663A" w:rsidP="00071D09" w:rsidRDefault="0038663A" w14:paraId="26C0B754" w14:textId="77777777">
      <w:pPr>
        <w:pStyle w:val="4-"/>
      </w:pPr>
      <w:r w:rsidRPr="0038663A">
        <w:t>在满足设计深度和应用需求的前提下，</w:t>
      </w:r>
      <w:r w:rsidRPr="0038663A">
        <w:rPr>
          <w:rFonts w:hint="eastAsia"/>
        </w:rPr>
        <w:t>应</w:t>
      </w:r>
      <w:r w:rsidRPr="0038663A">
        <w:t>选取较低等级的几何表达精度；</w:t>
      </w:r>
    </w:p>
    <w:p w:rsidRPr="0038663A" w:rsidR="0038663A" w:rsidP="00071D09" w:rsidRDefault="0038663A" w14:paraId="4A45C7FD" w14:textId="77777777">
      <w:pPr>
        <w:pStyle w:val="4-"/>
      </w:pPr>
      <w:r w:rsidRPr="0038663A">
        <w:rPr>
          <w:rFonts w:hint="eastAsia"/>
        </w:rPr>
        <w:t>不同</w:t>
      </w:r>
      <w:r w:rsidRPr="0038663A">
        <w:t>的模型单元</w:t>
      </w:r>
      <w:r w:rsidRPr="0038663A">
        <w:rPr>
          <w:rFonts w:hint="eastAsia"/>
        </w:rPr>
        <w:t>可</w:t>
      </w:r>
      <w:r w:rsidRPr="0038663A">
        <w:t>选取不同的几何表达精度。</w:t>
      </w:r>
    </w:p>
    <w:p w:rsidR="0038663A" w:rsidP="0038663A" w:rsidRDefault="0038663A" w14:paraId="721610C5" w14:textId="77777777">
      <w:pPr>
        <w:pStyle w:val="ab"/>
      </w:pPr>
      <w:r>
        <w:rPr>
          <w:rFonts w:hint="eastAsia"/>
        </w:rPr>
        <w:t>【模型单元的视觉呈现水平，由几何表达精度衡量，其体现了模型单元与物理实体的真实逼近程度。例如一台设备，既可以表达为一个简单的几何形体，甚至一个符号，也可以表达的非常真实，描述出细微的形状变化。本标准规定的四个级别，与工程阶段顺序没有一一对应关系。而是由根据不同类型的项目应用需求，采纳不同等级的几何表达精度。例如方案设计阶段，需要对设计理念进行描述时，可能需要</w:t>
      </w:r>
      <w:r>
        <w:rPr>
          <w:rFonts w:hint="eastAsia"/>
        </w:rPr>
        <w:t>G4</w:t>
      </w:r>
      <w:r>
        <w:rPr>
          <w:rFonts w:hint="eastAsia"/>
        </w:rPr>
        <w:t>精度，来更加真实地演示设计效果。而在初步设计和施工图设计中，往往会采用</w:t>
      </w:r>
      <w:r>
        <w:rPr>
          <w:rFonts w:hint="eastAsia"/>
        </w:rPr>
        <w:t>G3</w:t>
      </w:r>
      <w:r>
        <w:rPr>
          <w:rFonts w:hint="eastAsia"/>
        </w:rPr>
        <w:t>精度。</w:t>
      </w:r>
    </w:p>
    <w:p w:rsidR="0038663A" w:rsidP="0038663A" w:rsidRDefault="0038663A" w14:paraId="538E49EE" w14:textId="77777777">
      <w:pPr>
        <w:pStyle w:val="ab"/>
      </w:pPr>
      <w:r>
        <w:rPr>
          <w:rFonts w:hint="eastAsia"/>
        </w:rPr>
        <w:t>在满足应用需求的前提下，采用较低的</w:t>
      </w:r>
      <w:r>
        <w:rPr>
          <w:rFonts w:hint="eastAsia"/>
        </w:rPr>
        <w:t>Gx</w:t>
      </w:r>
      <w:r>
        <w:rPr>
          <w:rFonts w:hint="eastAsia"/>
        </w:rPr>
        <w:t>，包括几何描述在内的更多描述，以信息或者属性的形式表达出来，避免过度建模情况的发生，也有利于控制</w:t>
      </w:r>
      <w:r>
        <w:rPr>
          <w:rFonts w:hint="eastAsia"/>
        </w:rPr>
        <w:t>BIM</w:t>
      </w:r>
      <w:r>
        <w:rPr>
          <w:rFonts w:hint="eastAsia"/>
        </w:rPr>
        <w:t>模型文件的大小，提高运算效率。</w:t>
      </w:r>
    </w:p>
    <w:p w:rsidRPr="00CA48A3" w:rsidR="0038663A" w:rsidP="0038663A" w:rsidRDefault="0038663A" w14:paraId="14B70CC0" w14:textId="77777777">
      <w:pPr>
        <w:pStyle w:val="ab"/>
      </w:pPr>
      <w:r>
        <w:rPr>
          <w:rFonts w:hint="eastAsia"/>
        </w:rPr>
        <w:t>本标准作为国家标准，仅作出框架定义，更为详尽的关于几何表达精度的规定，应参照其他相应标准。】</w:t>
      </w:r>
    </w:p>
    <w:p w:rsidRPr="00F85059" w:rsidR="0038663A" w:rsidP="00C47B60" w:rsidRDefault="0038663A" w14:paraId="4D70DAB2" w14:textId="77777777">
      <w:pPr>
        <w:pStyle w:val="3-"/>
      </w:pPr>
      <w:r>
        <w:t>几何表达精度</w:t>
      </w:r>
      <w:r w:rsidRPr="00F85059">
        <w:rPr>
          <w:rFonts w:hint="eastAsia"/>
        </w:rPr>
        <w:t>的</w:t>
      </w:r>
      <w:r>
        <w:t>等级</w:t>
      </w:r>
      <w:r w:rsidRPr="00F85059">
        <w:rPr>
          <w:rFonts w:hint="eastAsia"/>
        </w:rPr>
        <w:t>划分应符合表</w:t>
      </w:r>
      <w:r>
        <w:rPr>
          <w:rFonts w:hint="eastAsia"/>
        </w:rPr>
        <w:t>4</w:t>
      </w:r>
      <w:r w:rsidRPr="00F85059">
        <w:rPr>
          <w:rFonts w:hint="eastAsia"/>
        </w:rPr>
        <w:t>.</w:t>
      </w:r>
      <w:r>
        <w:t>3</w:t>
      </w:r>
      <w:r w:rsidRPr="00F85059">
        <w:rPr>
          <w:rFonts w:hint="eastAsia"/>
        </w:rPr>
        <w:t>.</w:t>
      </w:r>
      <w:r>
        <w:t>5</w:t>
      </w:r>
      <w:r w:rsidRPr="00F85059">
        <w:rPr>
          <w:rFonts w:hint="eastAsia"/>
        </w:rPr>
        <w:t>的规定</w:t>
      </w:r>
      <w:r>
        <w:t>。</w:t>
      </w:r>
    </w:p>
    <w:p w:rsidRPr="00F85059" w:rsidR="0038663A" w:rsidP="0038663A" w:rsidRDefault="0038663A" w14:paraId="7D82BA4C" w14:textId="77777777">
      <w:pPr>
        <w:keepNext/>
        <w:ind w:left="238" w:right="238" w:firstLine="426"/>
        <w:jc w:val="center"/>
        <w:rPr>
          <w:rFonts w:eastAsia="SimHei" w:asciiTheme="majorHAnsi" w:hAnsiTheme="majorHAnsi" w:cstheme="majorBidi"/>
          <w:sz w:val="20"/>
          <w:szCs w:val="20"/>
        </w:rPr>
      </w:pPr>
      <w:r w:rsidRPr="00F85059">
        <w:rPr>
          <w:rFonts w:eastAsia="SimHei" w:asciiTheme="majorHAnsi" w:hAnsiTheme="majorHAnsi" w:cstheme="majorBidi"/>
          <w:sz w:val="20"/>
          <w:szCs w:val="20"/>
        </w:rPr>
        <w:t>表</w:t>
      </w:r>
      <w:r w:rsidRPr="00F85059">
        <w:rPr>
          <w:rFonts w:eastAsia="SimHei" w:asciiTheme="majorHAnsi" w:hAnsiTheme="majorHAnsi" w:cstheme="majorBidi"/>
          <w:sz w:val="20"/>
          <w:szCs w:val="20"/>
        </w:rPr>
        <w:t xml:space="preserve"> </w:t>
      </w:r>
      <w:r>
        <w:rPr>
          <w:rFonts w:eastAsia="SimHei" w:asciiTheme="majorHAnsi" w:hAnsiTheme="majorHAnsi" w:cstheme="majorBidi"/>
          <w:sz w:val="20"/>
          <w:szCs w:val="20"/>
        </w:rPr>
        <w:t>4</w:t>
      </w:r>
      <w:r w:rsidRPr="00F85059">
        <w:rPr>
          <w:rFonts w:eastAsia="SimHei" w:asciiTheme="majorHAnsi" w:hAnsiTheme="majorHAnsi" w:cstheme="majorBidi"/>
          <w:sz w:val="20"/>
          <w:szCs w:val="20"/>
        </w:rPr>
        <w:t>.</w:t>
      </w:r>
      <w:r>
        <w:rPr>
          <w:rFonts w:eastAsia="SimHei" w:asciiTheme="majorHAnsi" w:hAnsiTheme="majorHAnsi" w:cstheme="majorBidi"/>
          <w:sz w:val="20"/>
          <w:szCs w:val="20"/>
        </w:rPr>
        <w:t>3</w:t>
      </w:r>
      <w:r w:rsidRPr="00F85059">
        <w:rPr>
          <w:rFonts w:eastAsia="SimHei" w:asciiTheme="majorHAnsi" w:hAnsiTheme="majorHAnsi" w:cstheme="majorBidi"/>
          <w:sz w:val="20"/>
          <w:szCs w:val="20"/>
        </w:rPr>
        <w:t>.</w:t>
      </w:r>
      <w:r>
        <w:rPr>
          <w:rFonts w:eastAsia="SimHei" w:asciiTheme="majorHAnsi" w:hAnsiTheme="majorHAnsi" w:cstheme="majorBidi"/>
          <w:sz w:val="20"/>
          <w:szCs w:val="20"/>
        </w:rPr>
        <w:t>5</w:t>
      </w:r>
      <w:r w:rsidRPr="00F85059">
        <w:rPr>
          <w:rFonts w:eastAsia="SimHei" w:asciiTheme="majorHAnsi" w:hAnsiTheme="majorHAnsi" w:cstheme="majorBidi"/>
          <w:sz w:val="20"/>
          <w:szCs w:val="20"/>
        </w:rPr>
        <w:t xml:space="preserve">   </w:t>
      </w:r>
      <w:r w:rsidRPr="00F85059">
        <w:rPr>
          <w:rFonts w:eastAsia="SimHei" w:asciiTheme="majorHAnsi" w:hAnsiTheme="majorHAnsi" w:cstheme="majorBidi"/>
          <w:sz w:val="20"/>
          <w:szCs w:val="20"/>
        </w:rPr>
        <w:t>几何表达精度</w:t>
      </w:r>
      <w:r w:rsidRPr="00F85059">
        <w:rPr>
          <w:rFonts w:hint="eastAsia" w:eastAsia="SimHei" w:asciiTheme="majorHAnsi" w:hAnsiTheme="majorHAnsi" w:cstheme="majorBidi"/>
          <w:sz w:val="20"/>
          <w:szCs w:val="20"/>
        </w:rPr>
        <w:t>的</w:t>
      </w:r>
      <w:r w:rsidRPr="00F85059">
        <w:rPr>
          <w:rFonts w:eastAsia="SimHei" w:asciiTheme="majorHAnsi" w:hAnsiTheme="majorHAnsi" w:cstheme="majorBidi"/>
          <w:sz w:val="20"/>
          <w:szCs w:val="20"/>
        </w:rPr>
        <w:t>等级</w:t>
      </w:r>
      <w:r w:rsidRPr="00F85059">
        <w:rPr>
          <w:rFonts w:hint="eastAsia" w:eastAsia="SimHei" w:asciiTheme="majorHAnsi" w:hAnsiTheme="majorHAnsi" w:cstheme="majorBidi"/>
          <w:sz w:val="20"/>
          <w:szCs w:val="20"/>
        </w:rPr>
        <w:t>划分</w:t>
      </w:r>
    </w:p>
    <w:tbl>
      <w:tblPr>
        <w:tblStyle w:val="5"/>
        <w:tblW w:w="0" w:type="auto"/>
        <w:jc w:val="center"/>
        <w:tblCellMar>
          <w:top w:w="57" w:type="dxa"/>
          <w:bottom w:w="57" w:type="dxa"/>
        </w:tblCellMar>
        <w:tblLook w:val="04A0" w:firstRow="1" w:lastRow="0" w:firstColumn="1" w:lastColumn="0" w:noHBand="0" w:noVBand="1"/>
      </w:tblPr>
      <w:tblGrid>
        <w:gridCol w:w="1701"/>
        <w:gridCol w:w="1985"/>
        <w:gridCol w:w="851"/>
        <w:gridCol w:w="3969"/>
      </w:tblGrid>
      <w:tr w:rsidRPr="00904DE1" w:rsidR="0038663A" w:rsidTr="00886630" w14:paraId="0123C630" w14:textId="77777777">
        <w:trPr>
          <w:trHeight w:val="170"/>
          <w:jc w:val="center"/>
        </w:trPr>
        <w:tc>
          <w:tcPr>
            <w:tcW w:w="1701" w:type="dxa"/>
            <w:vAlign w:val="center"/>
          </w:tcPr>
          <w:p w:rsidRPr="00904DE1" w:rsidR="0038663A" w:rsidP="00886630" w:rsidRDefault="0038663A" w14:paraId="1B31FB6F" w14:textId="77777777">
            <w:pPr>
              <w:pStyle w:val="a4"/>
              <w:rPr>
                <w:lang w:val="en-US"/>
              </w:rPr>
            </w:pPr>
            <w:r w:rsidRPr="00904DE1">
              <w:rPr>
                <w:rFonts w:hint="eastAsia"/>
                <w:lang w:val="en-US"/>
              </w:rPr>
              <w:t>等级</w:t>
            </w:r>
          </w:p>
        </w:tc>
        <w:tc>
          <w:tcPr>
            <w:tcW w:w="1985" w:type="dxa"/>
            <w:vAlign w:val="center"/>
          </w:tcPr>
          <w:p w:rsidRPr="00904DE1" w:rsidR="0038663A" w:rsidP="00886630" w:rsidRDefault="0038663A" w14:paraId="67879488" w14:textId="77777777">
            <w:pPr>
              <w:pStyle w:val="a4"/>
              <w:rPr>
                <w:lang w:val="en-US"/>
              </w:rPr>
            </w:pPr>
            <w:r w:rsidRPr="00904DE1">
              <w:rPr>
                <w:rFonts w:hint="eastAsia"/>
                <w:lang w:val="en-US"/>
              </w:rPr>
              <w:t>英文名</w:t>
            </w:r>
          </w:p>
        </w:tc>
        <w:tc>
          <w:tcPr>
            <w:tcW w:w="851" w:type="dxa"/>
            <w:vAlign w:val="center"/>
          </w:tcPr>
          <w:p w:rsidRPr="00904DE1" w:rsidR="0038663A" w:rsidP="00886630" w:rsidRDefault="0038663A" w14:paraId="575A22FC" w14:textId="77777777">
            <w:pPr>
              <w:pStyle w:val="a4"/>
              <w:rPr>
                <w:lang w:val="en-US"/>
              </w:rPr>
            </w:pPr>
            <w:r w:rsidRPr="00904DE1">
              <w:rPr>
                <w:rFonts w:hint="eastAsia"/>
                <w:lang w:val="en-US"/>
              </w:rPr>
              <w:t>代号</w:t>
            </w:r>
          </w:p>
        </w:tc>
        <w:tc>
          <w:tcPr>
            <w:tcW w:w="3969" w:type="dxa"/>
            <w:vAlign w:val="center"/>
          </w:tcPr>
          <w:p w:rsidRPr="00904DE1" w:rsidR="0038663A" w:rsidP="00886630" w:rsidRDefault="0038663A" w14:paraId="37FD07DF" w14:textId="77777777">
            <w:pPr>
              <w:pStyle w:val="a4"/>
              <w:rPr>
                <w:lang w:val="en-US"/>
              </w:rPr>
            </w:pPr>
            <w:r>
              <w:rPr>
                <w:lang w:val="en-US"/>
              </w:rPr>
              <w:t>几何表达精度</w:t>
            </w:r>
            <w:r w:rsidRPr="00904DE1">
              <w:rPr>
                <w:rFonts w:hint="eastAsia"/>
                <w:lang w:val="en-US"/>
              </w:rPr>
              <w:t>要求</w:t>
            </w:r>
          </w:p>
        </w:tc>
      </w:tr>
      <w:tr w:rsidRPr="00904DE1" w:rsidR="0038663A" w:rsidTr="00886630" w14:paraId="089C8FA3" w14:textId="77777777">
        <w:trPr>
          <w:trHeight w:val="170"/>
          <w:jc w:val="center"/>
        </w:trPr>
        <w:tc>
          <w:tcPr>
            <w:tcW w:w="1701" w:type="dxa"/>
            <w:vAlign w:val="center"/>
          </w:tcPr>
          <w:p w:rsidRPr="00904DE1" w:rsidR="0038663A" w:rsidP="00886630" w:rsidRDefault="0038663A" w14:paraId="5476E08D" w14:textId="77777777">
            <w:pPr>
              <w:pStyle w:val="a4"/>
              <w:rPr>
                <w:lang w:val="en-US"/>
              </w:rPr>
            </w:pPr>
            <w:r w:rsidRPr="00904DE1">
              <w:rPr>
                <w:lang w:val="en-US"/>
              </w:rPr>
              <w:t>1</w:t>
            </w:r>
            <w:r w:rsidRPr="00904DE1">
              <w:rPr>
                <w:rFonts w:hint="eastAsia"/>
                <w:lang w:val="en-US"/>
              </w:rPr>
              <w:t>级</w:t>
            </w:r>
            <w:r w:rsidRPr="00904DE1">
              <w:rPr>
                <w:lang w:val="en-US"/>
              </w:rPr>
              <w:t>几何表达精度</w:t>
            </w:r>
          </w:p>
        </w:tc>
        <w:tc>
          <w:tcPr>
            <w:tcW w:w="1985" w:type="dxa"/>
            <w:vAlign w:val="center"/>
          </w:tcPr>
          <w:p w:rsidRPr="00904DE1" w:rsidR="0038663A" w:rsidP="00886630" w:rsidRDefault="0038663A" w14:paraId="6F915524" w14:textId="77777777">
            <w:pPr>
              <w:pStyle w:val="a4"/>
              <w:rPr>
                <w:color w:val="auto"/>
              </w:rPr>
            </w:pPr>
            <w:r w:rsidRPr="00904DE1">
              <w:rPr>
                <w:color w:val="auto"/>
              </w:rPr>
              <w:t xml:space="preserve">level </w:t>
            </w:r>
            <w:r w:rsidRPr="00904DE1">
              <w:rPr>
                <w:lang w:val="en-US"/>
              </w:rPr>
              <w:t xml:space="preserve">1 </w:t>
            </w:r>
            <w:r w:rsidRPr="00904DE1">
              <w:rPr>
                <w:color w:val="auto"/>
              </w:rPr>
              <w:t>of</w:t>
            </w:r>
          </w:p>
          <w:p w:rsidRPr="00904DE1" w:rsidR="0038663A" w:rsidP="00886630" w:rsidRDefault="0038663A" w14:paraId="357C3C2B" w14:textId="77777777">
            <w:pPr>
              <w:pStyle w:val="a4"/>
              <w:rPr>
                <w:lang w:val="en-US"/>
              </w:rPr>
            </w:pPr>
            <w:r w:rsidRPr="00904DE1">
              <w:rPr>
                <w:color w:val="auto"/>
              </w:rPr>
              <w:t>geometric detail</w:t>
            </w:r>
          </w:p>
        </w:tc>
        <w:tc>
          <w:tcPr>
            <w:tcW w:w="851" w:type="dxa"/>
            <w:vAlign w:val="center"/>
          </w:tcPr>
          <w:p w:rsidRPr="00904DE1" w:rsidR="0038663A" w:rsidP="00886630" w:rsidRDefault="0038663A" w14:paraId="7A1CFB49" w14:textId="77777777">
            <w:pPr>
              <w:pStyle w:val="a4"/>
              <w:rPr>
                <w:lang w:val="en-US"/>
              </w:rPr>
            </w:pPr>
            <w:r w:rsidRPr="00904DE1">
              <w:rPr>
                <w:lang w:val="en-US"/>
              </w:rPr>
              <w:t>G</w:t>
            </w:r>
            <w:r w:rsidRPr="00904DE1">
              <w:rPr>
                <w:rFonts w:hint="eastAsia"/>
                <w:lang w:val="en-US"/>
              </w:rPr>
              <w:t>1</w:t>
            </w:r>
          </w:p>
        </w:tc>
        <w:tc>
          <w:tcPr>
            <w:tcW w:w="3969" w:type="dxa"/>
            <w:vAlign w:val="center"/>
          </w:tcPr>
          <w:p w:rsidRPr="00904DE1" w:rsidR="0038663A" w:rsidP="00886630" w:rsidRDefault="0038663A" w14:paraId="44E10C2A" w14:textId="77777777">
            <w:pPr>
              <w:pStyle w:val="a4"/>
              <w:rPr>
                <w:lang w:val="en-US"/>
              </w:rPr>
            </w:pPr>
            <w:r w:rsidRPr="00904DE1">
              <w:rPr>
                <w:lang w:val="en-US"/>
              </w:rPr>
              <w:t>满足二维化或者符号化识别需求的几何表达精度</w:t>
            </w:r>
          </w:p>
        </w:tc>
      </w:tr>
      <w:tr w:rsidRPr="00904DE1" w:rsidR="0038663A" w:rsidTr="00886630" w14:paraId="7302E1DA" w14:textId="77777777">
        <w:trPr>
          <w:trHeight w:val="170"/>
          <w:jc w:val="center"/>
        </w:trPr>
        <w:tc>
          <w:tcPr>
            <w:tcW w:w="1701" w:type="dxa"/>
            <w:vAlign w:val="center"/>
          </w:tcPr>
          <w:p w:rsidRPr="00904DE1" w:rsidR="0038663A" w:rsidP="00886630" w:rsidRDefault="0038663A" w14:paraId="793F14A9" w14:textId="77777777">
            <w:pPr>
              <w:pStyle w:val="a4"/>
              <w:rPr>
                <w:lang w:val="en-US"/>
              </w:rPr>
            </w:pPr>
            <w:r w:rsidRPr="00904DE1">
              <w:rPr>
                <w:lang w:val="en-US"/>
              </w:rPr>
              <w:t>2</w:t>
            </w:r>
            <w:r w:rsidRPr="00904DE1">
              <w:rPr>
                <w:rFonts w:hint="eastAsia"/>
                <w:lang w:val="en-US"/>
              </w:rPr>
              <w:t>级</w:t>
            </w:r>
            <w:r w:rsidRPr="00904DE1">
              <w:rPr>
                <w:lang w:val="en-US"/>
              </w:rPr>
              <w:t>几何表达精度</w:t>
            </w:r>
          </w:p>
        </w:tc>
        <w:tc>
          <w:tcPr>
            <w:tcW w:w="1985" w:type="dxa"/>
            <w:vAlign w:val="center"/>
          </w:tcPr>
          <w:p w:rsidRPr="00904DE1" w:rsidR="0038663A" w:rsidP="00886630" w:rsidRDefault="0038663A" w14:paraId="04089D4C" w14:textId="77777777">
            <w:pPr>
              <w:pStyle w:val="a4"/>
              <w:rPr>
                <w:color w:val="auto"/>
              </w:rPr>
            </w:pPr>
            <w:r w:rsidRPr="00904DE1">
              <w:rPr>
                <w:color w:val="auto"/>
              </w:rPr>
              <w:t xml:space="preserve">level </w:t>
            </w:r>
            <w:r w:rsidRPr="00904DE1">
              <w:rPr>
                <w:lang w:val="en-US"/>
              </w:rPr>
              <w:t xml:space="preserve">2 </w:t>
            </w:r>
            <w:r w:rsidRPr="00904DE1">
              <w:rPr>
                <w:color w:val="auto"/>
              </w:rPr>
              <w:t>of</w:t>
            </w:r>
          </w:p>
          <w:p w:rsidRPr="00904DE1" w:rsidR="0038663A" w:rsidP="00886630" w:rsidRDefault="0038663A" w14:paraId="59871080" w14:textId="77777777">
            <w:pPr>
              <w:pStyle w:val="a4"/>
              <w:rPr>
                <w:lang w:val="en-US"/>
              </w:rPr>
            </w:pPr>
            <w:r w:rsidRPr="00904DE1">
              <w:rPr>
                <w:color w:val="auto"/>
              </w:rPr>
              <w:t>geometric detail</w:t>
            </w:r>
          </w:p>
        </w:tc>
        <w:tc>
          <w:tcPr>
            <w:tcW w:w="851" w:type="dxa"/>
            <w:vAlign w:val="center"/>
          </w:tcPr>
          <w:p w:rsidRPr="00904DE1" w:rsidR="0038663A" w:rsidP="00886630" w:rsidRDefault="0038663A" w14:paraId="2D90D891" w14:textId="77777777">
            <w:pPr>
              <w:pStyle w:val="a4"/>
              <w:rPr>
                <w:lang w:val="en-US"/>
              </w:rPr>
            </w:pPr>
            <w:r w:rsidRPr="00904DE1">
              <w:rPr>
                <w:lang w:val="en-US"/>
              </w:rPr>
              <w:t>G2</w:t>
            </w:r>
          </w:p>
        </w:tc>
        <w:tc>
          <w:tcPr>
            <w:tcW w:w="3969" w:type="dxa"/>
            <w:vAlign w:val="center"/>
          </w:tcPr>
          <w:p w:rsidRPr="00904DE1" w:rsidR="0038663A" w:rsidP="00886630" w:rsidRDefault="0038663A" w14:paraId="28D0F2E4" w14:textId="77777777">
            <w:pPr>
              <w:pStyle w:val="a4"/>
              <w:rPr>
                <w:lang w:val="en-US"/>
              </w:rPr>
            </w:pPr>
            <w:r w:rsidRPr="00904DE1">
              <w:rPr>
                <w:lang w:val="en-US"/>
              </w:rPr>
              <w:t>满足空间占位、主要</w:t>
            </w:r>
            <w:r w:rsidRPr="00904DE1">
              <w:rPr>
                <w:rFonts w:hint="eastAsia"/>
                <w:lang w:val="en-US"/>
              </w:rPr>
              <w:t>颜色</w:t>
            </w:r>
            <w:r w:rsidRPr="00904DE1">
              <w:rPr>
                <w:lang w:val="en-US"/>
              </w:rPr>
              <w:t>等粗略识别需求的几何表达精度</w:t>
            </w:r>
          </w:p>
        </w:tc>
      </w:tr>
      <w:tr w:rsidRPr="00904DE1" w:rsidR="0038663A" w:rsidTr="00886630" w14:paraId="5BA2C3E6" w14:textId="77777777">
        <w:trPr>
          <w:trHeight w:val="170"/>
          <w:jc w:val="center"/>
        </w:trPr>
        <w:tc>
          <w:tcPr>
            <w:tcW w:w="1701" w:type="dxa"/>
            <w:vAlign w:val="center"/>
          </w:tcPr>
          <w:p w:rsidRPr="00904DE1" w:rsidR="0038663A" w:rsidP="00886630" w:rsidRDefault="0038663A" w14:paraId="509F5DE8" w14:textId="77777777">
            <w:pPr>
              <w:pStyle w:val="a4"/>
              <w:rPr>
                <w:lang w:val="en-US"/>
              </w:rPr>
            </w:pPr>
            <w:r w:rsidRPr="00904DE1">
              <w:rPr>
                <w:lang w:val="en-US"/>
              </w:rPr>
              <w:t>3</w:t>
            </w:r>
            <w:r w:rsidRPr="00904DE1">
              <w:rPr>
                <w:lang w:val="en-US"/>
              </w:rPr>
              <w:t>级几何表达精度</w:t>
            </w:r>
          </w:p>
        </w:tc>
        <w:tc>
          <w:tcPr>
            <w:tcW w:w="1985" w:type="dxa"/>
            <w:vAlign w:val="center"/>
          </w:tcPr>
          <w:p w:rsidRPr="00904DE1" w:rsidR="0038663A" w:rsidP="00886630" w:rsidRDefault="0038663A" w14:paraId="0CE274E9" w14:textId="77777777">
            <w:pPr>
              <w:pStyle w:val="a4"/>
              <w:rPr>
                <w:color w:val="auto"/>
              </w:rPr>
            </w:pPr>
            <w:r w:rsidRPr="00904DE1">
              <w:rPr>
                <w:color w:val="auto"/>
              </w:rPr>
              <w:t xml:space="preserve">level </w:t>
            </w:r>
            <w:r w:rsidRPr="00904DE1">
              <w:rPr>
                <w:lang w:val="en-US"/>
              </w:rPr>
              <w:t xml:space="preserve">3 </w:t>
            </w:r>
            <w:r w:rsidRPr="00904DE1">
              <w:rPr>
                <w:color w:val="auto"/>
              </w:rPr>
              <w:t>of</w:t>
            </w:r>
          </w:p>
          <w:p w:rsidRPr="00904DE1" w:rsidR="0038663A" w:rsidP="00886630" w:rsidRDefault="0038663A" w14:paraId="66ABCA23" w14:textId="77777777">
            <w:pPr>
              <w:pStyle w:val="a4"/>
              <w:rPr>
                <w:lang w:val="en-US"/>
              </w:rPr>
            </w:pPr>
            <w:r w:rsidRPr="00904DE1">
              <w:rPr>
                <w:color w:val="auto"/>
              </w:rPr>
              <w:t>geometric detail</w:t>
            </w:r>
          </w:p>
        </w:tc>
        <w:tc>
          <w:tcPr>
            <w:tcW w:w="851" w:type="dxa"/>
            <w:vAlign w:val="center"/>
          </w:tcPr>
          <w:p w:rsidRPr="00904DE1" w:rsidR="0038663A" w:rsidP="00886630" w:rsidRDefault="0038663A" w14:paraId="67768318" w14:textId="77777777">
            <w:pPr>
              <w:pStyle w:val="a4"/>
              <w:rPr>
                <w:lang w:val="en-US"/>
              </w:rPr>
            </w:pPr>
            <w:r w:rsidRPr="00904DE1">
              <w:rPr>
                <w:lang w:val="en-US"/>
              </w:rPr>
              <w:t>G3</w:t>
            </w:r>
          </w:p>
        </w:tc>
        <w:tc>
          <w:tcPr>
            <w:tcW w:w="3969" w:type="dxa"/>
            <w:vAlign w:val="center"/>
          </w:tcPr>
          <w:p w:rsidRPr="00904DE1" w:rsidR="0038663A" w:rsidP="00886630" w:rsidRDefault="0038663A" w14:paraId="48901C84" w14:textId="77777777">
            <w:pPr>
              <w:pStyle w:val="a4"/>
              <w:rPr>
                <w:lang w:val="en-US"/>
              </w:rPr>
            </w:pPr>
            <w:r w:rsidRPr="00904DE1">
              <w:rPr>
                <w:lang w:val="en-US"/>
              </w:rPr>
              <w:t>满足建造安装流程、</w:t>
            </w:r>
            <w:r w:rsidRPr="00904DE1">
              <w:rPr>
                <w:rFonts w:hint="eastAsia"/>
                <w:lang w:val="en-US"/>
              </w:rPr>
              <w:t>采购</w:t>
            </w:r>
            <w:r w:rsidRPr="00904DE1">
              <w:rPr>
                <w:lang w:val="en-US"/>
              </w:rPr>
              <w:t>等精细识别需求的几何表达精度</w:t>
            </w:r>
          </w:p>
        </w:tc>
      </w:tr>
      <w:tr w:rsidRPr="00904DE1" w:rsidR="0038663A" w:rsidTr="00886630" w14:paraId="1DB1FCAF" w14:textId="77777777">
        <w:trPr>
          <w:trHeight w:val="170"/>
          <w:jc w:val="center"/>
        </w:trPr>
        <w:tc>
          <w:tcPr>
            <w:tcW w:w="1701" w:type="dxa"/>
            <w:vAlign w:val="center"/>
          </w:tcPr>
          <w:p w:rsidRPr="00904DE1" w:rsidR="0038663A" w:rsidP="00886630" w:rsidRDefault="0038663A" w14:paraId="0E42477E" w14:textId="77777777">
            <w:pPr>
              <w:pStyle w:val="a4"/>
              <w:rPr>
                <w:lang w:val="en-US"/>
              </w:rPr>
            </w:pPr>
            <w:r w:rsidRPr="00904DE1">
              <w:rPr>
                <w:lang w:val="en-US"/>
              </w:rPr>
              <w:t>4</w:t>
            </w:r>
            <w:r w:rsidRPr="00904DE1">
              <w:rPr>
                <w:lang w:val="en-US"/>
              </w:rPr>
              <w:t>级几何表达精度</w:t>
            </w:r>
          </w:p>
        </w:tc>
        <w:tc>
          <w:tcPr>
            <w:tcW w:w="1985" w:type="dxa"/>
            <w:vAlign w:val="center"/>
          </w:tcPr>
          <w:p w:rsidRPr="00904DE1" w:rsidR="0038663A" w:rsidP="00886630" w:rsidRDefault="0038663A" w14:paraId="1FBD66B2" w14:textId="77777777">
            <w:pPr>
              <w:pStyle w:val="a4"/>
              <w:rPr>
                <w:color w:val="auto"/>
              </w:rPr>
            </w:pPr>
            <w:r w:rsidRPr="00904DE1">
              <w:rPr>
                <w:color w:val="auto"/>
              </w:rPr>
              <w:t xml:space="preserve">level </w:t>
            </w:r>
            <w:r w:rsidRPr="00904DE1">
              <w:rPr>
                <w:lang w:val="en-US"/>
              </w:rPr>
              <w:t xml:space="preserve">4 </w:t>
            </w:r>
            <w:r w:rsidRPr="00904DE1">
              <w:rPr>
                <w:color w:val="auto"/>
              </w:rPr>
              <w:t>of</w:t>
            </w:r>
          </w:p>
          <w:p w:rsidRPr="00904DE1" w:rsidR="0038663A" w:rsidP="00886630" w:rsidRDefault="0038663A" w14:paraId="40197DCD" w14:textId="77777777">
            <w:pPr>
              <w:pStyle w:val="a4"/>
              <w:rPr>
                <w:lang w:val="en-US"/>
              </w:rPr>
            </w:pPr>
            <w:r w:rsidRPr="00904DE1">
              <w:rPr>
                <w:color w:val="auto"/>
              </w:rPr>
              <w:t>geometric detail</w:t>
            </w:r>
          </w:p>
        </w:tc>
        <w:tc>
          <w:tcPr>
            <w:tcW w:w="851" w:type="dxa"/>
            <w:vAlign w:val="center"/>
          </w:tcPr>
          <w:p w:rsidRPr="00904DE1" w:rsidR="0038663A" w:rsidP="00886630" w:rsidRDefault="0038663A" w14:paraId="2CFBF1B9" w14:textId="77777777">
            <w:pPr>
              <w:pStyle w:val="a4"/>
              <w:rPr>
                <w:lang w:val="en-US"/>
              </w:rPr>
            </w:pPr>
            <w:r w:rsidRPr="00904DE1">
              <w:rPr>
                <w:lang w:val="en-US"/>
              </w:rPr>
              <w:t>G4</w:t>
            </w:r>
          </w:p>
        </w:tc>
        <w:tc>
          <w:tcPr>
            <w:tcW w:w="3969" w:type="dxa"/>
            <w:vAlign w:val="center"/>
          </w:tcPr>
          <w:p w:rsidRPr="00904DE1" w:rsidR="0038663A" w:rsidP="00886630" w:rsidRDefault="0038663A" w14:paraId="58750E49" w14:textId="77777777">
            <w:pPr>
              <w:pStyle w:val="a4"/>
              <w:rPr>
                <w:lang w:val="en-US"/>
              </w:rPr>
            </w:pPr>
            <w:r w:rsidRPr="00904DE1">
              <w:rPr>
                <w:lang w:val="en-US"/>
              </w:rPr>
              <w:t>满足高精度渲染展示、产品管理、制造加工准备等高</w:t>
            </w:r>
            <w:r w:rsidRPr="00904DE1">
              <w:rPr>
                <w:rFonts w:hint="eastAsia"/>
                <w:lang w:val="en-US"/>
              </w:rPr>
              <w:t>精度</w:t>
            </w:r>
            <w:r w:rsidRPr="00904DE1">
              <w:rPr>
                <w:lang w:val="en-US"/>
              </w:rPr>
              <w:t>识别需求的几何表达精度</w:t>
            </w:r>
          </w:p>
        </w:tc>
      </w:tr>
    </w:tbl>
    <w:p w:rsidR="0038663A" w:rsidP="0038663A" w:rsidRDefault="0038663A" w14:paraId="50378A35" w14:textId="77777777">
      <w:pPr>
        <w:ind w:firstLine="447"/>
      </w:pPr>
    </w:p>
    <w:p w:rsidRPr="00CA48A3" w:rsidR="0038663A" w:rsidP="00C47B60" w:rsidRDefault="0038663A" w14:paraId="7DBDFBC7" w14:textId="77777777">
      <w:pPr>
        <w:pStyle w:val="3-"/>
      </w:pPr>
      <w:commentRangeStart w:id="65"/>
      <w:commentRangeStart w:id="66"/>
      <w:r w:rsidRPr="00CA48A3">
        <w:t>模型单元的属性信息应符合下列规定：</w:t>
      </w:r>
      <w:commentRangeEnd w:id="65"/>
      <w:r w:rsidRPr="00CA48A3">
        <w:rPr>
          <w:rStyle w:val="CommentReference"/>
          <w:szCs w:val="22"/>
        </w:rPr>
        <w:commentReference w:id="65"/>
      </w:r>
      <w:commentRangeEnd w:id="66"/>
      <w:r w:rsidRPr="00CA48A3">
        <w:rPr>
          <w:rStyle w:val="CommentReference"/>
          <w:szCs w:val="22"/>
        </w:rPr>
        <w:commentReference w:id="66"/>
      </w:r>
    </w:p>
    <w:p w:rsidRPr="00C47B60" w:rsidR="0038663A" w:rsidP="00071D09" w:rsidRDefault="0038663A" w14:paraId="7C70EA0A" w14:textId="77777777">
      <w:pPr>
        <w:pStyle w:val="4-"/>
      </w:pPr>
      <w:r w:rsidRPr="00C47B60">
        <w:t>应选</w:t>
      </w:r>
      <w:r w:rsidRPr="00C47B60">
        <w:rPr>
          <w:rFonts w:hint="eastAsia"/>
        </w:rPr>
        <w:t>取</w:t>
      </w:r>
      <w:r w:rsidRPr="00C47B60">
        <w:t>适宜的信息深度体现模型单元属性信息；</w:t>
      </w:r>
    </w:p>
    <w:p w:rsidRPr="00C47B60" w:rsidR="0038663A" w:rsidP="00071D09" w:rsidRDefault="0038663A" w14:paraId="12CF7F4A" w14:textId="6BC5F02F">
      <w:pPr>
        <w:pStyle w:val="4-"/>
      </w:pPr>
      <w:r w:rsidRPr="00C47B60">
        <w:t>属性应分</w:t>
      </w:r>
      <w:r w:rsidR="00A36FB4">
        <w:rPr>
          <w:rFonts w:hint="eastAsia"/>
        </w:rPr>
        <w:t>组</w:t>
      </w:r>
      <w:r w:rsidRPr="00C47B60">
        <w:rPr>
          <w:rFonts w:hint="eastAsia"/>
        </w:rPr>
        <w:t>设置</w:t>
      </w:r>
      <w:r w:rsidRPr="00C47B60">
        <w:t>，</w:t>
      </w:r>
      <w:r w:rsidRPr="00C47B60">
        <w:rPr>
          <w:rFonts w:hint="eastAsia"/>
        </w:rPr>
        <w:t>属性分</w:t>
      </w:r>
      <w:r w:rsidR="00A36FB4">
        <w:rPr>
          <w:rFonts w:hint="eastAsia"/>
        </w:rPr>
        <w:t>组</w:t>
      </w:r>
      <w:r w:rsidRPr="00C47B60">
        <w:rPr>
          <w:rFonts w:hint="eastAsia"/>
        </w:rPr>
        <w:t>宜符合本标准附录</w:t>
      </w:r>
      <w:r w:rsidRPr="00C47B60">
        <w:t>B</w:t>
      </w:r>
      <w:r w:rsidRPr="00C47B60">
        <w:rPr>
          <w:rFonts w:hint="eastAsia"/>
        </w:rPr>
        <w:t>的要求</w:t>
      </w:r>
      <w:r w:rsidRPr="00C47B60">
        <w:t>；</w:t>
      </w:r>
    </w:p>
    <w:p w:rsidRPr="00C47B60" w:rsidR="0038663A" w:rsidP="00071D09" w:rsidRDefault="0038663A" w14:paraId="3D5304E3" w14:textId="77777777">
      <w:pPr>
        <w:pStyle w:val="4-"/>
      </w:pPr>
      <w:r w:rsidRPr="00C47B60">
        <w:rPr>
          <w:rFonts w:hint="eastAsia"/>
        </w:rPr>
        <w:t>属性应包括中文字段名称、编码、数据类型、数据格式、计量单位、值域、约束条件；交付表达时，应至少包括中文字段名称、计量单位</w:t>
      </w:r>
      <w:r w:rsidRPr="00C47B60">
        <w:t>；</w:t>
      </w:r>
    </w:p>
    <w:p w:rsidRPr="00C47B60" w:rsidR="0038663A" w:rsidP="00071D09" w:rsidRDefault="0038663A" w14:paraId="34EF4B7D" w14:textId="77777777">
      <w:pPr>
        <w:pStyle w:val="4-"/>
      </w:pPr>
      <w:commentRangeStart w:id="67"/>
      <w:commentRangeStart w:id="68"/>
      <w:r w:rsidRPr="00C47B60">
        <w:t>属性值应根据设计阶段的发展而逐步完善，并应符合下列规定：</w:t>
      </w:r>
    </w:p>
    <w:p w:rsidRPr="00835E87" w:rsidR="0038663A" w:rsidP="0038663A" w:rsidRDefault="0038663A" w14:paraId="5B2FB7C6" w14:textId="77777777">
      <w:pPr>
        <w:ind w:left="850" w:leftChars="405" w:right="229" w:rightChars="109" w:firstLine="0" w:firstLineChars="0"/>
        <w:outlineLvl w:val="3"/>
        <w:rPr>
          <w:rFonts w:cs="Times New Roman"/>
          <w:bCs/>
        </w:rPr>
      </w:pPr>
      <w:r w:rsidRPr="009C7E62">
        <w:rPr>
          <w:rFonts w:cs="Times New Roman"/>
          <w:b/>
          <w:bCs/>
        </w:rPr>
        <w:t>1</w:t>
      </w:r>
      <w:r w:rsidRPr="009C7E62">
        <w:rPr>
          <w:rFonts w:cs="Times New Roman"/>
          <w:b/>
          <w:bCs/>
        </w:rPr>
        <w:t>）</w:t>
      </w:r>
      <w:r w:rsidRPr="00835E87">
        <w:rPr>
          <w:rFonts w:cs="Times New Roman"/>
          <w:bCs/>
        </w:rPr>
        <w:t>应符合唯一性原则，即属性值和属性应一一对应，在</w:t>
      </w:r>
      <w:r>
        <w:rPr>
          <w:rFonts w:cs="Times New Roman"/>
          <w:bCs/>
        </w:rPr>
        <w:t>单</w:t>
      </w:r>
      <w:r w:rsidRPr="00835E87">
        <w:rPr>
          <w:rFonts w:cs="Times New Roman"/>
          <w:bCs/>
        </w:rPr>
        <w:t>个应用场景中属性值应唯一；</w:t>
      </w:r>
    </w:p>
    <w:p w:rsidR="0038663A" w:rsidP="0038663A" w:rsidRDefault="0038663A" w14:paraId="50AA1E11" w14:textId="77777777">
      <w:pPr>
        <w:ind w:left="850" w:leftChars="405" w:right="229" w:rightChars="109" w:firstLine="0" w:firstLineChars="0"/>
        <w:outlineLvl w:val="3"/>
        <w:rPr>
          <w:rFonts w:cs="Times New Roman"/>
        </w:rPr>
      </w:pPr>
      <w:r w:rsidRPr="33B8E190">
        <w:rPr>
          <w:rFonts w:cs="Times New Roman"/>
          <w:b/>
          <w:bCs/>
        </w:rPr>
        <w:t>2</w:t>
      </w:r>
      <w:r w:rsidRPr="33B8E190">
        <w:rPr>
          <w:rFonts w:cs="Times New Roman"/>
          <w:b/>
          <w:bCs/>
        </w:rPr>
        <w:t>）</w:t>
      </w:r>
      <w:r w:rsidRPr="33B8E190">
        <w:rPr>
          <w:rFonts w:cs="Times New Roman"/>
        </w:rPr>
        <w:t>应符合一致性原则，即同一类型的属性、格式和精度应一致</w:t>
      </w:r>
      <w:commentRangeEnd w:id="67"/>
      <w:r w:rsidRPr="33B8E190">
        <w:rPr>
          <w:rStyle w:val="CommentReference"/>
          <w:rFonts w:cs="Times New Roman"/>
          <w:szCs w:val="22"/>
        </w:rPr>
        <w:commentReference w:id="67"/>
      </w:r>
      <w:commentRangeEnd w:id="68"/>
      <w:r w:rsidRPr="33B8E190">
        <w:rPr>
          <w:rStyle w:val="CommentReference"/>
          <w:rFonts w:cs="Times New Roman"/>
          <w:szCs w:val="22"/>
        </w:rPr>
        <w:commentReference w:id="68"/>
      </w:r>
      <w:r w:rsidRPr="33B8E190">
        <w:rPr>
          <w:rFonts w:cs="Times New Roman"/>
        </w:rPr>
        <w:t>。</w:t>
      </w:r>
    </w:p>
    <w:p w:rsidR="0038663A" w:rsidP="0038663A" w:rsidRDefault="0038663A" w14:paraId="295044AC" w14:textId="77777777">
      <w:pPr>
        <w:pStyle w:val="ab"/>
      </w:pPr>
      <w:r>
        <w:rPr>
          <w:rFonts w:hint="eastAsia"/>
        </w:rPr>
        <w:t>【</w:t>
      </w:r>
      <w:r w:rsidRPr="00AC761D">
        <w:rPr>
          <w:szCs w:val="21"/>
          <w:lang w:val="en-US"/>
        </w:rPr>
        <w:t>信息深度会随着工程阶段的发展而逐步深入。</w:t>
      </w:r>
      <w:r w:rsidRPr="00AC761D">
        <w:rPr>
          <w:rFonts w:hint="eastAsia"/>
          <w:szCs w:val="21"/>
          <w:lang w:val="en-US"/>
        </w:rPr>
        <w:t>信息</w:t>
      </w:r>
      <w:r w:rsidRPr="00AC761D">
        <w:rPr>
          <w:szCs w:val="21"/>
          <w:lang w:val="en-US"/>
        </w:rPr>
        <w:t>深度等级的划分，</w:t>
      </w:r>
      <w:r w:rsidRPr="00AC761D">
        <w:rPr>
          <w:rFonts w:hint="eastAsia"/>
          <w:szCs w:val="21"/>
          <w:lang w:val="en-US"/>
        </w:rPr>
        <w:t>体现</w:t>
      </w:r>
      <w:r w:rsidRPr="00AC761D">
        <w:rPr>
          <w:szCs w:val="21"/>
          <w:lang w:val="en-US"/>
        </w:rPr>
        <w:t>了</w:t>
      </w:r>
      <w:r w:rsidRPr="00AC761D">
        <w:rPr>
          <w:rFonts w:hint="eastAsia"/>
          <w:szCs w:val="21"/>
          <w:lang w:val="en-US"/>
        </w:rPr>
        <w:t>工程参与方</w:t>
      </w:r>
      <w:r w:rsidRPr="00AC761D">
        <w:rPr>
          <w:szCs w:val="21"/>
          <w:lang w:val="en-US"/>
        </w:rPr>
        <w:t>对信息</w:t>
      </w:r>
      <w:r w:rsidRPr="00AC761D">
        <w:rPr>
          <w:rFonts w:hint="eastAsia"/>
          <w:szCs w:val="21"/>
          <w:lang w:val="en-US"/>
        </w:rPr>
        <w:t>丰富</w:t>
      </w:r>
      <w:r w:rsidRPr="00AC761D">
        <w:rPr>
          <w:szCs w:val="21"/>
          <w:lang w:val="en-US"/>
        </w:rPr>
        <w:t>程度的一种基本共同观念。</w:t>
      </w:r>
      <w:r w:rsidRPr="00AC761D">
        <w:rPr>
          <w:rFonts w:hint="eastAsia"/>
          <w:lang w:val="en-US"/>
        </w:rPr>
        <w:t>信息深度等级体现了</w:t>
      </w:r>
      <w:r w:rsidRPr="00AC761D">
        <w:rPr>
          <w:rFonts w:hint="eastAsia"/>
          <w:lang w:val="en-US"/>
        </w:rPr>
        <w:t>BIM</w:t>
      </w:r>
      <w:r w:rsidRPr="00AC761D">
        <w:rPr>
          <w:rFonts w:hint="eastAsia"/>
          <w:lang w:val="en-US"/>
        </w:rPr>
        <w:t>的核心能力</w:t>
      </w:r>
      <w:r w:rsidRPr="00AC761D">
        <w:rPr>
          <w:lang w:val="en-US"/>
        </w:rPr>
        <w:t>。</w:t>
      </w:r>
      <w:r w:rsidRPr="00AC761D">
        <w:rPr>
          <w:rFonts w:hint="eastAsia"/>
          <w:lang w:val="en-US"/>
        </w:rPr>
        <w:t>对于单个项目，随着工程的进展，所需的信息会越来越丰富。宜根据每一项应用需求，为所涉及的模型单元选取相应的信息深度（</w:t>
      </w:r>
      <w:r w:rsidRPr="00AC761D">
        <w:rPr>
          <w:rFonts w:hint="eastAsia"/>
          <w:lang w:val="en-US"/>
        </w:rPr>
        <w:t>Nx</w:t>
      </w:r>
      <w:r w:rsidRPr="00AC761D">
        <w:rPr>
          <w:rFonts w:hint="eastAsia"/>
          <w:lang w:val="en-US"/>
        </w:rPr>
        <w:t>）。信息深度与</w:t>
      </w:r>
      <w:r w:rsidRPr="00AC761D">
        <w:rPr>
          <w:lang w:val="en-US"/>
        </w:rPr>
        <w:t>3</w:t>
      </w:r>
      <w:r w:rsidRPr="00AC761D">
        <w:rPr>
          <w:rFonts w:hint="eastAsia"/>
          <w:lang w:val="en-US"/>
        </w:rPr>
        <w:t>.2</w:t>
      </w:r>
      <w:r w:rsidRPr="00AC761D">
        <w:rPr>
          <w:lang w:val="en-US"/>
        </w:rPr>
        <w:t>.</w:t>
      </w:r>
      <w:r>
        <w:rPr>
          <w:lang w:val="en-US"/>
        </w:rPr>
        <w:t>4</w:t>
      </w:r>
      <w:r w:rsidRPr="00AC761D">
        <w:rPr>
          <w:lang w:val="en-US"/>
        </w:rPr>
        <w:t>条</w:t>
      </w:r>
      <w:r w:rsidRPr="00AC761D">
        <w:rPr>
          <w:rFonts w:hint="eastAsia"/>
          <w:lang w:val="en-US"/>
        </w:rPr>
        <w:t>所规定的几何表达精度应配合使用，以便充分且必要地描述每一个模型单元</w:t>
      </w:r>
      <w:r w:rsidRPr="00AC761D">
        <w:rPr>
          <w:rFonts w:hint="eastAsia" w:eastAsia="SimSun"/>
          <w:lang w:val="en-US"/>
        </w:rPr>
        <w:t>。</w:t>
      </w:r>
      <w:r>
        <w:rPr>
          <w:rFonts w:hint="eastAsia"/>
        </w:rPr>
        <w:t>】</w:t>
      </w:r>
    </w:p>
    <w:p w:rsidRPr="00F85059" w:rsidR="0038663A" w:rsidP="00C47B60" w:rsidRDefault="0038663A" w14:paraId="076753CD" w14:textId="77777777">
      <w:pPr>
        <w:pStyle w:val="3-"/>
      </w:pPr>
      <w:r w:rsidRPr="00F85059">
        <w:rPr>
          <w:rFonts w:hint="eastAsia"/>
        </w:rPr>
        <w:t>模型单元信息深度等级的划分应符合表</w:t>
      </w:r>
      <w:r>
        <w:rPr>
          <w:rFonts w:hint="eastAsia"/>
        </w:rPr>
        <w:t>4</w:t>
      </w:r>
      <w:r w:rsidRPr="00F85059">
        <w:rPr>
          <w:rFonts w:hint="eastAsia"/>
        </w:rPr>
        <w:t>.</w:t>
      </w:r>
      <w:r>
        <w:t>3</w:t>
      </w:r>
      <w:r w:rsidRPr="00F85059">
        <w:rPr>
          <w:rFonts w:hint="eastAsia"/>
        </w:rPr>
        <w:t>.</w:t>
      </w:r>
      <w:r>
        <w:t>7</w:t>
      </w:r>
      <w:r w:rsidRPr="00F85059">
        <w:rPr>
          <w:rFonts w:hint="eastAsia"/>
        </w:rPr>
        <w:t>的规定。</w:t>
      </w:r>
    </w:p>
    <w:p w:rsidRPr="00F85059" w:rsidR="0038663A" w:rsidP="0038663A" w:rsidRDefault="0038663A" w14:paraId="2206A6BB" w14:textId="77777777">
      <w:pPr>
        <w:keepNext/>
        <w:ind w:left="238" w:right="238" w:firstLine="426"/>
        <w:jc w:val="center"/>
        <w:rPr>
          <w:rFonts w:eastAsia="SimHei" w:asciiTheme="majorHAnsi" w:hAnsiTheme="majorHAnsi" w:cstheme="majorBidi"/>
          <w:sz w:val="20"/>
          <w:szCs w:val="20"/>
        </w:rPr>
      </w:pPr>
      <w:r w:rsidRPr="00F85059">
        <w:rPr>
          <w:rFonts w:eastAsia="SimHei" w:asciiTheme="majorHAnsi" w:hAnsiTheme="majorHAnsi" w:cstheme="majorBidi"/>
          <w:sz w:val="20"/>
          <w:szCs w:val="20"/>
        </w:rPr>
        <w:t>表</w:t>
      </w:r>
      <w:r w:rsidRPr="00F85059">
        <w:rPr>
          <w:rFonts w:eastAsia="SimHei" w:asciiTheme="majorHAnsi" w:hAnsiTheme="majorHAnsi" w:cstheme="majorBidi"/>
          <w:sz w:val="20"/>
          <w:szCs w:val="20"/>
        </w:rPr>
        <w:t xml:space="preserve"> </w:t>
      </w:r>
      <w:r>
        <w:rPr>
          <w:rFonts w:hint="eastAsia" w:eastAsia="SimHei" w:asciiTheme="majorHAnsi" w:hAnsiTheme="majorHAnsi" w:cstheme="majorBidi"/>
          <w:sz w:val="20"/>
          <w:szCs w:val="20"/>
        </w:rPr>
        <w:t>4</w:t>
      </w:r>
      <w:r>
        <w:rPr>
          <w:rFonts w:eastAsia="SimHei" w:asciiTheme="majorHAnsi" w:hAnsiTheme="majorHAnsi" w:cstheme="majorBidi"/>
          <w:sz w:val="20"/>
          <w:szCs w:val="20"/>
        </w:rPr>
        <w:t>.3</w:t>
      </w:r>
      <w:r w:rsidRPr="00F85059">
        <w:rPr>
          <w:rFonts w:eastAsia="SimHei" w:asciiTheme="majorHAnsi" w:hAnsiTheme="majorHAnsi" w:cstheme="majorBidi"/>
          <w:sz w:val="20"/>
          <w:szCs w:val="20"/>
        </w:rPr>
        <w:t>.</w:t>
      </w:r>
      <w:r>
        <w:rPr>
          <w:rFonts w:eastAsia="SimHei" w:asciiTheme="majorHAnsi" w:hAnsiTheme="majorHAnsi" w:cstheme="majorBidi"/>
          <w:sz w:val="20"/>
          <w:szCs w:val="20"/>
        </w:rPr>
        <w:t>7</w:t>
      </w:r>
      <w:r w:rsidRPr="00F85059">
        <w:rPr>
          <w:rFonts w:eastAsia="SimHei" w:asciiTheme="majorHAnsi" w:hAnsiTheme="majorHAnsi" w:cstheme="majorBidi"/>
          <w:sz w:val="20"/>
          <w:szCs w:val="20"/>
        </w:rPr>
        <w:t xml:space="preserve">   </w:t>
      </w:r>
      <w:r w:rsidRPr="00F85059">
        <w:rPr>
          <w:rFonts w:eastAsia="SimHei" w:asciiTheme="majorHAnsi" w:hAnsiTheme="majorHAnsi" w:cstheme="majorBidi"/>
          <w:sz w:val="20"/>
          <w:szCs w:val="20"/>
        </w:rPr>
        <w:t>信息深度等级</w:t>
      </w:r>
      <w:r w:rsidRPr="00F85059">
        <w:rPr>
          <w:rFonts w:hint="eastAsia" w:eastAsia="SimHei" w:asciiTheme="majorHAnsi" w:hAnsiTheme="majorHAnsi" w:cstheme="majorBidi"/>
          <w:sz w:val="20"/>
          <w:szCs w:val="20"/>
        </w:rPr>
        <w:t>的划分</w:t>
      </w:r>
    </w:p>
    <w:tbl>
      <w:tblPr>
        <w:tblStyle w:val="5"/>
        <w:tblW w:w="0" w:type="auto"/>
        <w:jc w:val="center"/>
        <w:tblCellMar>
          <w:top w:w="57" w:type="dxa"/>
          <w:bottom w:w="57" w:type="dxa"/>
        </w:tblCellMar>
        <w:tblLook w:val="04A0" w:firstRow="1" w:lastRow="0" w:firstColumn="1" w:lastColumn="0" w:noHBand="0" w:noVBand="1"/>
      </w:tblPr>
      <w:tblGrid>
        <w:gridCol w:w="1701"/>
        <w:gridCol w:w="1985"/>
        <w:gridCol w:w="851"/>
        <w:gridCol w:w="3969"/>
      </w:tblGrid>
      <w:tr w:rsidRPr="00904DE1" w:rsidR="0038663A" w:rsidTr="00886630" w14:paraId="5D41F427" w14:textId="77777777">
        <w:trPr>
          <w:trHeight w:val="170"/>
          <w:jc w:val="center"/>
        </w:trPr>
        <w:tc>
          <w:tcPr>
            <w:tcW w:w="1701" w:type="dxa"/>
            <w:vAlign w:val="center"/>
          </w:tcPr>
          <w:p w:rsidRPr="00904DE1" w:rsidR="0038663A" w:rsidP="00886630" w:rsidRDefault="0038663A" w14:paraId="743723CE" w14:textId="77777777">
            <w:pPr>
              <w:spacing w:line="240" w:lineRule="auto"/>
              <w:ind w:left="31" w:leftChars="15" w:right="0" w:firstLine="0" w:firstLineChars="0"/>
              <w:jc w:val="center"/>
              <w:rPr>
                <w:sz w:val="18"/>
                <w:szCs w:val="18"/>
                <w:lang w:val="en-US"/>
              </w:rPr>
            </w:pPr>
            <w:r w:rsidRPr="00904DE1">
              <w:rPr>
                <w:rFonts w:hint="eastAsia"/>
                <w:sz w:val="18"/>
                <w:szCs w:val="18"/>
                <w:lang w:val="en-US"/>
              </w:rPr>
              <w:t>等级</w:t>
            </w:r>
          </w:p>
        </w:tc>
        <w:tc>
          <w:tcPr>
            <w:tcW w:w="1985" w:type="dxa"/>
            <w:vAlign w:val="center"/>
          </w:tcPr>
          <w:p w:rsidRPr="00904DE1" w:rsidR="0038663A" w:rsidP="00886630" w:rsidRDefault="0038663A" w14:paraId="026587CE" w14:textId="77777777">
            <w:pPr>
              <w:spacing w:line="240" w:lineRule="auto"/>
              <w:ind w:left="31" w:leftChars="15" w:right="0" w:firstLine="0" w:firstLineChars="0"/>
              <w:jc w:val="center"/>
              <w:rPr>
                <w:sz w:val="18"/>
                <w:szCs w:val="18"/>
                <w:lang w:val="en-US"/>
              </w:rPr>
            </w:pPr>
            <w:r w:rsidRPr="00904DE1">
              <w:rPr>
                <w:rFonts w:hint="eastAsia"/>
                <w:sz w:val="18"/>
                <w:szCs w:val="18"/>
                <w:lang w:val="en-US"/>
              </w:rPr>
              <w:t>英文名</w:t>
            </w:r>
          </w:p>
        </w:tc>
        <w:tc>
          <w:tcPr>
            <w:tcW w:w="851" w:type="dxa"/>
            <w:vAlign w:val="center"/>
          </w:tcPr>
          <w:p w:rsidRPr="00904DE1" w:rsidR="0038663A" w:rsidP="00886630" w:rsidRDefault="0038663A" w14:paraId="0C17A7F4" w14:textId="77777777">
            <w:pPr>
              <w:spacing w:line="240" w:lineRule="auto"/>
              <w:ind w:left="31" w:leftChars="15" w:right="0" w:firstLine="0" w:firstLineChars="0"/>
              <w:jc w:val="center"/>
              <w:rPr>
                <w:sz w:val="18"/>
                <w:szCs w:val="18"/>
                <w:lang w:val="en-US"/>
              </w:rPr>
            </w:pPr>
            <w:r w:rsidRPr="00904DE1">
              <w:rPr>
                <w:rFonts w:hint="eastAsia"/>
                <w:sz w:val="18"/>
                <w:szCs w:val="18"/>
                <w:lang w:val="en-US"/>
              </w:rPr>
              <w:t>代号</w:t>
            </w:r>
          </w:p>
        </w:tc>
        <w:tc>
          <w:tcPr>
            <w:tcW w:w="3969" w:type="dxa"/>
            <w:vAlign w:val="center"/>
          </w:tcPr>
          <w:p w:rsidRPr="00904DE1" w:rsidR="0038663A" w:rsidP="00886630" w:rsidRDefault="0038663A" w14:paraId="02930560" w14:textId="77777777">
            <w:pPr>
              <w:spacing w:line="240" w:lineRule="auto"/>
              <w:ind w:left="31" w:leftChars="15" w:right="0" w:firstLine="0" w:firstLineChars="0"/>
              <w:jc w:val="center"/>
              <w:rPr>
                <w:sz w:val="18"/>
                <w:szCs w:val="18"/>
                <w:lang w:val="en-US"/>
              </w:rPr>
            </w:pPr>
            <w:r w:rsidRPr="00904DE1">
              <w:rPr>
                <w:rFonts w:hint="eastAsia"/>
                <w:sz w:val="18"/>
                <w:szCs w:val="18"/>
                <w:lang w:val="en-US"/>
              </w:rPr>
              <w:t>等级要求</w:t>
            </w:r>
          </w:p>
        </w:tc>
      </w:tr>
      <w:tr w:rsidRPr="00904DE1" w:rsidR="0038663A" w:rsidTr="00886630" w14:paraId="2AA0DC3D" w14:textId="77777777">
        <w:trPr>
          <w:trHeight w:val="170"/>
          <w:jc w:val="center"/>
        </w:trPr>
        <w:tc>
          <w:tcPr>
            <w:tcW w:w="1701" w:type="dxa"/>
            <w:vAlign w:val="center"/>
          </w:tcPr>
          <w:p w:rsidRPr="00904DE1" w:rsidR="0038663A" w:rsidP="00886630" w:rsidRDefault="0038663A" w14:paraId="46406745" w14:textId="77777777">
            <w:pPr>
              <w:spacing w:line="240" w:lineRule="auto"/>
              <w:ind w:left="31" w:leftChars="15" w:right="0" w:firstLine="0" w:firstLineChars="0"/>
              <w:jc w:val="center"/>
              <w:rPr>
                <w:sz w:val="18"/>
                <w:szCs w:val="18"/>
                <w:lang w:val="en-US"/>
              </w:rPr>
            </w:pPr>
            <w:r w:rsidRPr="00904DE1">
              <w:rPr>
                <w:sz w:val="18"/>
                <w:szCs w:val="18"/>
                <w:lang w:val="en-US"/>
              </w:rPr>
              <w:t>1</w:t>
            </w:r>
            <w:r w:rsidRPr="00904DE1">
              <w:rPr>
                <w:rFonts w:hint="eastAsia"/>
                <w:sz w:val="18"/>
                <w:szCs w:val="18"/>
                <w:lang w:val="en-US"/>
              </w:rPr>
              <w:t>级</w:t>
            </w:r>
            <w:r w:rsidRPr="00904DE1">
              <w:rPr>
                <w:rFonts w:hint="eastAsia"/>
                <w:sz w:val="18"/>
                <w:szCs w:val="18"/>
              </w:rPr>
              <w:t>信息深度</w:t>
            </w:r>
          </w:p>
        </w:tc>
        <w:tc>
          <w:tcPr>
            <w:tcW w:w="1985" w:type="dxa"/>
            <w:vAlign w:val="center"/>
          </w:tcPr>
          <w:p w:rsidRPr="00904DE1" w:rsidR="0038663A" w:rsidP="00886630" w:rsidRDefault="0038663A" w14:paraId="2FC6A99E" w14:textId="77777777">
            <w:pPr>
              <w:spacing w:line="240" w:lineRule="auto"/>
              <w:ind w:left="31" w:leftChars="15" w:right="0" w:firstLine="0" w:firstLineChars="0"/>
              <w:jc w:val="center"/>
              <w:rPr>
                <w:sz w:val="18"/>
                <w:szCs w:val="18"/>
                <w:lang w:val="en-US"/>
              </w:rPr>
            </w:pPr>
            <w:r w:rsidRPr="00904DE1">
              <w:rPr>
                <w:color w:val="auto"/>
                <w:sz w:val="18"/>
                <w:szCs w:val="18"/>
              </w:rPr>
              <w:t xml:space="preserve">level </w:t>
            </w:r>
            <w:r w:rsidRPr="00904DE1">
              <w:rPr>
                <w:sz w:val="18"/>
                <w:szCs w:val="18"/>
                <w:lang w:val="en-US"/>
              </w:rPr>
              <w:t xml:space="preserve">1 </w:t>
            </w:r>
            <w:r w:rsidRPr="00904DE1">
              <w:rPr>
                <w:color w:val="auto"/>
                <w:sz w:val="18"/>
                <w:szCs w:val="18"/>
              </w:rPr>
              <w:t>of information detail</w:t>
            </w:r>
          </w:p>
        </w:tc>
        <w:tc>
          <w:tcPr>
            <w:tcW w:w="851" w:type="dxa"/>
            <w:vAlign w:val="center"/>
          </w:tcPr>
          <w:p w:rsidRPr="00904DE1" w:rsidR="0038663A" w:rsidP="00886630" w:rsidRDefault="0038663A" w14:paraId="7365ED49" w14:textId="77777777">
            <w:pPr>
              <w:spacing w:line="240" w:lineRule="auto"/>
              <w:ind w:left="31" w:leftChars="15" w:right="0" w:firstLine="0" w:firstLineChars="0"/>
              <w:jc w:val="center"/>
              <w:rPr>
                <w:sz w:val="18"/>
                <w:szCs w:val="18"/>
                <w:lang w:val="en-US"/>
              </w:rPr>
            </w:pPr>
            <w:r w:rsidRPr="00904DE1">
              <w:rPr>
                <w:sz w:val="18"/>
                <w:szCs w:val="18"/>
                <w:lang w:val="en-US"/>
              </w:rPr>
              <w:t>N1</w:t>
            </w:r>
          </w:p>
        </w:tc>
        <w:tc>
          <w:tcPr>
            <w:tcW w:w="3969" w:type="dxa"/>
            <w:vAlign w:val="center"/>
          </w:tcPr>
          <w:p w:rsidRPr="00904DE1" w:rsidR="0038663A" w:rsidP="00886630" w:rsidRDefault="0038663A" w14:paraId="284CF006" w14:textId="77777777">
            <w:pPr>
              <w:spacing w:line="240" w:lineRule="auto"/>
              <w:ind w:left="31" w:leftChars="15" w:right="0" w:firstLine="0" w:firstLineChars="0"/>
              <w:jc w:val="center"/>
              <w:rPr>
                <w:sz w:val="18"/>
                <w:szCs w:val="18"/>
              </w:rPr>
            </w:pPr>
            <w:r w:rsidRPr="00904DE1">
              <w:rPr>
                <w:rFonts w:hint="eastAsia"/>
                <w:sz w:val="18"/>
                <w:szCs w:val="18"/>
              </w:rPr>
              <w:t>宜包含模型单元的</w:t>
            </w:r>
            <w:r w:rsidRPr="00904DE1">
              <w:rPr>
                <w:sz w:val="18"/>
                <w:szCs w:val="18"/>
                <w:lang w:val="en-US"/>
              </w:rPr>
              <w:t>身份描述</w:t>
            </w:r>
            <w:r w:rsidRPr="00904DE1">
              <w:rPr>
                <w:rFonts w:hint="eastAsia"/>
                <w:sz w:val="18"/>
                <w:szCs w:val="18"/>
                <w:lang w:val="en-US"/>
              </w:rPr>
              <w:t>、</w:t>
            </w:r>
            <w:r w:rsidRPr="00904DE1">
              <w:rPr>
                <w:sz w:val="18"/>
                <w:szCs w:val="18"/>
                <w:lang w:val="en-US"/>
              </w:rPr>
              <w:t>项目信息</w:t>
            </w:r>
            <w:r w:rsidRPr="00904DE1">
              <w:rPr>
                <w:rFonts w:hint="eastAsia"/>
                <w:sz w:val="18"/>
                <w:szCs w:val="18"/>
                <w:lang w:val="en-US"/>
              </w:rPr>
              <w:t>、</w:t>
            </w:r>
            <w:r w:rsidRPr="00904DE1">
              <w:rPr>
                <w:sz w:val="18"/>
                <w:szCs w:val="18"/>
                <w:lang w:val="en-US"/>
              </w:rPr>
              <w:t>组织角色</w:t>
            </w:r>
            <w:r w:rsidRPr="00904DE1">
              <w:rPr>
                <w:rFonts w:hint="eastAsia"/>
                <w:sz w:val="18"/>
                <w:szCs w:val="18"/>
                <w:lang w:val="en-US"/>
              </w:rPr>
              <w:t>等信息</w:t>
            </w:r>
          </w:p>
        </w:tc>
      </w:tr>
      <w:tr w:rsidRPr="00904DE1" w:rsidR="0038663A" w:rsidTr="00886630" w14:paraId="31D5403A" w14:textId="77777777">
        <w:trPr>
          <w:trHeight w:val="170"/>
          <w:jc w:val="center"/>
        </w:trPr>
        <w:tc>
          <w:tcPr>
            <w:tcW w:w="1701" w:type="dxa"/>
            <w:vAlign w:val="center"/>
          </w:tcPr>
          <w:p w:rsidRPr="00904DE1" w:rsidR="0038663A" w:rsidP="00886630" w:rsidRDefault="0038663A" w14:paraId="782DE3A1" w14:textId="77777777">
            <w:pPr>
              <w:spacing w:line="240" w:lineRule="auto"/>
              <w:ind w:left="31" w:leftChars="15" w:right="0" w:firstLine="0" w:firstLineChars="0"/>
              <w:jc w:val="center"/>
              <w:rPr>
                <w:sz w:val="18"/>
                <w:szCs w:val="18"/>
                <w:lang w:val="en-US"/>
              </w:rPr>
            </w:pPr>
            <w:r w:rsidRPr="00904DE1">
              <w:rPr>
                <w:sz w:val="18"/>
                <w:szCs w:val="18"/>
                <w:lang w:val="en-US"/>
              </w:rPr>
              <w:t>2</w:t>
            </w:r>
            <w:r w:rsidRPr="00904DE1">
              <w:rPr>
                <w:rFonts w:hint="eastAsia"/>
                <w:sz w:val="18"/>
                <w:szCs w:val="18"/>
                <w:lang w:val="en-US"/>
              </w:rPr>
              <w:t>级</w:t>
            </w:r>
            <w:r w:rsidRPr="00904DE1">
              <w:rPr>
                <w:rFonts w:hint="eastAsia"/>
                <w:sz w:val="18"/>
                <w:szCs w:val="18"/>
              </w:rPr>
              <w:t>信息深度</w:t>
            </w:r>
          </w:p>
        </w:tc>
        <w:tc>
          <w:tcPr>
            <w:tcW w:w="1985" w:type="dxa"/>
            <w:vAlign w:val="center"/>
          </w:tcPr>
          <w:p w:rsidRPr="00904DE1" w:rsidR="0038663A" w:rsidP="00886630" w:rsidRDefault="0038663A" w14:paraId="13827EAB" w14:textId="77777777">
            <w:pPr>
              <w:spacing w:line="240" w:lineRule="auto"/>
              <w:ind w:left="31" w:leftChars="15" w:right="0" w:firstLine="0" w:firstLineChars="0"/>
              <w:jc w:val="center"/>
              <w:rPr>
                <w:sz w:val="18"/>
                <w:szCs w:val="18"/>
                <w:lang w:val="en-US"/>
              </w:rPr>
            </w:pPr>
            <w:r w:rsidRPr="00904DE1">
              <w:rPr>
                <w:color w:val="auto"/>
                <w:sz w:val="18"/>
                <w:szCs w:val="18"/>
              </w:rPr>
              <w:t xml:space="preserve">level </w:t>
            </w:r>
            <w:r w:rsidRPr="00904DE1">
              <w:rPr>
                <w:sz w:val="18"/>
                <w:szCs w:val="18"/>
                <w:lang w:val="en-US"/>
              </w:rPr>
              <w:t xml:space="preserve">2 </w:t>
            </w:r>
            <w:r w:rsidRPr="00904DE1">
              <w:rPr>
                <w:color w:val="auto"/>
                <w:sz w:val="18"/>
                <w:szCs w:val="18"/>
              </w:rPr>
              <w:t>of information detail</w:t>
            </w:r>
          </w:p>
        </w:tc>
        <w:tc>
          <w:tcPr>
            <w:tcW w:w="851" w:type="dxa"/>
            <w:vAlign w:val="center"/>
          </w:tcPr>
          <w:p w:rsidRPr="00904DE1" w:rsidR="0038663A" w:rsidP="00886630" w:rsidRDefault="0038663A" w14:paraId="10421E3F" w14:textId="77777777">
            <w:pPr>
              <w:spacing w:line="240" w:lineRule="auto"/>
              <w:ind w:left="31" w:leftChars="15" w:right="0" w:firstLine="0" w:firstLineChars="0"/>
              <w:jc w:val="center"/>
              <w:rPr>
                <w:sz w:val="18"/>
                <w:szCs w:val="18"/>
                <w:lang w:val="en-US"/>
              </w:rPr>
            </w:pPr>
            <w:r w:rsidRPr="00904DE1">
              <w:rPr>
                <w:sz w:val="18"/>
                <w:szCs w:val="18"/>
                <w:lang w:val="en-US"/>
              </w:rPr>
              <w:t>N2</w:t>
            </w:r>
          </w:p>
        </w:tc>
        <w:tc>
          <w:tcPr>
            <w:tcW w:w="3969" w:type="dxa"/>
            <w:vAlign w:val="center"/>
          </w:tcPr>
          <w:p w:rsidRPr="00904DE1" w:rsidR="0038663A" w:rsidP="00886630" w:rsidRDefault="0038663A" w14:paraId="538F0C3C" w14:textId="77777777">
            <w:pPr>
              <w:spacing w:line="240" w:lineRule="auto"/>
              <w:ind w:left="31" w:leftChars="15" w:right="0" w:firstLine="0" w:firstLineChars="0"/>
              <w:jc w:val="center"/>
              <w:rPr>
                <w:sz w:val="18"/>
                <w:szCs w:val="18"/>
                <w:lang w:val="en-US"/>
              </w:rPr>
            </w:pPr>
            <w:r w:rsidRPr="00904DE1">
              <w:rPr>
                <w:rFonts w:hint="eastAsia"/>
                <w:sz w:val="18"/>
                <w:szCs w:val="18"/>
              </w:rPr>
              <w:t>宜包含和补充</w:t>
            </w:r>
            <w:r w:rsidRPr="00904DE1">
              <w:rPr>
                <w:rFonts w:hint="eastAsia"/>
                <w:sz w:val="18"/>
                <w:szCs w:val="18"/>
              </w:rPr>
              <w:t>N1</w:t>
            </w:r>
            <w:r w:rsidRPr="00904DE1">
              <w:rPr>
                <w:rFonts w:hint="eastAsia"/>
                <w:sz w:val="18"/>
                <w:szCs w:val="18"/>
              </w:rPr>
              <w:t>等级信息，增加</w:t>
            </w:r>
            <w:r w:rsidRPr="00904DE1">
              <w:rPr>
                <w:sz w:val="18"/>
                <w:szCs w:val="18"/>
                <w:lang w:val="en-US"/>
              </w:rPr>
              <w:t>实体系统关系</w:t>
            </w:r>
            <w:r w:rsidRPr="00904DE1">
              <w:rPr>
                <w:rFonts w:hint="eastAsia"/>
                <w:sz w:val="18"/>
                <w:szCs w:val="18"/>
                <w:lang w:val="en-US"/>
              </w:rPr>
              <w:t>、</w:t>
            </w:r>
            <w:r w:rsidRPr="00904DE1">
              <w:rPr>
                <w:sz w:val="18"/>
                <w:szCs w:val="18"/>
                <w:lang w:val="en-US"/>
              </w:rPr>
              <w:t>组成及材质</w:t>
            </w:r>
            <w:r w:rsidRPr="00904DE1">
              <w:rPr>
                <w:rFonts w:hint="eastAsia"/>
                <w:sz w:val="18"/>
                <w:szCs w:val="18"/>
                <w:lang w:val="en-US"/>
              </w:rPr>
              <w:t>，</w:t>
            </w:r>
            <w:r w:rsidRPr="00904DE1">
              <w:rPr>
                <w:sz w:val="18"/>
                <w:szCs w:val="18"/>
                <w:lang w:val="en-US"/>
              </w:rPr>
              <w:t>性能或属性</w:t>
            </w:r>
            <w:r w:rsidRPr="00904DE1">
              <w:rPr>
                <w:rFonts w:hint="eastAsia"/>
                <w:sz w:val="18"/>
                <w:szCs w:val="18"/>
                <w:lang w:val="en-US"/>
              </w:rPr>
              <w:t>等信息</w:t>
            </w:r>
          </w:p>
        </w:tc>
      </w:tr>
      <w:tr w:rsidRPr="00904DE1" w:rsidR="0038663A" w:rsidTr="00886630" w14:paraId="108E5F31" w14:textId="77777777">
        <w:trPr>
          <w:trHeight w:val="170"/>
          <w:jc w:val="center"/>
        </w:trPr>
        <w:tc>
          <w:tcPr>
            <w:tcW w:w="1701" w:type="dxa"/>
            <w:vAlign w:val="center"/>
          </w:tcPr>
          <w:p w:rsidRPr="00904DE1" w:rsidR="0038663A" w:rsidP="00886630" w:rsidRDefault="0038663A" w14:paraId="5D0DB029" w14:textId="77777777">
            <w:pPr>
              <w:spacing w:line="240" w:lineRule="auto"/>
              <w:ind w:left="31" w:leftChars="15" w:right="0" w:firstLine="0" w:firstLineChars="0"/>
              <w:jc w:val="center"/>
              <w:rPr>
                <w:sz w:val="18"/>
                <w:szCs w:val="18"/>
                <w:lang w:val="en-US"/>
              </w:rPr>
            </w:pPr>
            <w:r w:rsidRPr="00904DE1">
              <w:rPr>
                <w:sz w:val="18"/>
                <w:szCs w:val="18"/>
                <w:lang w:val="en-US"/>
              </w:rPr>
              <w:t>3</w:t>
            </w:r>
            <w:r w:rsidRPr="00904DE1">
              <w:rPr>
                <w:sz w:val="18"/>
                <w:szCs w:val="18"/>
                <w:lang w:val="en-US"/>
              </w:rPr>
              <w:t>级</w:t>
            </w:r>
            <w:r w:rsidRPr="00904DE1">
              <w:rPr>
                <w:rFonts w:hint="eastAsia"/>
                <w:sz w:val="18"/>
                <w:szCs w:val="18"/>
              </w:rPr>
              <w:t>信息深度</w:t>
            </w:r>
          </w:p>
        </w:tc>
        <w:tc>
          <w:tcPr>
            <w:tcW w:w="1985" w:type="dxa"/>
            <w:vAlign w:val="center"/>
          </w:tcPr>
          <w:p w:rsidRPr="00904DE1" w:rsidR="0038663A" w:rsidP="00886630" w:rsidRDefault="0038663A" w14:paraId="712BEC7C" w14:textId="77777777">
            <w:pPr>
              <w:spacing w:line="240" w:lineRule="auto"/>
              <w:ind w:left="31" w:leftChars="15" w:right="0" w:firstLine="0" w:firstLineChars="0"/>
              <w:jc w:val="center"/>
              <w:rPr>
                <w:sz w:val="18"/>
                <w:szCs w:val="18"/>
                <w:lang w:val="en-US"/>
              </w:rPr>
            </w:pPr>
            <w:r w:rsidRPr="00904DE1">
              <w:rPr>
                <w:color w:val="auto"/>
                <w:sz w:val="18"/>
                <w:szCs w:val="18"/>
              </w:rPr>
              <w:t xml:space="preserve">level </w:t>
            </w:r>
            <w:r w:rsidRPr="00904DE1">
              <w:rPr>
                <w:sz w:val="18"/>
                <w:szCs w:val="18"/>
                <w:lang w:val="en-US"/>
              </w:rPr>
              <w:t xml:space="preserve">3 </w:t>
            </w:r>
            <w:r w:rsidRPr="00904DE1">
              <w:rPr>
                <w:color w:val="auto"/>
                <w:sz w:val="18"/>
                <w:szCs w:val="18"/>
              </w:rPr>
              <w:t>of information detail</w:t>
            </w:r>
          </w:p>
        </w:tc>
        <w:tc>
          <w:tcPr>
            <w:tcW w:w="851" w:type="dxa"/>
            <w:vAlign w:val="center"/>
          </w:tcPr>
          <w:p w:rsidRPr="00904DE1" w:rsidR="0038663A" w:rsidP="00886630" w:rsidRDefault="0038663A" w14:paraId="3D1C37D9" w14:textId="77777777">
            <w:pPr>
              <w:spacing w:line="240" w:lineRule="auto"/>
              <w:ind w:left="31" w:leftChars="15" w:right="0" w:firstLine="0" w:firstLineChars="0"/>
              <w:jc w:val="center"/>
              <w:rPr>
                <w:sz w:val="18"/>
                <w:szCs w:val="18"/>
                <w:lang w:val="en-US"/>
              </w:rPr>
            </w:pPr>
            <w:r w:rsidRPr="00904DE1">
              <w:rPr>
                <w:sz w:val="18"/>
                <w:szCs w:val="18"/>
                <w:lang w:val="en-US"/>
              </w:rPr>
              <w:t>N3</w:t>
            </w:r>
          </w:p>
        </w:tc>
        <w:tc>
          <w:tcPr>
            <w:tcW w:w="3969" w:type="dxa"/>
            <w:vAlign w:val="center"/>
          </w:tcPr>
          <w:p w:rsidRPr="00904DE1" w:rsidR="0038663A" w:rsidP="00886630" w:rsidRDefault="0038663A" w14:paraId="7E9761C3" w14:textId="77777777">
            <w:pPr>
              <w:spacing w:line="240" w:lineRule="auto"/>
              <w:ind w:left="31" w:leftChars="15" w:right="0" w:firstLine="0" w:firstLineChars="0"/>
              <w:jc w:val="center"/>
              <w:rPr>
                <w:sz w:val="18"/>
                <w:szCs w:val="18"/>
                <w:lang w:val="en-US"/>
              </w:rPr>
            </w:pPr>
            <w:r w:rsidRPr="00904DE1">
              <w:rPr>
                <w:rFonts w:hint="eastAsia"/>
                <w:sz w:val="18"/>
                <w:szCs w:val="18"/>
              </w:rPr>
              <w:t>宜包含和补充</w:t>
            </w:r>
            <w:r w:rsidRPr="00904DE1">
              <w:rPr>
                <w:rFonts w:hint="eastAsia"/>
                <w:sz w:val="18"/>
                <w:szCs w:val="18"/>
              </w:rPr>
              <w:t>N2</w:t>
            </w:r>
            <w:r w:rsidRPr="00904DE1">
              <w:rPr>
                <w:rFonts w:hint="eastAsia"/>
                <w:sz w:val="18"/>
                <w:szCs w:val="18"/>
              </w:rPr>
              <w:t>等级信息，增加生产信息、安装信息</w:t>
            </w:r>
          </w:p>
        </w:tc>
      </w:tr>
      <w:tr w:rsidRPr="00904DE1" w:rsidR="0038663A" w:rsidTr="00886630" w14:paraId="14939ABA" w14:textId="77777777">
        <w:trPr>
          <w:trHeight w:val="170"/>
          <w:jc w:val="center"/>
        </w:trPr>
        <w:tc>
          <w:tcPr>
            <w:tcW w:w="1701" w:type="dxa"/>
            <w:vAlign w:val="center"/>
          </w:tcPr>
          <w:p w:rsidRPr="00904DE1" w:rsidR="0038663A" w:rsidP="00886630" w:rsidRDefault="0038663A" w14:paraId="40E69D1D" w14:textId="77777777">
            <w:pPr>
              <w:spacing w:line="240" w:lineRule="auto"/>
              <w:ind w:left="31" w:leftChars="15" w:right="0" w:firstLine="0" w:firstLineChars="0"/>
              <w:jc w:val="center"/>
              <w:rPr>
                <w:sz w:val="18"/>
                <w:szCs w:val="18"/>
                <w:lang w:val="en-US"/>
              </w:rPr>
            </w:pPr>
            <w:r w:rsidRPr="00904DE1">
              <w:rPr>
                <w:sz w:val="18"/>
                <w:szCs w:val="18"/>
                <w:lang w:val="en-US"/>
              </w:rPr>
              <w:t>4</w:t>
            </w:r>
            <w:r w:rsidRPr="00904DE1">
              <w:rPr>
                <w:sz w:val="18"/>
                <w:szCs w:val="18"/>
                <w:lang w:val="en-US"/>
              </w:rPr>
              <w:t>级</w:t>
            </w:r>
            <w:r w:rsidRPr="00904DE1">
              <w:rPr>
                <w:rFonts w:hint="eastAsia"/>
                <w:sz w:val="18"/>
                <w:szCs w:val="18"/>
              </w:rPr>
              <w:t>信息深度</w:t>
            </w:r>
          </w:p>
        </w:tc>
        <w:tc>
          <w:tcPr>
            <w:tcW w:w="1985" w:type="dxa"/>
            <w:vAlign w:val="center"/>
          </w:tcPr>
          <w:p w:rsidRPr="00904DE1" w:rsidR="0038663A" w:rsidP="00886630" w:rsidRDefault="0038663A" w14:paraId="6A2631DB" w14:textId="77777777">
            <w:pPr>
              <w:spacing w:line="240" w:lineRule="auto"/>
              <w:ind w:left="31" w:leftChars="15" w:right="0" w:firstLine="0" w:firstLineChars="0"/>
              <w:jc w:val="center"/>
              <w:rPr>
                <w:sz w:val="18"/>
                <w:szCs w:val="18"/>
                <w:lang w:val="en-US"/>
              </w:rPr>
            </w:pPr>
            <w:r w:rsidRPr="00904DE1">
              <w:rPr>
                <w:color w:val="auto"/>
                <w:sz w:val="18"/>
                <w:szCs w:val="18"/>
              </w:rPr>
              <w:t xml:space="preserve">Level </w:t>
            </w:r>
            <w:r w:rsidRPr="00904DE1">
              <w:rPr>
                <w:sz w:val="18"/>
                <w:szCs w:val="18"/>
                <w:lang w:val="en-US"/>
              </w:rPr>
              <w:t xml:space="preserve">4 </w:t>
            </w:r>
            <w:r w:rsidRPr="00904DE1">
              <w:rPr>
                <w:color w:val="auto"/>
                <w:sz w:val="18"/>
                <w:szCs w:val="18"/>
              </w:rPr>
              <w:t>of information detail</w:t>
            </w:r>
          </w:p>
        </w:tc>
        <w:tc>
          <w:tcPr>
            <w:tcW w:w="851" w:type="dxa"/>
            <w:vAlign w:val="center"/>
          </w:tcPr>
          <w:p w:rsidRPr="00904DE1" w:rsidR="0038663A" w:rsidP="00886630" w:rsidRDefault="0038663A" w14:paraId="565393F8" w14:textId="77777777">
            <w:pPr>
              <w:spacing w:line="240" w:lineRule="auto"/>
              <w:ind w:left="31" w:leftChars="15" w:right="0" w:firstLine="0" w:firstLineChars="0"/>
              <w:jc w:val="center"/>
              <w:rPr>
                <w:sz w:val="18"/>
                <w:szCs w:val="18"/>
                <w:lang w:val="en-US"/>
              </w:rPr>
            </w:pPr>
            <w:r w:rsidRPr="00904DE1">
              <w:rPr>
                <w:sz w:val="18"/>
                <w:szCs w:val="18"/>
                <w:lang w:val="en-US"/>
              </w:rPr>
              <w:t>N4</w:t>
            </w:r>
          </w:p>
        </w:tc>
        <w:tc>
          <w:tcPr>
            <w:tcW w:w="3969" w:type="dxa"/>
            <w:vAlign w:val="center"/>
          </w:tcPr>
          <w:p w:rsidRPr="00904DE1" w:rsidR="0038663A" w:rsidP="00886630" w:rsidRDefault="0038663A" w14:paraId="5F608322" w14:textId="77777777">
            <w:pPr>
              <w:spacing w:line="240" w:lineRule="auto"/>
              <w:ind w:left="31" w:leftChars="15" w:right="0" w:firstLine="0" w:firstLineChars="0"/>
              <w:jc w:val="center"/>
              <w:rPr>
                <w:sz w:val="18"/>
                <w:szCs w:val="18"/>
                <w:lang w:val="en-US"/>
              </w:rPr>
            </w:pPr>
            <w:r w:rsidRPr="00904DE1">
              <w:rPr>
                <w:rFonts w:hint="eastAsia"/>
                <w:sz w:val="18"/>
                <w:szCs w:val="18"/>
              </w:rPr>
              <w:t>宜包含和补充</w:t>
            </w:r>
            <w:r w:rsidRPr="00904DE1">
              <w:rPr>
                <w:rFonts w:hint="eastAsia"/>
                <w:sz w:val="18"/>
                <w:szCs w:val="18"/>
              </w:rPr>
              <w:t>N3</w:t>
            </w:r>
            <w:r w:rsidRPr="00904DE1">
              <w:rPr>
                <w:rFonts w:hint="eastAsia"/>
                <w:sz w:val="18"/>
                <w:szCs w:val="18"/>
              </w:rPr>
              <w:t>等级信息，增加</w:t>
            </w:r>
            <w:r w:rsidRPr="00904DE1">
              <w:rPr>
                <w:sz w:val="18"/>
                <w:szCs w:val="18"/>
                <w:lang w:val="en-US"/>
              </w:rPr>
              <w:t>资产信息</w:t>
            </w:r>
            <w:r w:rsidRPr="00904DE1">
              <w:rPr>
                <w:rFonts w:hint="eastAsia"/>
                <w:sz w:val="18"/>
                <w:szCs w:val="18"/>
                <w:lang w:val="en-US"/>
              </w:rPr>
              <w:t>和</w:t>
            </w:r>
            <w:r w:rsidRPr="00904DE1">
              <w:rPr>
                <w:sz w:val="18"/>
                <w:szCs w:val="18"/>
                <w:lang w:val="en-US"/>
              </w:rPr>
              <w:t>维护信息</w:t>
            </w:r>
          </w:p>
        </w:tc>
      </w:tr>
    </w:tbl>
    <w:p w:rsidR="0038663A" w:rsidP="0038663A" w:rsidRDefault="0038663A" w14:paraId="7DA39035" w14:textId="77777777">
      <w:pPr>
        <w:ind w:firstLine="447"/>
      </w:pPr>
    </w:p>
    <w:p w:rsidRPr="00F85059" w:rsidR="0038663A" w:rsidP="00C47B60" w:rsidRDefault="0038663A" w14:paraId="06E03BC4" w14:textId="77777777">
      <w:pPr>
        <w:pStyle w:val="3-"/>
        <w:rPr/>
      </w:pPr>
      <w:commentRangeStart w:id="510775620"/>
      <w:r w:rsidR="0038663A">
        <w:rPr/>
        <w:t>模型单元属性值宜</w:t>
      </w:r>
      <w:r w:rsidR="0038663A">
        <w:rPr/>
        <w:t>标记数据来源。</w:t>
      </w:r>
      <w:r w:rsidR="0038663A">
        <w:rPr/>
        <w:t>属性</w:t>
      </w:r>
      <w:r w:rsidR="0038663A">
        <w:rPr/>
        <w:t>数据来源分类</w:t>
      </w:r>
      <w:r w:rsidR="0038663A">
        <w:rPr/>
        <w:t>宜</w:t>
      </w:r>
      <w:r w:rsidR="0038663A">
        <w:rPr/>
        <w:t>符合表</w:t>
      </w:r>
      <w:r w:rsidR="0038663A">
        <w:rPr/>
        <w:t>4</w:t>
      </w:r>
      <w:r w:rsidR="0038663A">
        <w:rPr/>
        <w:t>.3</w:t>
      </w:r>
      <w:r w:rsidR="0038663A">
        <w:rPr/>
        <w:t>.</w:t>
      </w:r>
      <w:r w:rsidR="0038663A">
        <w:rPr/>
        <w:t>8</w:t>
      </w:r>
      <w:r w:rsidR="0038663A">
        <w:rPr/>
        <w:t>的</w:t>
      </w:r>
      <w:r w:rsidR="0038663A">
        <w:rPr/>
        <w:t>规定</w:t>
      </w:r>
      <w:r w:rsidR="0038663A">
        <w:rPr/>
        <w:t>。</w:t>
      </w:r>
      <w:commentRangeEnd w:id="510775620"/>
      <w:r>
        <w:rPr>
          <w:rStyle w:val="CommentReference"/>
        </w:rPr>
        <w:commentReference w:id="510775620"/>
      </w:r>
    </w:p>
    <w:p w:rsidRPr="00F85059" w:rsidR="0038663A" w:rsidP="0038663A" w:rsidRDefault="0038663A" w14:paraId="63618114" w14:textId="77777777">
      <w:pPr>
        <w:keepNext/>
        <w:ind w:left="238" w:right="238" w:firstLine="426"/>
        <w:jc w:val="center"/>
        <w:rPr>
          <w:rFonts w:eastAsia="SimHei" w:asciiTheme="majorHAnsi" w:hAnsiTheme="majorHAnsi" w:cstheme="majorBidi"/>
          <w:sz w:val="20"/>
          <w:szCs w:val="20"/>
          <w:lang w:val="en-US"/>
        </w:rPr>
      </w:pPr>
      <w:r w:rsidRPr="00F85059">
        <w:rPr>
          <w:rFonts w:eastAsia="SimHei" w:asciiTheme="majorHAnsi" w:hAnsiTheme="majorHAnsi" w:cstheme="majorBidi"/>
          <w:sz w:val="20"/>
          <w:szCs w:val="20"/>
        </w:rPr>
        <w:t>表</w:t>
      </w:r>
      <w:r w:rsidRPr="00F85059">
        <w:rPr>
          <w:rFonts w:eastAsia="SimHei" w:asciiTheme="majorHAnsi" w:hAnsiTheme="majorHAnsi" w:cstheme="majorBidi"/>
          <w:sz w:val="20"/>
          <w:szCs w:val="20"/>
        </w:rPr>
        <w:t xml:space="preserve"> </w:t>
      </w:r>
      <w:r>
        <w:rPr>
          <w:rFonts w:hint="eastAsia" w:eastAsia="SimHei" w:asciiTheme="majorHAnsi" w:hAnsiTheme="majorHAnsi" w:cstheme="majorBidi"/>
          <w:sz w:val="20"/>
          <w:szCs w:val="20"/>
        </w:rPr>
        <w:t>4</w:t>
      </w:r>
      <w:r>
        <w:rPr>
          <w:rFonts w:eastAsia="SimHei" w:asciiTheme="majorHAnsi" w:hAnsiTheme="majorHAnsi" w:cstheme="majorBidi"/>
          <w:sz w:val="20"/>
          <w:szCs w:val="20"/>
        </w:rPr>
        <w:t>.3</w:t>
      </w:r>
      <w:r w:rsidRPr="00F85059">
        <w:rPr>
          <w:rFonts w:eastAsia="SimHei" w:asciiTheme="majorHAnsi" w:hAnsiTheme="majorHAnsi" w:cstheme="majorBidi"/>
          <w:sz w:val="20"/>
          <w:szCs w:val="20"/>
        </w:rPr>
        <w:t>.</w:t>
      </w:r>
      <w:r>
        <w:rPr>
          <w:rFonts w:eastAsia="SimHei" w:asciiTheme="majorHAnsi" w:hAnsiTheme="majorHAnsi" w:cstheme="majorBidi"/>
          <w:sz w:val="20"/>
          <w:szCs w:val="20"/>
        </w:rPr>
        <w:t>8</w:t>
      </w:r>
      <w:r w:rsidRPr="00F85059">
        <w:rPr>
          <w:rFonts w:eastAsia="SimHei" w:asciiTheme="majorHAnsi" w:hAnsiTheme="majorHAnsi" w:cstheme="majorBidi"/>
          <w:sz w:val="20"/>
          <w:szCs w:val="20"/>
        </w:rPr>
        <w:t xml:space="preserve"> </w:t>
      </w:r>
      <w:r>
        <w:rPr>
          <w:rFonts w:eastAsia="SimHei" w:asciiTheme="majorHAnsi" w:hAnsiTheme="majorHAnsi" w:cstheme="majorBidi"/>
          <w:sz w:val="20"/>
          <w:szCs w:val="20"/>
        </w:rPr>
        <w:t>属性</w:t>
      </w:r>
      <w:r w:rsidRPr="00F85059">
        <w:rPr>
          <w:rFonts w:eastAsia="SimHei" w:asciiTheme="majorHAnsi" w:hAnsiTheme="majorHAnsi" w:cstheme="majorBidi"/>
          <w:sz w:val="20"/>
          <w:szCs w:val="20"/>
        </w:rPr>
        <w:t>数据来源分类</w:t>
      </w:r>
    </w:p>
    <w:tbl>
      <w:tblPr>
        <w:tblStyle w:val="17"/>
        <w:tblW w:w="7869" w:type="dxa"/>
        <w:jc w:val="center"/>
        <w:tblLayout w:type="fixed"/>
        <w:tblLook w:val="04A0" w:firstRow="1" w:lastRow="0" w:firstColumn="1" w:lastColumn="0" w:noHBand="0" w:noVBand="1"/>
      </w:tblPr>
      <w:tblGrid>
        <w:gridCol w:w="1966"/>
        <w:gridCol w:w="3279"/>
        <w:gridCol w:w="1312"/>
        <w:gridCol w:w="1312"/>
      </w:tblGrid>
      <w:tr w:rsidRPr="00904DE1" w:rsidR="0038663A" w:rsidTr="00886630" w14:paraId="08EEB3D8" w14:textId="77777777">
        <w:trPr>
          <w:trHeight w:val="340"/>
          <w:tblHeader/>
          <w:jc w:val="center"/>
        </w:trPr>
        <w:tc>
          <w:tcPr>
            <w:tcW w:w="1701" w:type="dxa"/>
            <w:vAlign w:val="center"/>
          </w:tcPr>
          <w:p w:rsidRPr="00904DE1" w:rsidR="0038663A" w:rsidP="00886630" w:rsidRDefault="0038663A" w14:paraId="2EA1C2EB" w14:textId="77777777">
            <w:pPr>
              <w:pStyle w:val="a4"/>
            </w:pPr>
            <w:r w:rsidRPr="00904DE1">
              <w:t>数据来源</w:t>
            </w:r>
          </w:p>
        </w:tc>
        <w:tc>
          <w:tcPr>
            <w:tcW w:w="2835" w:type="dxa"/>
            <w:vAlign w:val="center"/>
          </w:tcPr>
          <w:p w:rsidRPr="00904DE1" w:rsidR="0038663A" w:rsidP="00886630" w:rsidRDefault="0038663A" w14:paraId="0EBF855E" w14:textId="77777777">
            <w:pPr>
              <w:pStyle w:val="a4"/>
            </w:pPr>
            <w:r w:rsidRPr="00904DE1">
              <w:t>英文</w:t>
            </w:r>
          </w:p>
        </w:tc>
        <w:tc>
          <w:tcPr>
            <w:tcW w:w="1134" w:type="dxa"/>
            <w:vAlign w:val="center"/>
          </w:tcPr>
          <w:p w:rsidRPr="00904DE1" w:rsidR="0038663A" w:rsidP="00886630" w:rsidRDefault="0038663A" w14:paraId="646C3260" w14:textId="77777777">
            <w:pPr>
              <w:pStyle w:val="a4"/>
            </w:pPr>
            <w:r w:rsidRPr="00904DE1">
              <w:t>简称</w:t>
            </w:r>
          </w:p>
        </w:tc>
        <w:tc>
          <w:tcPr>
            <w:tcW w:w="1134" w:type="dxa"/>
            <w:vAlign w:val="center"/>
          </w:tcPr>
          <w:p w:rsidRPr="00904DE1" w:rsidR="0038663A" w:rsidP="00886630" w:rsidRDefault="0038663A" w14:paraId="25D574CD" w14:textId="77777777">
            <w:pPr>
              <w:pStyle w:val="a4"/>
            </w:pPr>
            <w:r w:rsidRPr="00904DE1">
              <w:t>英文简称</w:t>
            </w:r>
          </w:p>
        </w:tc>
      </w:tr>
      <w:tr w:rsidRPr="00904DE1" w:rsidR="0038663A" w:rsidTr="00886630" w14:paraId="5571BD06" w14:textId="77777777">
        <w:trPr>
          <w:trHeight w:val="340"/>
          <w:jc w:val="center"/>
        </w:trPr>
        <w:tc>
          <w:tcPr>
            <w:tcW w:w="1701" w:type="dxa"/>
            <w:vAlign w:val="center"/>
          </w:tcPr>
          <w:p w:rsidRPr="00904DE1" w:rsidR="0038663A" w:rsidP="00886630" w:rsidRDefault="0038663A" w14:paraId="48761100" w14:textId="77777777">
            <w:pPr>
              <w:pStyle w:val="a4"/>
            </w:pPr>
            <w:r w:rsidRPr="00904DE1">
              <w:t>业主</w:t>
            </w:r>
          </w:p>
        </w:tc>
        <w:tc>
          <w:tcPr>
            <w:tcW w:w="2835" w:type="dxa"/>
            <w:vAlign w:val="center"/>
          </w:tcPr>
          <w:p w:rsidRPr="00904DE1" w:rsidR="0038663A" w:rsidP="00886630" w:rsidRDefault="0038663A" w14:paraId="74771B4B" w14:textId="77777777">
            <w:pPr>
              <w:pStyle w:val="a4"/>
              <w:rPr>
                <w:lang w:val="en-US"/>
              </w:rPr>
            </w:pPr>
            <w:r w:rsidRPr="00904DE1">
              <w:rPr>
                <w:lang w:val="en-US"/>
              </w:rPr>
              <w:t>Owners</w:t>
            </w:r>
          </w:p>
        </w:tc>
        <w:tc>
          <w:tcPr>
            <w:tcW w:w="1134" w:type="dxa"/>
            <w:vAlign w:val="center"/>
          </w:tcPr>
          <w:p w:rsidRPr="00904DE1" w:rsidR="0038663A" w:rsidP="00886630" w:rsidRDefault="0038663A" w14:paraId="185EF479" w14:textId="77777777">
            <w:pPr>
              <w:pStyle w:val="a4"/>
              <w:rPr>
                <w:lang w:val="en-US"/>
              </w:rPr>
            </w:pPr>
            <w:r w:rsidRPr="00904DE1">
              <w:rPr>
                <w:lang w:val="en-US"/>
              </w:rPr>
              <w:t>业</w:t>
            </w:r>
            <w:r>
              <w:rPr>
                <w:rFonts w:hint="eastAsia"/>
                <w:lang w:val="en-US"/>
              </w:rPr>
              <w:t>主</w:t>
            </w:r>
          </w:p>
        </w:tc>
        <w:tc>
          <w:tcPr>
            <w:tcW w:w="1134" w:type="dxa"/>
            <w:vAlign w:val="center"/>
          </w:tcPr>
          <w:p w:rsidRPr="00904DE1" w:rsidR="0038663A" w:rsidP="00886630" w:rsidRDefault="0038663A" w14:paraId="0DD592E9" w14:textId="77777777">
            <w:pPr>
              <w:pStyle w:val="a4"/>
              <w:rPr>
                <w:lang w:val="en-US"/>
              </w:rPr>
            </w:pPr>
            <w:r w:rsidRPr="00904DE1">
              <w:rPr>
                <w:lang w:val="en-US"/>
              </w:rPr>
              <w:t>OW</w:t>
            </w:r>
          </w:p>
        </w:tc>
      </w:tr>
      <w:tr w:rsidRPr="00F51796" w:rsidR="0038663A" w:rsidTr="00886630" w14:paraId="7A904899" w14:textId="77777777">
        <w:trPr>
          <w:trHeight w:val="340"/>
          <w:jc w:val="center"/>
        </w:trPr>
        <w:tc>
          <w:tcPr>
            <w:tcW w:w="1701" w:type="dxa"/>
            <w:vAlign w:val="center"/>
          </w:tcPr>
          <w:p w:rsidRPr="00904DE1" w:rsidR="0038663A" w:rsidP="00886630" w:rsidRDefault="0038663A" w14:paraId="076D7ADB" w14:textId="77777777">
            <w:pPr>
              <w:pStyle w:val="a4"/>
            </w:pPr>
            <w:r w:rsidRPr="00904DE1">
              <w:t>规划</w:t>
            </w:r>
          </w:p>
        </w:tc>
        <w:tc>
          <w:tcPr>
            <w:tcW w:w="2835" w:type="dxa"/>
            <w:vAlign w:val="center"/>
          </w:tcPr>
          <w:p w:rsidRPr="00904DE1" w:rsidR="0038663A" w:rsidP="00886630" w:rsidRDefault="0038663A" w14:paraId="0E0ED7B6" w14:textId="77777777">
            <w:pPr>
              <w:pStyle w:val="a4"/>
              <w:rPr>
                <w:lang w:val="en-US"/>
              </w:rPr>
            </w:pPr>
            <w:r w:rsidRPr="00904DE1">
              <w:rPr>
                <w:lang w:val="en-US"/>
              </w:rPr>
              <w:t>Planers</w:t>
            </w:r>
          </w:p>
        </w:tc>
        <w:tc>
          <w:tcPr>
            <w:tcW w:w="1134" w:type="dxa"/>
            <w:vAlign w:val="center"/>
          </w:tcPr>
          <w:p w:rsidRPr="00904DE1" w:rsidR="0038663A" w:rsidP="00886630" w:rsidRDefault="0038663A" w14:paraId="6A7624C6" w14:textId="77777777">
            <w:pPr>
              <w:pStyle w:val="a4"/>
              <w:rPr>
                <w:lang w:val="en-US"/>
              </w:rPr>
            </w:pPr>
            <w:r w:rsidRPr="00904DE1">
              <w:rPr>
                <w:lang w:val="en-US"/>
              </w:rPr>
              <w:t>规</w:t>
            </w:r>
            <w:r>
              <w:rPr>
                <w:rFonts w:hint="eastAsia"/>
                <w:lang w:val="en-US"/>
              </w:rPr>
              <w:t>划</w:t>
            </w:r>
          </w:p>
        </w:tc>
        <w:tc>
          <w:tcPr>
            <w:tcW w:w="1134" w:type="dxa"/>
            <w:vAlign w:val="center"/>
          </w:tcPr>
          <w:p w:rsidRPr="00904DE1" w:rsidR="0038663A" w:rsidP="00886630" w:rsidRDefault="0038663A" w14:paraId="516DC0F5" w14:textId="77777777">
            <w:pPr>
              <w:pStyle w:val="a4"/>
              <w:rPr>
                <w:lang w:val="en-US"/>
              </w:rPr>
            </w:pPr>
            <w:r w:rsidRPr="00904DE1">
              <w:rPr>
                <w:lang w:val="en-US"/>
              </w:rPr>
              <w:t>P</w:t>
            </w:r>
            <w:r>
              <w:rPr>
                <w:rFonts w:hint="eastAsia"/>
                <w:lang w:val="en-US"/>
              </w:rPr>
              <w:t>L</w:t>
            </w:r>
          </w:p>
        </w:tc>
      </w:tr>
      <w:tr w:rsidRPr="00904DE1" w:rsidR="0038663A" w:rsidTr="00886630" w14:paraId="7F34AD43" w14:textId="77777777">
        <w:trPr>
          <w:trHeight w:val="340"/>
          <w:jc w:val="center"/>
        </w:trPr>
        <w:tc>
          <w:tcPr>
            <w:tcW w:w="1701" w:type="dxa"/>
            <w:vAlign w:val="center"/>
          </w:tcPr>
          <w:p w:rsidRPr="00904DE1" w:rsidR="0038663A" w:rsidP="00886630" w:rsidRDefault="0038663A" w14:paraId="0C3E0E5F" w14:textId="77777777">
            <w:pPr>
              <w:pStyle w:val="a4"/>
            </w:pPr>
            <w:r w:rsidRPr="00904DE1">
              <w:t>设计</w:t>
            </w:r>
          </w:p>
        </w:tc>
        <w:tc>
          <w:tcPr>
            <w:tcW w:w="2835" w:type="dxa"/>
            <w:vAlign w:val="center"/>
          </w:tcPr>
          <w:p w:rsidRPr="00904DE1" w:rsidR="0038663A" w:rsidP="00886630" w:rsidRDefault="0038663A" w14:paraId="43B9FE7F" w14:textId="77777777">
            <w:pPr>
              <w:pStyle w:val="a4"/>
            </w:pPr>
            <w:r w:rsidRPr="00904DE1">
              <w:t>Designers</w:t>
            </w:r>
          </w:p>
        </w:tc>
        <w:tc>
          <w:tcPr>
            <w:tcW w:w="1134" w:type="dxa"/>
            <w:vAlign w:val="center"/>
          </w:tcPr>
          <w:p w:rsidRPr="00904DE1" w:rsidR="0038663A" w:rsidP="00886630" w:rsidRDefault="0038663A" w14:paraId="51651984" w14:textId="77777777">
            <w:pPr>
              <w:pStyle w:val="a4"/>
            </w:pPr>
            <w:r w:rsidRPr="00904DE1">
              <w:t>设</w:t>
            </w:r>
            <w:r>
              <w:rPr>
                <w:rFonts w:hint="eastAsia"/>
              </w:rPr>
              <w:t>计</w:t>
            </w:r>
          </w:p>
        </w:tc>
        <w:tc>
          <w:tcPr>
            <w:tcW w:w="1134" w:type="dxa"/>
            <w:vAlign w:val="center"/>
          </w:tcPr>
          <w:p w:rsidRPr="00904DE1" w:rsidR="0038663A" w:rsidP="00886630" w:rsidRDefault="0038663A" w14:paraId="2E90AC74" w14:textId="77777777">
            <w:pPr>
              <w:pStyle w:val="a4"/>
            </w:pPr>
            <w:r w:rsidRPr="00904DE1">
              <w:t>D</w:t>
            </w:r>
            <w:r>
              <w:rPr>
                <w:rFonts w:hint="eastAsia"/>
              </w:rPr>
              <w:t>S</w:t>
            </w:r>
          </w:p>
        </w:tc>
      </w:tr>
      <w:tr w:rsidRPr="00904DE1" w:rsidR="0038663A" w:rsidTr="00886630" w14:paraId="320D8CF5" w14:textId="77777777">
        <w:trPr>
          <w:trHeight w:val="340"/>
          <w:jc w:val="center"/>
        </w:trPr>
        <w:tc>
          <w:tcPr>
            <w:tcW w:w="1701" w:type="dxa"/>
            <w:vAlign w:val="center"/>
          </w:tcPr>
          <w:p w:rsidRPr="00904DE1" w:rsidR="0038663A" w:rsidP="00886630" w:rsidRDefault="0038663A" w14:paraId="22E7DC5A" w14:textId="77777777">
            <w:pPr>
              <w:pStyle w:val="a4"/>
              <w:rPr>
                <w:color w:val="auto"/>
              </w:rPr>
            </w:pPr>
            <w:r w:rsidRPr="00904DE1">
              <w:rPr>
                <w:color w:val="auto"/>
              </w:rPr>
              <w:t>勘察</w:t>
            </w:r>
          </w:p>
        </w:tc>
        <w:tc>
          <w:tcPr>
            <w:tcW w:w="2835" w:type="dxa"/>
            <w:vAlign w:val="center"/>
          </w:tcPr>
          <w:p w:rsidRPr="00904DE1" w:rsidR="0038663A" w:rsidP="00886630" w:rsidRDefault="0038663A" w14:paraId="33FD29A9" w14:textId="77777777">
            <w:pPr>
              <w:pStyle w:val="a4"/>
              <w:rPr>
                <w:color w:val="auto"/>
              </w:rPr>
            </w:pPr>
            <w:r w:rsidRPr="00904DE1">
              <w:rPr>
                <w:color w:val="auto"/>
              </w:rPr>
              <w:t>Investigation Survey</w:t>
            </w:r>
            <w:r>
              <w:rPr>
                <w:color w:val="auto"/>
              </w:rPr>
              <w:t>o</w:t>
            </w:r>
            <w:r w:rsidRPr="00904DE1">
              <w:rPr>
                <w:color w:val="auto"/>
              </w:rPr>
              <w:t>rs</w:t>
            </w:r>
          </w:p>
        </w:tc>
        <w:tc>
          <w:tcPr>
            <w:tcW w:w="1134" w:type="dxa"/>
            <w:vAlign w:val="center"/>
          </w:tcPr>
          <w:p w:rsidRPr="00904DE1" w:rsidR="0038663A" w:rsidP="00886630" w:rsidRDefault="0038663A" w14:paraId="1233FE61" w14:textId="77777777">
            <w:pPr>
              <w:pStyle w:val="a4"/>
              <w:rPr>
                <w:color w:val="auto"/>
              </w:rPr>
            </w:pPr>
            <w:r w:rsidRPr="00904DE1">
              <w:rPr>
                <w:color w:val="auto"/>
              </w:rPr>
              <w:t>勘</w:t>
            </w:r>
            <w:r>
              <w:rPr>
                <w:rFonts w:hint="eastAsia"/>
                <w:color w:val="auto"/>
              </w:rPr>
              <w:t>察</w:t>
            </w:r>
          </w:p>
        </w:tc>
        <w:tc>
          <w:tcPr>
            <w:tcW w:w="1134" w:type="dxa"/>
            <w:vAlign w:val="center"/>
          </w:tcPr>
          <w:p w:rsidRPr="00904DE1" w:rsidR="0038663A" w:rsidP="00886630" w:rsidRDefault="0038663A" w14:paraId="6FB29BBD" w14:textId="77777777">
            <w:pPr>
              <w:pStyle w:val="a4"/>
              <w:rPr>
                <w:color w:val="auto"/>
              </w:rPr>
            </w:pPr>
            <w:r>
              <w:rPr>
                <w:rFonts w:hint="eastAsia"/>
                <w:color w:val="auto"/>
              </w:rPr>
              <w:t>I</w:t>
            </w:r>
            <w:r w:rsidRPr="00904DE1">
              <w:rPr>
                <w:color w:val="auto"/>
              </w:rPr>
              <w:t>V</w:t>
            </w:r>
          </w:p>
        </w:tc>
      </w:tr>
      <w:tr w:rsidRPr="00904DE1" w:rsidR="0038663A" w:rsidTr="00886630" w14:paraId="709C2FB4" w14:textId="77777777">
        <w:trPr>
          <w:trHeight w:val="340"/>
          <w:jc w:val="center"/>
        </w:trPr>
        <w:tc>
          <w:tcPr>
            <w:tcW w:w="1701" w:type="dxa"/>
            <w:vAlign w:val="center"/>
          </w:tcPr>
          <w:p w:rsidRPr="00904DE1" w:rsidR="0038663A" w:rsidP="00886630" w:rsidRDefault="0038663A" w14:paraId="4CE5710A" w14:textId="77777777">
            <w:pPr>
              <w:pStyle w:val="a4"/>
            </w:pPr>
            <w:r w:rsidRPr="00904DE1">
              <w:t>审批</w:t>
            </w:r>
          </w:p>
        </w:tc>
        <w:tc>
          <w:tcPr>
            <w:tcW w:w="2835" w:type="dxa"/>
            <w:vAlign w:val="center"/>
          </w:tcPr>
          <w:p w:rsidRPr="00904DE1" w:rsidR="0038663A" w:rsidP="00886630" w:rsidRDefault="0038663A" w14:paraId="192E64E7" w14:textId="77777777">
            <w:pPr>
              <w:pStyle w:val="a4"/>
            </w:pPr>
            <w:r w:rsidRPr="00904DE1">
              <w:t>Commissionings</w:t>
            </w:r>
          </w:p>
        </w:tc>
        <w:tc>
          <w:tcPr>
            <w:tcW w:w="1134" w:type="dxa"/>
            <w:vAlign w:val="center"/>
          </w:tcPr>
          <w:p w:rsidRPr="00904DE1" w:rsidR="0038663A" w:rsidP="00886630" w:rsidRDefault="0038663A" w14:paraId="23E1A459" w14:textId="77777777">
            <w:pPr>
              <w:pStyle w:val="a4"/>
            </w:pPr>
            <w:r w:rsidRPr="00904DE1">
              <w:t>审</w:t>
            </w:r>
            <w:r w:rsidRPr="00904DE1">
              <w:rPr>
                <w:rFonts w:hint="eastAsia"/>
              </w:rPr>
              <w:t>批</w:t>
            </w:r>
          </w:p>
        </w:tc>
        <w:tc>
          <w:tcPr>
            <w:tcW w:w="1134" w:type="dxa"/>
            <w:vAlign w:val="center"/>
          </w:tcPr>
          <w:p w:rsidRPr="00904DE1" w:rsidR="0038663A" w:rsidP="00886630" w:rsidRDefault="0038663A" w14:paraId="226AA72D" w14:textId="77777777">
            <w:pPr>
              <w:pStyle w:val="a4"/>
            </w:pPr>
            <w:r w:rsidRPr="00904DE1">
              <w:t>CM</w:t>
            </w:r>
          </w:p>
        </w:tc>
      </w:tr>
      <w:tr w:rsidRPr="00904DE1" w:rsidR="0038663A" w:rsidTr="00886630" w14:paraId="322174C5" w14:textId="77777777">
        <w:trPr>
          <w:trHeight w:val="340"/>
          <w:jc w:val="center"/>
        </w:trPr>
        <w:tc>
          <w:tcPr>
            <w:tcW w:w="1701" w:type="dxa"/>
            <w:vAlign w:val="center"/>
          </w:tcPr>
          <w:p w:rsidRPr="00904DE1" w:rsidR="0038663A" w:rsidP="00886630" w:rsidRDefault="0038663A" w14:paraId="32DEFBBC" w14:textId="77777777">
            <w:pPr>
              <w:pStyle w:val="a4"/>
            </w:pPr>
            <w:r w:rsidRPr="00904DE1">
              <w:t>生产</w:t>
            </w:r>
          </w:p>
        </w:tc>
        <w:tc>
          <w:tcPr>
            <w:tcW w:w="2835" w:type="dxa"/>
            <w:vAlign w:val="center"/>
          </w:tcPr>
          <w:p w:rsidRPr="00904DE1" w:rsidR="0038663A" w:rsidP="00886630" w:rsidRDefault="0038663A" w14:paraId="2F6C31FE" w14:textId="77777777">
            <w:pPr>
              <w:pStyle w:val="a4"/>
            </w:pPr>
            <w:r w:rsidRPr="00904DE1">
              <w:t>Manufacturers</w:t>
            </w:r>
          </w:p>
        </w:tc>
        <w:tc>
          <w:tcPr>
            <w:tcW w:w="1134" w:type="dxa"/>
            <w:vAlign w:val="center"/>
          </w:tcPr>
          <w:p w:rsidRPr="00904DE1" w:rsidR="0038663A" w:rsidP="00886630" w:rsidRDefault="0038663A" w14:paraId="64C696D1" w14:textId="77777777">
            <w:pPr>
              <w:pStyle w:val="a4"/>
            </w:pPr>
            <w:r w:rsidRPr="00904DE1">
              <w:rPr>
                <w:rFonts w:hint="eastAsia"/>
              </w:rPr>
              <w:t>生</w:t>
            </w:r>
            <w:r w:rsidRPr="00904DE1">
              <w:t>产</w:t>
            </w:r>
          </w:p>
        </w:tc>
        <w:tc>
          <w:tcPr>
            <w:tcW w:w="1134" w:type="dxa"/>
            <w:vAlign w:val="center"/>
          </w:tcPr>
          <w:p w:rsidRPr="00904DE1" w:rsidR="0038663A" w:rsidP="00886630" w:rsidRDefault="0038663A" w14:paraId="3194BCF3" w14:textId="77777777">
            <w:pPr>
              <w:pStyle w:val="a4"/>
            </w:pPr>
            <w:r w:rsidRPr="00904DE1">
              <w:t>MF</w:t>
            </w:r>
          </w:p>
        </w:tc>
      </w:tr>
      <w:tr w:rsidRPr="00904DE1" w:rsidR="0038663A" w:rsidTr="00886630" w14:paraId="44DB03ED" w14:textId="77777777">
        <w:trPr>
          <w:trHeight w:val="340"/>
          <w:jc w:val="center"/>
        </w:trPr>
        <w:tc>
          <w:tcPr>
            <w:tcW w:w="1701" w:type="dxa"/>
            <w:vAlign w:val="center"/>
          </w:tcPr>
          <w:p w:rsidRPr="00904DE1" w:rsidR="0038663A" w:rsidP="00886630" w:rsidRDefault="0038663A" w14:paraId="48896FC6" w14:textId="77777777">
            <w:pPr>
              <w:pStyle w:val="a4"/>
            </w:pPr>
            <w:r w:rsidRPr="00904DE1">
              <w:t>总承包</w:t>
            </w:r>
          </w:p>
        </w:tc>
        <w:tc>
          <w:tcPr>
            <w:tcW w:w="2835" w:type="dxa"/>
            <w:vAlign w:val="center"/>
          </w:tcPr>
          <w:p w:rsidRPr="00904DE1" w:rsidR="0038663A" w:rsidP="00886630" w:rsidRDefault="0038663A" w14:paraId="5B91E056" w14:textId="77777777">
            <w:pPr>
              <w:pStyle w:val="a4"/>
            </w:pPr>
            <w:r w:rsidRPr="00904DE1">
              <w:t>Gerneral Contractors</w:t>
            </w:r>
          </w:p>
        </w:tc>
        <w:tc>
          <w:tcPr>
            <w:tcW w:w="1134" w:type="dxa"/>
            <w:vAlign w:val="center"/>
          </w:tcPr>
          <w:p w:rsidRPr="00904DE1" w:rsidR="0038663A" w:rsidP="00886630" w:rsidRDefault="0038663A" w14:paraId="0658222E" w14:textId="77777777">
            <w:pPr>
              <w:pStyle w:val="a4"/>
            </w:pPr>
            <w:r w:rsidRPr="00904DE1">
              <w:t>总包</w:t>
            </w:r>
          </w:p>
        </w:tc>
        <w:tc>
          <w:tcPr>
            <w:tcW w:w="1134" w:type="dxa"/>
            <w:vAlign w:val="center"/>
          </w:tcPr>
          <w:p w:rsidRPr="00904DE1" w:rsidR="0038663A" w:rsidP="00886630" w:rsidRDefault="0038663A" w14:paraId="7E23F781" w14:textId="77777777">
            <w:pPr>
              <w:pStyle w:val="a4"/>
            </w:pPr>
            <w:r w:rsidRPr="00904DE1">
              <w:t>GC</w:t>
            </w:r>
          </w:p>
        </w:tc>
      </w:tr>
      <w:tr w:rsidRPr="00904DE1" w:rsidR="0038663A" w:rsidTr="00886630" w14:paraId="6E6ED144" w14:textId="77777777">
        <w:trPr>
          <w:trHeight w:val="340"/>
          <w:jc w:val="center"/>
        </w:trPr>
        <w:tc>
          <w:tcPr>
            <w:tcW w:w="1701" w:type="dxa"/>
            <w:vAlign w:val="center"/>
          </w:tcPr>
          <w:p w:rsidRPr="00904DE1" w:rsidR="0038663A" w:rsidP="00886630" w:rsidRDefault="0038663A" w14:paraId="213282E0" w14:textId="77777777">
            <w:pPr>
              <w:pStyle w:val="a4"/>
            </w:pPr>
            <w:r w:rsidRPr="00904DE1">
              <w:t>分包</w:t>
            </w:r>
          </w:p>
        </w:tc>
        <w:tc>
          <w:tcPr>
            <w:tcW w:w="2835" w:type="dxa"/>
            <w:vAlign w:val="center"/>
          </w:tcPr>
          <w:p w:rsidRPr="00904DE1" w:rsidR="0038663A" w:rsidP="00886630" w:rsidRDefault="0038663A" w14:paraId="29D394CE" w14:textId="77777777">
            <w:pPr>
              <w:pStyle w:val="a4"/>
            </w:pPr>
            <w:r w:rsidRPr="00904DE1">
              <w:t>Sub-contractors</w:t>
            </w:r>
          </w:p>
        </w:tc>
        <w:tc>
          <w:tcPr>
            <w:tcW w:w="1134" w:type="dxa"/>
            <w:vAlign w:val="center"/>
          </w:tcPr>
          <w:p w:rsidRPr="00904DE1" w:rsidR="0038663A" w:rsidP="00886630" w:rsidRDefault="0038663A" w14:paraId="35007CFA" w14:textId="77777777">
            <w:pPr>
              <w:pStyle w:val="a4"/>
            </w:pPr>
            <w:r w:rsidRPr="00904DE1">
              <w:t>分包</w:t>
            </w:r>
          </w:p>
        </w:tc>
        <w:tc>
          <w:tcPr>
            <w:tcW w:w="1134" w:type="dxa"/>
            <w:vAlign w:val="center"/>
          </w:tcPr>
          <w:p w:rsidRPr="00904DE1" w:rsidR="0038663A" w:rsidP="00886630" w:rsidRDefault="0038663A" w14:paraId="6EC74A00" w14:textId="77777777">
            <w:pPr>
              <w:pStyle w:val="a4"/>
            </w:pPr>
            <w:r w:rsidRPr="00904DE1">
              <w:t>SC</w:t>
            </w:r>
          </w:p>
        </w:tc>
      </w:tr>
      <w:tr w:rsidRPr="00904DE1" w:rsidR="0038663A" w:rsidTr="00886630" w14:paraId="1B1FA5DD" w14:textId="77777777">
        <w:trPr>
          <w:trHeight w:val="340"/>
          <w:jc w:val="center"/>
        </w:trPr>
        <w:tc>
          <w:tcPr>
            <w:tcW w:w="1701" w:type="dxa"/>
            <w:vAlign w:val="center"/>
          </w:tcPr>
          <w:p w:rsidRPr="00904DE1" w:rsidR="0038663A" w:rsidP="00886630" w:rsidRDefault="0038663A" w14:paraId="2C5F13DE" w14:textId="77777777">
            <w:pPr>
              <w:pStyle w:val="a4"/>
            </w:pPr>
            <w:r>
              <w:rPr>
                <w:rFonts w:hint="eastAsia"/>
              </w:rPr>
              <w:t>项目</w:t>
            </w:r>
            <w:r w:rsidRPr="00904DE1">
              <w:t>管理</w:t>
            </w:r>
          </w:p>
        </w:tc>
        <w:tc>
          <w:tcPr>
            <w:tcW w:w="2835" w:type="dxa"/>
            <w:vAlign w:val="center"/>
          </w:tcPr>
          <w:p w:rsidRPr="00904DE1" w:rsidR="0038663A" w:rsidP="00886630" w:rsidRDefault="0038663A" w14:paraId="5689F05B" w14:textId="77777777">
            <w:pPr>
              <w:pStyle w:val="a4"/>
            </w:pPr>
            <w:r w:rsidRPr="00904DE1">
              <w:t>Project Managers</w:t>
            </w:r>
          </w:p>
        </w:tc>
        <w:tc>
          <w:tcPr>
            <w:tcW w:w="1134" w:type="dxa"/>
            <w:vAlign w:val="center"/>
          </w:tcPr>
          <w:p w:rsidRPr="00904DE1" w:rsidR="0038663A" w:rsidP="00886630" w:rsidRDefault="0038663A" w14:paraId="04D6C28E" w14:textId="77777777">
            <w:pPr>
              <w:pStyle w:val="a4"/>
            </w:pPr>
            <w:r>
              <w:rPr>
                <w:rFonts w:hint="eastAsia"/>
              </w:rPr>
              <w:t>项</w:t>
            </w:r>
            <w:r w:rsidRPr="00904DE1">
              <w:t>管</w:t>
            </w:r>
          </w:p>
        </w:tc>
        <w:tc>
          <w:tcPr>
            <w:tcW w:w="1134" w:type="dxa"/>
            <w:vAlign w:val="center"/>
          </w:tcPr>
          <w:p w:rsidRPr="00904DE1" w:rsidR="0038663A" w:rsidP="00886630" w:rsidRDefault="0038663A" w14:paraId="3DF27FDA" w14:textId="77777777">
            <w:pPr>
              <w:pStyle w:val="a4"/>
            </w:pPr>
            <w:r w:rsidRPr="00904DE1">
              <w:t>PM</w:t>
            </w:r>
          </w:p>
        </w:tc>
      </w:tr>
      <w:tr w:rsidRPr="00904DE1" w:rsidR="0038663A" w:rsidTr="00886630" w14:paraId="04998D0E" w14:textId="77777777">
        <w:trPr>
          <w:trHeight w:val="340"/>
          <w:jc w:val="center"/>
        </w:trPr>
        <w:tc>
          <w:tcPr>
            <w:tcW w:w="1701" w:type="dxa"/>
            <w:vAlign w:val="center"/>
          </w:tcPr>
          <w:p w:rsidRPr="00904DE1" w:rsidR="0038663A" w:rsidP="00886630" w:rsidRDefault="0038663A" w14:paraId="282AD6B2" w14:textId="77777777">
            <w:pPr>
              <w:pStyle w:val="a4"/>
            </w:pPr>
            <w:r w:rsidRPr="00904DE1">
              <w:t>资产管理</w:t>
            </w:r>
          </w:p>
        </w:tc>
        <w:tc>
          <w:tcPr>
            <w:tcW w:w="2835" w:type="dxa"/>
            <w:vAlign w:val="center"/>
          </w:tcPr>
          <w:p w:rsidRPr="00904DE1" w:rsidR="0038663A" w:rsidP="00886630" w:rsidRDefault="0038663A" w14:paraId="0E7B221D" w14:textId="77777777">
            <w:pPr>
              <w:pStyle w:val="a4"/>
            </w:pPr>
            <w:r w:rsidRPr="00904DE1">
              <w:t>Asset Managers</w:t>
            </w:r>
          </w:p>
        </w:tc>
        <w:tc>
          <w:tcPr>
            <w:tcW w:w="1134" w:type="dxa"/>
            <w:vAlign w:val="center"/>
          </w:tcPr>
          <w:p w:rsidRPr="00904DE1" w:rsidR="0038663A" w:rsidP="00886630" w:rsidRDefault="0038663A" w14:paraId="24D875E6" w14:textId="77777777">
            <w:pPr>
              <w:pStyle w:val="a4"/>
            </w:pPr>
            <w:r w:rsidRPr="00904DE1">
              <w:t>资</w:t>
            </w:r>
            <w:r w:rsidRPr="00904DE1">
              <w:rPr>
                <w:rFonts w:hint="eastAsia"/>
              </w:rPr>
              <w:t>管</w:t>
            </w:r>
          </w:p>
        </w:tc>
        <w:tc>
          <w:tcPr>
            <w:tcW w:w="1134" w:type="dxa"/>
            <w:vAlign w:val="center"/>
          </w:tcPr>
          <w:p w:rsidRPr="00904DE1" w:rsidR="0038663A" w:rsidP="00886630" w:rsidRDefault="0038663A" w14:paraId="1F2FB759" w14:textId="77777777">
            <w:pPr>
              <w:pStyle w:val="a4"/>
            </w:pPr>
            <w:r w:rsidRPr="00904DE1">
              <w:rPr>
                <w:rFonts w:hint="eastAsia"/>
              </w:rPr>
              <w:t>AM</w:t>
            </w:r>
          </w:p>
        </w:tc>
      </w:tr>
      <w:tr w:rsidRPr="00904DE1" w:rsidR="0038663A" w:rsidTr="00886630" w14:paraId="4CA6AC6D" w14:textId="77777777">
        <w:trPr>
          <w:trHeight w:val="340"/>
          <w:jc w:val="center"/>
        </w:trPr>
        <w:tc>
          <w:tcPr>
            <w:tcW w:w="1701" w:type="dxa"/>
            <w:vAlign w:val="center"/>
          </w:tcPr>
          <w:p w:rsidRPr="00904DE1" w:rsidR="0038663A" w:rsidP="00886630" w:rsidRDefault="0038663A" w14:paraId="11C4FCA6" w14:textId="77777777">
            <w:pPr>
              <w:pStyle w:val="a4"/>
            </w:pPr>
            <w:r w:rsidRPr="00904DE1">
              <w:t>软件</w:t>
            </w:r>
          </w:p>
        </w:tc>
        <w:tc>
          <w:tcPr>
            <w:tcW w:w="2835" w:type="dxa"/>
            <w:vAlign w:val="center"/>
          </w:tcPr>
          <w:p w:rsidRPr="00904DE1" w:rsidR="0038663A" w:rsidP="00886630" w:rsidRDefault="0038663A" w14:paraId="4D1D2660" w14:textId="77777777">
            <w:pPr>
              <w:pStyle w:val="a4"/>
            </w:pPr>
            <w:r w:rsidRPr="00904DE1">
              <w:t>Softwares</w:t>
            </w:r>
          </w:p>
        </w:tc>
        <w:tc>
          <w:tcPr>
            <w:tcW w:w="1134" w:type="dxa"/>
            <w:vAlign w:val="center"/>
          </w:tcPr>
          <w:p w:rsidRPr="00904DE1" w:rsidR="0038663A" w:rsidP="00886630" w:rsidRDefault="0038663A" w14:paraId="725601F2" w14:textId="77777777">
            <w:pPr>
              <w:pStyle w:val="a4"/>
              <w:rPr>
                <w:lang w:val="en-US"/>
              </w:rPr>
            </w:pPr>
            <w:r w:rsidRPr="00904DE1">
              <w:t>软</w:t>
            </w:r>
            <w:r w:rsidRPr="00904DE1">
              <w:rPr>
                <w:rFonts w:hint="eastAsia"/>
              </w:rPr>
              <w:t>件</w:t>
            </w:r>
          </w:p>
        </w:tc>
        <w:tc>
          <w:tcPr>
            <w:tcW w:w="1134" w:type="dxa"/>
            <w:vAlign w:val="center"/>
          </w:tcPr>
          <w:p w:rsidRPr="00904DE1" w:rsidR="0038663A" w:rsidP="00886630" w:rsidRDefault="0038663A" w14:paraId="68958F48" w14:textId="77777777">
            <w:pPr>
              <w:pStyle w:val="a4"/>
            </w:pPr>
            <w:r w:rsidRPr="00904DE1">
              <w:t>SW</w:t>
            </w:r>
          </w:p>
        </w:tc>
      </w:tr>
    </w:tbl>
    <w:p w:rsidRPr="00ED11F9" w:rsidR="00562E55" w:rsidP="00ED11F9" w:rsidRDefault="00562E55" w14:paraId="7892EC7E" w14:textId="7D5CE43A">
      <w:pPr>
        <w:pStyle w:val="2-"/>
      </w:pPr>
      <w:bookmarkStart w:name="_Toc213704823" w:id="69"/>
      <w:r w:rsidRPr="00ED11F9">
        <w:rPr>
          <w:rFonts w:hint="eastAsia"/>
        </w:rPr>
        <w:t>模型关系</w:t>
      </w:r>
      <w:bookmarkEnd w:id="69"/>
    </w:p>
    <w:p w:rsidR="00AF392A" w:rsidP="00AF392A" w:rsidRDefault="00AF392A" w14:paraId="7C375477" w14:textId="77777777">
      <w:pPr>
        <w:pStyle w:val="3-"/>
        <w:rPr/>
      </w:pPr>
      <w:commentRangeStart w:id="70"/>
      <w:commentRangeStart w:id="71"/>
      <w:commentRangeStart w:id="1562149074"/>
      <w:r w:rsidR="00AF392A">
        <w:rPr/>
        <w:t>具有关联的模型单元应表明直接</w:t>
      </w:r>
      <w:commentRangeStart w:id="72"/>
      <w:commentRangeStart w:id="73"/>
      <w:r w:rsidR="00AF392A">
        <w:rPr/>
        <w:t>关联关系</w:t>
      </w:r>
      <w:commentRangeEnd w:id="72"/>
      <w:r>
        <w:rPr>
          <w:rStyle w:val="CommentReference"/>
        </w:rPr>
        <w:commentReference w:id="72"/>
      </w:r>
      <w:commentRangeEnd w:id="73"/>
      <w:r>
        <w:rPr>
          <w:rStyle w:val="CommentReference"/>
        </w:rPr>
        <w:commentReference w:id="73"/>
      </w:r>
      <w:r w:rsidR="00AF392A">
        <w:rPr/>
        <w:t>，</w:t>
      </w:r>
      <w:commentRangeEnd w:id="70"/>
      <w:r>
        <w:rPr>
          <w:rStyle w:val="CommentReference"/>
        </w:rPr>
        <w:commentReference w:id="70"/>
      </w:r>
      <w:commentRangeEnd w:id="71"/>
      <w:r>
        <w:rPr>
          <w:rStyle w:val="CommentReference"/>
        </w:rPr>
        <w:commentReference w:id="71"/>
      </w:r>
      <w:r w:rsidR="00AF392A">
        <w:rPr/>
        <w:t>并应符合下列规定：</w:t>
      </w:r>
      <w:commentRangeEnd w:id="1562149074"/>
      <w:r>
        <w:rPr>
          <w:rStyle w:val="CommentReference"/>
        </w:rPr>
        <w:commentReference w:id="1562149074"/>
      </w:r>
    </w:p>
    <w:p w:rsidRPr="009E5893" w:rsidR="00AF392A" w:rsidP="00071D09" w:rsidRDefault="00AF392A" w14:paraId="71B04B7E" w14:textId="77777777">
      <w:pPr>
        <w:pStyle w:val="4-"/>
      </w:pPr>
      <w:r w:rsidRPr="009E5893">
        <w:rPr>
          <w:rFonts w:hint="eastAsia"/>
        </w:rPr>
        <w:t>属于建筑外围护系统、</w:t>
      </w:r>
      <w:r w:rsidRPr="009E5893">
        <w:t>其他</w:t>
      </w:r>
      <w:r w:rsidRPr="009E5893">
        <w:rPr>
          <w:rFonts w:hint="eastAsia"/>
        </w:rPr>
        <w:t>建筑构件系统的</w:t>
      </w:r>
      <w:r>
        <w:t>模型单元应符合</w:t>
      </w:r>
      <w:r>
        <w:rPr>
          <w:rFonts w:hint="eastAsia"/>
        </w:rPr>
        <w:t>下列</w:t>
      </w:r>
      <w:r>
        <w:t>规定</w:t>
      </w:r>
      <w:r w:rsidRPr="009E5893">
        <w:rPr>
          <w:rFonts w:hint="eastAsia"/>
        </w:rPr>
        <w:t>：</w:t>
      </w:r>
      <w:r w:rsidRPr="009E5893">
        <w:tab/>
      </w:r>
      <w:r w:rsidRPr="009E5893">
        <w:tab/>
      </w:r>
    </w:p>
    <w:p w:rsidRPr="009C7E62" w:rsidR="00AF392A" w:rsidP="00AF392A" w:rsidRDefault="00AF392A" w14:paraId="134D2121" w14:textId="77777777">
      <w:pPr>
        <w:ind w:left="850" w:leftChars="405" w:right="229" w:rightChars="109" w:firstLine="0" w:firstLineChars="0"/>
        <w:outlineLvl w:val="3"/>
        <w:rPr>
          <w:rFonts w:ascii="SimSun" w:hAnsi="SimSun" w:cs="Times New Roman"/>
        </w:rPr>
      </w:pPr>
      <w:r w:rsidRPr="009C7E62">
        <w:rPr>
          <w:rFonts w:cs="Times New Roman"/>
          <w:b/>
          <w:bCs/>
        </w:rPr>
        <w:t>1</w:t>
      </w:r>
      <w:r w:rsidRPr="009C7E62">
        <w:rPr>
          <w:rFonts w:cs="Times New Roman"/>
          <w:b/>
          <w:bCs/>
        </w:rPr>
        <w:t>）</w:t>
      </w:r>
      <w:r w:rsidRPr="009C7E62">
        <w:rPr>
          <w:rFonts w:ascii="SimSun" w:hAnsi="SimSun" w:cs="Times New Roman"/>
        </w:rPr>
        <w:t>构件级模型单元宜表明直接的连接关系；</w:t>
      </w:r>
    </w:p>
    <w:p w:rsidRPr="009C7E62" w:rsidR="00AF392A" w:rsidP="00AF392A" w:rsidRDefault="00AF392A" w14:paraId="10FCA850" w14:textId="77777777">
      <w:pPr>
        <w:ind w:left="850" w:leftChars="405" w:right="229" w:rightChars="109" w:firstLine="0" w:firstLineChars="0"/>
        <w:outlineLvl w:val="3"/>
        <w:rPr>
          <w:rFonts w:cs="Times New Roman"/>
          <w:b/>
          <w:bCs/>
        </w:rPr>
      </w:pPr>
      <w:r>
        <w:rPr>
          <w:rFonts w:cs="Times New Roman"/>
          <w:b/>
          <w:bCs/>
        </w:rPr>
        <w:t>2</w:t>
      </w:r>
      <w:r w:rsidRPr="009C7E62">
        <w:rPr>
          <w:rFonts w:cs="Times New Roman"/>
          <w:b/>
          <w:bCs/>
        </w:rPr>
        <w:t>）</w:t>
      </w:r>
      <w:r w:rsidRPr="009C7E62">
        <w:rPr>
          <w:rFonts w:cs="Times New Roman"/>
          <w:bCs/>
        </w:rPr>
        <w:t>零件级模型单元宜表明直接的从属关系。</w:t>
      </w:r>
    </w:p>
    <w:p w:rsidRPr="00F85059" w:rsidR="00AF392A" w:rsidP="00071D09" w:rsidRDefault="00AF392A" w14:paraId="47D1B6D1" w14:textId="77777777">
      <w:pPr>
        <w:pStyle w:val="4-"/>
      </w:pPr>
      <w:r w:rsidRPr="00F85059">
        <w:rPr>
          <w:rFonts w:hint="eastAsia"/>
        </w:rPr>
        <w:t>属于</w:t>
      </w:r>
      <w:r>
        <w:t>给</w:t>
      </w:r>
      <w:r>
        <w:rPr>
          <w:rFonts w:hint="eastAsia"/>
        </w:rPr>
        <w:t>水</w:t>
      </w:r>
      <w:r>
        <w:t>排水系统</w:t>
      </w:r>
      <w:r w:rsidRPr="00F85059">
        <w:rPr>
          <w:rFonts w:hint="eastAsia"/>
        </w:rPr>
        <w:t>、暖通</w:t>
      </w:r>
      <w:r>
        <w:t>空调</w:t>
      </w:r>
      <w:r w:rsidRPr="00F85059">
        <w:rPr>
          <w:rFonts w:hint="eastAsia"/>
        </w:rPr>
        <w:t>系统</w:t>
      </w:r>
      <w:r w:rsidRPr="00F85059">
        <w:t>、</w:t>
      </w:r>
      <w:r w:rsidRPr="00F85059">
        <w:rPr>
          <w:rFonts w:hint="eastAsia"/>
        </w:rPr>
        <w:t>电气系统、</w:t>
      </w:r>
      <w:r>
        <w:t>智能化</w:t>
      </w:r>
      <w:r w:rsidRPr="00F85059">
        <w:t>系统</w:t>
      </w:r>
      <w:r w:rsidRPr="0085375B">
        <w:t>和动力系统</w:t>
      </w:r>
      <w:r w:rsidRPr="0085375B">
        <w:rPr>
          <w:rFonts w:hint="eastAsia"/>
        </w:rPr>
        <w:t>的模</w:t>
      </w:r>
      <w:r w:rsidRPr="00F85059">
        <w:rPr>
          <w:rFonts w:hint="eastAsia"/>
        </w:rPr>
        <w:t>型单元</w:t>
      </w:r>
      <w:r>
        <w:t>应符合下列规定</w:t>
      </w:r>
      <w:r w:rsidRPr="00F85059">
        <w:rPr>
          <w:rFonts w:hint="eastAsia"/>
        </w:rPr>
        <w:t>：</w:t>
      </w:r>
    </w:p>
    <w:p w:rsidRPr="00835E87" w:rsidR="00AF392A" w:rsidP="00AF392A" w:rsidRDefault="00AF392A" w14:paraId="535F3AC7" w14:textId="77777777">
      <w:pPr>
        <w:ind w:left="850" w:leftChars="405" w:right="229" w:rightChars="109" w:firstLine="0" w:firstLineChars="0"/>
        <w:outlineLvl w:val="3"/>
        <w:rPr>
          <w:rFonts w:cs="Times New Roman"/>
          <w:b/>
          <w:bCs/>
        </w:rPr>
      </w:pPr>
      <w:commentRangeStart w:id="74"/>
      <w:r w:rsidRPr="7D3DB31F">
        <w:rPr>
          <w:rFonts w:cs="Times New Roman"/>
          <w:b/>
          <w:bCs/>
        </w:rPr>
        <w:t>1</w:t>
      </w:r>
      <w:r w:rsidRPr="7D3DB31F">
        <w:rPr>
          <w:rFonts w:cs="Times New Roman"/>
          <w:b/>
          <w:bCs/>
        </w:rPr>
        <w:t>）</w:t>
      </w:r>
      <w:r w:rsidRPr="7D3DB31F">
        <w:rPr>
          <w:rFonts w:cs="Times New Roman"/>
        </w:rPr>
        <w:t>功能级模型单元和构件级模型单元宜表明直接的控制关系；</w:t>
      </w:r>
    </w:p>
    <w:p w:rsidRPr="00835E87" w:rsidR="00AF392A" w:rsidP="00AF392A" w:rsidRDefault="00AF392A" w14:paraId="075ECFBE" w14:textId="77777777">
      <w:pPr>
        <w:ind w:left="850" w:leftChars="405" w:right="229" w:rightChars="109" w:firstLine="0" w:firstLineChars="0"/>
        <w:outlineLvl w:val="3"/>
        <w:rPr>
          <w:rFonts w:cs="Times New Roman"/>
          <w:bCs/>
        </w:rPr>
      </w:pPr>
      <w:r>
        <w:rPr>
          <w:rFonts w:cs="Times New Roman"/>
          <w:b/>
          <w:bCs/>
        </w:rPr>
        <w:t>2</w:t>
      </w:r>
      <w:r w:rsidRPr="009C7E62">
        <w:rPr>
          <w:rFonts w:cs="Times New Roman"/>
          <w:b/>
          <w:bCs/>
        </w:rPr>
        <w:t>）</w:t>
      </w:r>
      <w:r w:rsidRPr="00835E87">
        <w:rPr>
          <w:rFonts w:cs="Times New Roman"/>
          <w:bCs/>
        </w:rPr>
        <w:t>无控制关系的构件级模型单元宜表明直接的连接关系；</w:t>
      </w:r>
    </w:p>
    <w:p w:rsidR="00AF392A" w:rsidP="7D3DB31F" w:rsidRDefault="00AF392A" w14:paraId="5B5471A1" w14:textId="77777777">
      <w:pPr>
        <w:ind w:left="850" w:leftChars="405" w:right="229" w:rightChars="109" w:firstLine="0" w:firstLineChars="0"/>
        <w:outlineLvl w:val="3"/>
        <w:rPr>
          <w:rFonts w:cs="Times New Roman"/>
        </w:rPr>
      </w:pPr>
      <w:r w:rsidRPr="7D3DB31F">
        <w:rPr>
          <w:rFonts w:cs="Times New Roman"/>
          <w:b/>
          <w:bCs/>
        </w:rPr>
        <w:t>3</w:t>
      </w:r>
      <w:r w:rsidRPr="7D3DB31F">
        <w:rPr>
          <w:rFonts w:cs="Times New Roman"/>
          <w:b/>
          <w:bCs/>
        </w:rPr>
        <w:t>）</w:t>
      </w:r>
      <w:r w:rsidRPr="7D3DB31F">
        <w:rPr>
          <w:rFonts w:cs="Times New Roman"/>
        </w:rPr>
        <w:t>零件级模型单元宜表明直接的从属关系。</w:t>
      </w:r>
      <w:commentRangeEnd w:id="74"/>
      <w:r>
        <w:rPr>
          <w:rStyle w:val="CommentReference"/>
          <w:rFonts w:cs="Times New Roman"/>
          <w:szCs w:val="22"/>
        </w:rPr>
        <w:commentReference w:id="74"/>
      </w:r>
    </w:p>
    <w:p w:rsidRPr="00835E87" w:rsidR="00AF392A" w:rsidP="00AF392A" w:rsidRDefault="00AF392A" w14:paraId="519823E0" w14:textId="77777777">
      <w:pPr>
        <w:pStyle w:val="ab"/>
      </w:pPr>
      <w:r>
        <w:rPr>
          <w:rFonts w:hint="eastAsia"/>
        </w:rPr>
        <w:t>【</w:t>
      </w:r>
      <w:r w:rsidRPr="00AC761D">
        <w:rPr>
          <w:rFonts w:hint="eastAsia"/>
          <w:lang w:val="en-US"/>
        </w:rPr>
        <w:t>本标准</w:t>
      </w:r>
      <w:r w:rsidRPr="00AC761D">
        <w:rPr>
          <w:lang w:val="en-US"/>
        </w:rPr>
        <w:t>要求</w:t>
      </w:r>
      <w:r w:rsidRPr="00AC761D">
        <w:rPr>
          <w:rFonts w:hint="eastAsia"/>
          <w:lang w:val="en-US"/>
        </w:rPr>
        <w:t>在</w:t>
      </w:r>
      <w:r w:rsidRPr="00AC761D">
        <w:rPr>
          <w:lang w:val="en-US"/>
        </w:rPr>
        <w:t>属性中体现模型单元直接的</w:t>
      </w:r>
      <w:r w:rsidRPr="00AC761D">
        <w:rPr>
          <w:rFonts w:hint="eastAsia"/>
          <w:lang w:val="en-US"/>
        </w:rPr>
        <w:t>系统</w:t>
      </w:r>
      <w:r w:rsidRPr="00AC761D">
        <w:rPr>
          <w:lang w:val="en-US"/>
        </w:rPr>
        <w:t>关联关系。</w:t>
      </w:r>
      <w:r w:rsidRPr="00AC761D">
        <w:rPr>
          <w:rFonts w:hint="eastAsia"/>
          <w:lang w:val="en-US"/>
        </w:rPr>
        <w:t>这样</w:t>
      </w:r>
      <w:r w:rsidRPr="00AC761D">
        <w:rPr>
          <w:lang w:val="en-US"/>
        </w:rPr>
        <w:t>有利于理清建筑信息模型的系统脉络，</w:t>
      </w:r>
      <w:r w:rsidRPr="00AC761D">
        <w:rPr>
          <w:rFonts w:hint="eastAsia"/>
          <w:lang w:val="en-US"/>
        </w:rPr>
        <w:t>也</w:t>
      </w:r>
      <w:r w:rsidRPr="00AC761D">
        <w:rPr>
          <w:lang w:val="en-US"/>
        </w:rPr>
        <w:t>有利于模型单元组成一个有机体，有效建立数据链接，</w:t>
      </w:r>
      <w:r w:rsidRPr="00AC761D">
        <w:rPr>
          <w:rFonts w:hint="eastAsia"/>
          <w:lang w:val="en-US"/>
        </w:rPr>
        <w:t>使</w:t>
      </w:r>
      <w:r w:rsidRPr="00AC761D">
        <w:rPr>
          <w:lang w:val="en-US"/>
        </w:rPr>
        <w:t>整个建筑信息</w:t>
      </w:r>
      <w:r w:rsidRPr="00AC761D">
        <w:rPr>
          <w:rFonts w:hint="eastAsia"/>
          <w:lang w:val="en-US"/>
        </w:rPr>
        <w:t>模型</w:t>
      </w:r>
      <w:r w:rsidRPr="00AC761D">
        <w:rPr>
          <w:lang w:val="en-US"/>
        </w:rPr>
        <w:t>更</w:t>
      </w:r>
      <w:r w:rsidRPr="00AC761D">
        <w:rPr>
          <w:rFonts w:hint="eastAsia"/>
          <w:lang w:val="en-US"/>
        </w:rPr>
        <w:t>加</w:t>
      </w:r>
      <w:r w:rsidRPr="00AC761D">
        <w:rPr>
          <w:lang w:val="en-US"/>
        </w:rPr>
        <w:t>有逻辑，</w:t>
      </w:r>
      <w:r w:rsidRPr="00AC761D">
        <w:rPr>
          <w:rFonts w:hint="eastAsia"/>
          <w:lang w:val="en-US"/>
        </w:rPr>
        <w:t>从而</w:t>
      </w:r>
      <w:r w:rsidRPr="00AC761D">
        <w:rPr>
          <w:lang w:val="en-US"/>
        </w:rPr>
        <w:t>形成关系数据库，</w:t>
      </w:r>
      <w:r w:rsidRPr="00AC761D">
        <w:rPr>
          <w:rFonts w:hint="eastAsia"/>
          <w:lang w:val="en-US"/>
        </w:rPr>
        <w:t>避免</w:t>
      </w:r>
      <w:r w:rsidRPr="00AC761D">
        <w:rPr>
          <w:lang w:val="en-US"/>
        </w:rPr>
        <w:t>了模型堆砌。</w:t>
      </w:r>
      <w:r w:rsidRPr="00AC761D">
        <w:rPr>
          <w:rFonts w:hint="eastAsia"/>
          <w:lang w:val="en-US"/>
        </w:rPr>
        <w:t>考虑</w:t>
      </w:r>
      <w:r w:rsidRPr="00AC761D">
        <w:rPr>
          <w:lang w:val="en-US"/>
        </w:rPr>
        <w:t>到墙体、</w:t>
      </w:r>
      <w:r w:rsidRPr="00AC761D">
        <w:rPr>
          <w:rFonts w:hint="eastAsia"/>
          <w:lang w:val="en-US"/>
        </w:rPr>
        <w:t>门窗</w:t>
      </w:r>
      <w:r w:rsidRPr="00AC761D">
        <w:rPr>
          <w:lang w:val="en-US"/>
        </w:rPr>
        <w:t>、梁、</w:t>
      </w:r>
      <w:r w:rsidRPr="00AC761D">
        <w:rPr>
          <w:rFonts w:hint="eastAsia"/>
          <w:lang w:val="en-US"/>
        </w:rPr>
        <w:t>柱</w:t>
      </w:r>
      <w:r w:rsidRPr="00AC761D">
        <w:rPr>
          <w:lang w:val="en-US"/>
        </w:rPr>
        <w:t>等普通建筑构件之间不具有很强的控制</w:t>
      </w:r>
      <w:r w:rsidRPr="00AC761D">
        <w:rPr>
          <w:rFonts w:hint="eastAsia"/>
          <w:lang w:val="en-US"/>
        </w:rPr>
        <w:t>关系</w:t>
      </w:r>
      <w:r w:rsidRPr="00AC761D">
        <w:rPr>
          <w:lang w:val="en-US"/>
        </w:rPr>
        <w:t>，因此</w:t>
      </w:r>
      <w:r w:rsidRPr="00AC761D">
        <w:rPr>
          <w:rFonts w:hint="eastAsia"/>
          <w:lang w:val="en-US"/>
        </w:rPr>
        <w:t>建筑</w:t>
      </w:r>
      <w:r w:rsidRPr="00AC761D">
        <w:rPr>
          <w:lang w:val="en-US"/>
        </w:rPr>
        <w:t>外围护系统和其他建筑构件系统</w:t>
      </w:r>
      <w:r w:rsidRPr="00AC761D">
        <w:rPr>
          <w:rFonts w:hint="eastAsia"/>
          <w:lang w:val="en-US"/>
        </w:rPr>
        <w:t>只需界定</w:t>
      </w:r>
      <w:r w:rsidRPr="00AC761D">
        <w:rPr>
          <w:lang w:val="en-US"/>
        </w:rPr>
        <w:t>连接关系和从属关系</w:t>
      </w:r>
      <w:r>
        <w:rPr>
          <w:lang w:val="en-US"/>
        </w:rPr>
        <w:t>。</w:t>
      </w:r>
      <w:r w:rsidRPr="00AC761D">
        <w:rPr>
          <w:lang w:val="en-US"/>
        </w:rPr>
        <w:t>对于</w:t>
      </w:r>
      <w:r>
        <w:rPr>
          <w:rFonts w:ascii="SimSun" w:hAnsi="SimSun"/>
          <w:lang w:val="en-US"/>
        </w:rPr>
        <w:t>给水排水</w:t>
      </w:r>
      <w:r w:rsidRPr="00AC761D">
        <w:rPr>
          <w:rFonts w:ascii="SimSun" w:hAnsi="SimSun"/>
          <w:lang w:val="en-US"/>
        </w:rPr>
        <w:t>系统</w:t>
      </w:r>
      <w:r w:rsidRPr="00AC761D">
        <w:rPr>
          <w:rFonts w:hint="eastAsia" w:ascii="SimSun" w:hAnsi="SimSun"/>
          <w:lang w:val="en-US"/>
        </w:rPr>
        <w:t>、暖通</w:t>
      </w:r>
      <w:r w:rsidRPr="00AC761D">
        <w:rPr>
          <w:rFonts w:ascii="SimSun" w:hAnsi="SimSun"/>
          <w:lang w:val="en-US"/>
        </w:rPr>
        <w:t>空调</w:t>
      </w:r>
      <w:r w:rsidRPr="00AC761D">
        <w:rPr>
          <w:rFonts w:hint="eastAsia" w:ascii="SimSun" w:hAnsi="SimSun"/>
          <w:lang w:val="en-US"/>
        </w:rPr>
        <w:t>系统</w:t>
      </w:r>
      <w:r w:rsidRPr="00AC761D">
        <w:rPr>
          <w:rFonts w:ascii="SimSun" w:hAnsi="SimSun"/>
          <w:lang w:val="en-US"/>
        </w:rPr>
        <w:t>、</w:t>
      </w:r>
      <w:r w:rsidRPr="00AC761D">
        <w:rPr>
          <w:rFonts w:hint="eastAsia" w:ascii="SimSun" w:hAnsi="SimSun"/>
          <w:lang w:val="en-US"/>
        </w:rPr>
        <w:t>电气系统、</w:t>
      </w:r>
      <w:r w:rsidRPr="00AC761D">
        <w:rPr>
          <w:rFonts w:ascii="SimSun" w:hAnsi="SimSun"/>
          <w:lang w:val="en-US"/>
        </w:rPr>
        <w:t>智能化系统和动力系统</w:t>
      </w:r>
      <w:r w:rsidRPr="00AC761D">
        <w:rPr>
          <w:rFonts w:hint="eastAsia" w:ascii="SimSun" w:hAnsi="SimSun"/>
          <w:lang w:val="en-US"/>
        </w:rPr>
        <w:t>的模型单</w:t>
      </w:r>
      <w:r w:rsidRPr="00AC761D">
        <w:rPr>
          <w:rFonts w:ascii="SimSun" w:hAnsi="SimSun"/>
          <w:lang w:val="en-US"/>
        </w:rPr>
        <w:t>元，</w:t>
      </w:r>
      <w:r w:rsidRPr="00AC761D">
        <w:rPr>
          <w:rFonts w:hint="eastAsia" w:ascii="SimSun" w:hAnsi="SimSun"/>
          <w:lang w:val="en-US"/>
        </w:rPr>
        <w:t>控制关系显得</w:t>
      </w:r>
      <w:r w:rsidRPr="00AC761D">
        <w:rPr>
          <w:rFonts w:ascii="SimSun" w:hAnsi="SimSun"/>
          <w:lang w:val="en-US"/>
        </w:rPr>
        <w:t>相对重要。</w:t>
      </w:r>
      <w:r w:rsidRPr="00AC761D">
        <w:rPr>
          <w:rFonts w:hint="eastAsia" w:ascii="SimSun" w:hAnsi="SimSun"/>
          <w:lang w:val="en-US"/>
        </w:rPr>
        <w:t>在</w:t>
      </w:r>
      <w:r w:rsidRPr="00AC761D">
        <w:rPr>
          <w:rFonts w:ascii="SimSun" w:hAnsi="SimSun"/>
          <w:lang w:val="en-US"/>
        </w:rPr>
        <w:t>某些情况下，管线没有必要</w:t>
      </w:r>
      <w:r w:rsidRPr="00AC761D">
        <w:rPr>
          <w:rFonts w:hint="eastAsia" w:ascii="SimSun" w:hAnsi="SimSun"/>
          <w:lang w:val="en-US"/>
        </w:rPr>
        <w:t>三维</w:t>
      </w:r>
      <w:r w:rsidRPr="00AC761D">
        <w:rPr>
          <w:rFonts w:ascii="SimSun" w:hAnsi="SimSun"/>
          <w:lang w:val="en-US"/>
        </w:rPr>
        <w:t>建模，但只要管线所衔接的设备的直接控制关系能够体现出来，</w:t>
      </w:r>
      <w:r w:rsidRPr="00AC761D">
        <w:rPr>
          <w:rFonts w:hint="eastAsia" w:ascii="SimSun" w:hAnsi="SimSun"/>
          <w:lang w:val="en-US"/>
        </w:rPr>
        <w:t>就可以</w:t>
      </w:r>
      <w:r w:rsidRPr="00AC761D">
        <w:rPr>
          <w:rFonts w:ascii="SimSun" w:hAnsi="SimSun"/>
          <w:lang w:val="en-US"/>
        </w:rPr>
        <w:t>保障系统的完整性。另外，清晰的</w:t>
      </w:r>
      <w:r w:rsidRPr="00AC761D">
        <w:rPr>
          <w:rFonts w:hint="eastAsia" w:ascii="SimSun" w:hAnsi="SimSun"/>
          <w:lang w:val="en-US"/>
        </w:rPr>
        <w:t>关联关系</w:t>
      </w:r>
      <w:r w:rsidRPr="00AC761D">
        <w:rPr>
          <w:rFonts w:ascii="SimSun" w:hAnsi="SimSun"/>
          <w:lang w:val="en-US"/>
        </w:rPr>
        <w:t>有助于系统图与</w:t>
      </w:r>
      <w:r w:rsidRPr="00AC761D">
        <w:rPr>
          <w:rFonts w:hint="eastAsia" w:ascii="SimSun" w:hAnsi="SimSun"/>
          <w:lang w:val="en-US"/>
        </w:rPr>
        <w:t>模型</w:t>
      </w:r>
      <w:r w:rsidRPr="00AC761D">
        <w:rPr>
          <w:rFonts w:ascii="SimSun" w:hAnsi="SimSun"/>
          <w:lang w:val="en-US"/>
        </w:rPr>
        <w:t>建立良好的对应关系。</w:t>
      </w:r>
      <w:r>
        <w:rPr>
          <w:rFonts w:hint="eastAsia"/>
        </w:rPr>
        <w:t>】</w:t>
      </w:r>
    </w:p>
    <w:p w:rsidRPr="00ED11F9" w:rsidR="00513FF4" w:rsidP="00ED11F9" w:rsidRDefault="00513FF4" w14:paraId="186CBF41" w14:textId="6C0F313F">
      <w:pPr>
        <w:pStyle w:val="2-"/>
      </w:pPr>
      <w:bookmarkStart w:name="_Toc213704824" w:id="75"/>
      <w:r w:rsidRPr="00ED11F9">
        <w:rPr>
          <w:rFonts w:hint="eastAsia"/>
        </w:rPr>
        <w:t>命名规则</w:t>
      </w:r>
      <w:bookmarkEnd w:id="75"/>
    </w:p>
    <w:p w:rsidR="00513FF4" w:rsidP="00F10180" w:rsidRDefault="00513FF4" w14:paraId="6997213A" w14:textId="77777777">
      <w:pPr>
        <w:pStyle w:val="3-"/>
      </w:pPr>
      <w:r>
        <w:t>建筑信息模型</w:t>
      </w:r>
      <w:r>
        <w:rPr>
          <w:rFonts w:hint="eastAsia"/>
        </w:rPr>
        <w:t>及其</w:t>
      </w:r>
      <w:r>
        <w:t>交付物</w:t>
      </w:r>
      <w:r w:rsidRPr="00D636D8">
        <w:t>的命名应</w:t>
      </w:r>
      <w:r>
        <w:t>简明且易于辨识</w:t>
      </w:r>
      <w:r w:rsidRPr="00DF2AB4">
        <w:rPr>
          <w:rFonts w:hint="eastAsia"/>
        </w:rPr>
        <w:t>。</w:t>
      </w:r>
    </w:p>
    <w:p w:rsidRPr="00DF2AB4" w:rsidR="00513FF4" w:rsidP="00F10180" w:rsidRDefault="00513FF4" w14:paraId="65E291B9" w14:textId="06C67111">
      <w:pPr>
        <w:pStyle w:val="ab"/>
      </w:pPr>
      <w:r w:rsidRPr="00AC761D">
        <w:rPr>
          <w:rFonts w:hint="eastAsia"/>
        </w:rPr>
        <w:t>科学</w:t>
      </w:r>
      <w:r w:rsidRPr="00AC761D">
        <w:t>的对象以及参数命名</w:t>
      </w:r>
      <w:r w:rsidRPr="00AC761D">
        <w:rPr>
          <w:rFonts w:hint="eastAsia"/>
        </w:rPr>
        <w:t>，</w:t>
      </w:r>
      <w:r w:rsidRPr="00AC761D">
        <w:t>有利于模型</w:t>
      </w:r>
      <w:r w:rsidRPr="00AC761D">
        <w:rPr>
          <w:rFonts w:hint="eastAsia"/>
        </w:rPr>
        <w:t>正确</w:t>
      </w:r>
      <w:r w:rsidRPr="00AC761D">
        <w:t>使用</w:t>
      </w:r>
      <w:r w:rsidRPr="00AC761D">
        <w:rPr>
          <w:rFonts w:hint="eastAsia"/>
        </w:rPr>
        <w:t>，对于</w:t>
      </w:r>
      <w:r w:rsidRPr="00AC761D">
        <w:t>协同也非常重要。</w:t>
      </w:r>
      <w:r w:rsidRPr="00AC761D">
        <w:rPr>
          <w:rFonts w:hint="eastAsia"/>
        </w:rPr>
        <w:t>因此</w:t>
      </w:r>
      <w:r w:rsidRPr="00AC761D">
        <w:t>有必要对模型单元</w:t>
      </w:r>
      <w:r w:rsidRPr="00AC761D">
        <w:rPr>
          <w:rFonts w:hint="eastAsia"/>
        </w:rPr>
        <w:t>以及</w:t>
      </w:r>
      <w:r w:rsidRPr="00AC761D">
        <w:t>属性命名方式加以规定。考虑到</w:t>
      </w:r>
      <w:r w:rsidRPr="00AC761D">
        <w:rPr>
          <w:rFonts w:hint="eastAsia"/>
        </w:rPr>
        <w:t>各类工程</w:t>
      </w:r>
      <w:r w:rsidRPr="00AC761D">
        <w:t>实际情况复杂，因此本条文规定一般原则。</w:t>
      </w:r>
    </w:p>
    <w:p w:rsidR="00513FF4" w:rsidP="00F10180" w:rsidRDefault="00513FF4" w14:paraId="3FFD5660" w14:textId="77777777">
      <w:pPr>
        <w:pStyle w:val="3-"/>
      </w:pPr>
      <w:r>
        <w:t>模型单元及其属性命名宜符合下列规定：</w:t>
      </w:r>
      <w:commentRangeStart w:id="76"/>
      <w:commentRangeEnd w:id="76"/>
      <w:r>
        <w:rPr>
          <w:rStyle w:val="CommentReference"/>
          <w:szCs w:val="22"/>
        </w:rPr>
        <w:commentReference w:id="76"/>
      </w:r>
    </w:p>
    <w:p w:rsidR="00513FF4" w:rsidP="00071D09" w:rsidRDefault="00513FF4" w14:paraId="74E7777D" w14:textId="77777777">
      <w:pPr>
        <w:pStyle w:val="4-"/>
      </w:pPr>
      <w:r>
        <w:t>宜使用汉字、英文字符、</w:t>
      </w:r>
      <w:r>
        <w:rPr>
          <w:rFonts w:hint="eastAsia"/>
        </w:rPr>
        <w:t>数字</w:t>
      </w:r>
      <w:r>
        <w:t>、</w:t>
      </w:r>
      <w:r>
        <w:rPr>
          <w:rFonts w:hint="eastAsia"/>
        </w:rPr>
        <w:t>半角</w:t>
      </w:r>
      <w:r>
        <w:t>下划线“_”</w:t>
      </w:r>
      <w:r>
        <w:rPr>
          <w:rFonts w:hint="eastAsia"/>
        </w:rPr>
        <w:t>和半角</w:t>
      </w:r>
      <w:r>
        <w:t>连字符“-”</w:t>
      </w:r>
      <w:r>
        <w:rPr>
          <w:rFonts w:hint="eastAsia"/>
        </w:rPr>
        <w:t>的</w:t>
      </w:r>
      <w:r>
        <w:t>组合</w:t>
      </w:r>
      <w:r>
        <w:rPr>
          <w:rFonts w:hint="eastAsia"/>
        </w:rPr>
        <w:t>；</w:t>
      </w:r>
    </w:p>
    <w:p w:rsidR="00513FF4" w:rsidP="00071D09" w:rsidRDefault="00513FF4" w14:paraId="6EDFF5B6" w14:textId="77777777">
      <w:pPr>
        <w:pStyle w:val="4-"/>
      </w:pPr>
      <w:r>
        <w:rPr>
          <w:rFonts w:hint="eastAsia"/>
        </w:rPr>
        <w:t>字段内部组合</w:t>
      </w:r>
      <w:r>
        <w:t>宜使用</w:t>
      </w:r>
      <w:r>
        <w:rPr>
          <w:rFonts w:hint="eastAsia"/>
        </w:rPr>
        <w:t>半角</w:t>
      </w:r>
      <w:r>
        <w:t>连字符“-”</w:t>
      </w:r>
      <w:r>
        <w:rPr>
          <w:rFonts w:hint="eastAsia"/>
        </w:rPr>
        <w:t>，</w:t>
      </w:r>
      <w:r w:rsidRPr="00FC4598">
        <w:t xml:space="preserve"> </w:t>
      </w:r>
      <w:r>
        <w:rPr>
          <w:rFonts w:hint="eastAsia"/>
        </w:rPr>
        <w:t>字段之间宜使用半角</w:t>
      </w:r>
      <w:r>
        <w:t>下划线“_”</w:t>
      </w:r>
      <w:r>
        <w:rPr>
          <w:rFonts w:hint="eastAsia"/>
        </w:rPr>
        <w:t>分隔；</w:t>
      </w:r>
    </w:p>
    <w:p w:rsidR="00513FF4" w:rsidP="00071D09" w:rsidRDefault="00513FF4" w14:paraId="20E23856" w14:textId="77777777">
      <w:pPr>
        <w:pStyle w:val="4-"/>
      </w:pPr>
      <w:r>
        <w:rPr>
          <w:rFonts w:hint="eastAsia"/>
        </w:rPr>
        <w:t>各</w:t>
      </w:r>
      <w:r>
        <w:t>字符</w:t>
      </w:r>
      <w:r>
        <w:rPr>
          <w:rFonts w:hint="eastAsia"/>
        </w:rPr>
        <w:t>之间</w:t>
      </w:r>
      <w:r>
        <w:t>、</w:t>
      </w:r>
      <w:r>
        <w:rPr>
          <w:rFonts w:hint="eastAsia"/>
        </w:rPr>
        <w:t>符号</w:t>
      </w:r>
      <w:r>
        <w:t>之间、</w:t>
      </w:r>
      <w:r>
        <w:rPr>
          <w:rFonts w:hint="eastAsia"/>
        </w:rPr>
        <w:t>字符</w:t>
      </w:r>
      <w:r>
        <w:t>与符号之间均不宜留空格。</w:t>
      </w:r>
    </w:p>
    <w:p w:rsidR="00513FF4" w:rsidP="00F10180" w:rsidRDefault="00513FF4" w14:paraId="21980067" w14:textId="06535FCA">
      <w:pPr>
        <w:pStyle w:val="ab"/>
      </w:pPr>
      <w:r>
        <w:t>对象和参数的命名应使用较少类型的符号，以避免混乱的命名符号。另外考虑到部分软件无法识别中英文命名的区别，因此</w:t>
      </w:r>
      <w:r w:rsidRPr="5A8C7C98">
        <w:rPr>
          <w:lang w:val="en-US"/>
        </w:rPr>
        <w:t>要谨慎</w:t>
      </w:r>
      <w:r>
        <w:t>使用英语词汇，既要符合专业习惯，又不至于引起混乱。例如混凝土，其命名不宜表示为</w:t>
      </w:r>
      <w:r>
        <w:t>concret</w:t>
      </w:r>
      <w:r w:rsidR="28A73C19">
        <w:t>e</w:t>
      </w:r>
      <w:r>
        <w:t xml:space="preserve">, </w:t>
      </w:r>
      <w:r>
        <w:t>但混凝土的标号，可表示为</w:t>
      </w:r>
      <w:r>
        <w:t>C20</w:t>
      </w:r>
      <w:r>
        <w:t>。</w:t>
      </w:r>
    </w:p>
    <w:p w:rsidR="00947B27" w:rsidP="00F10180" w:rsidRDefault="007A3E8F" w14:paraId="7E35CD54" w14:textId="14654F91">
      <w:pPr>
        <w:pStyle w:val="ab"/>
      </w:pPr>
      <w:r w:rsidRPr="007A3E8F">
        <w:rPr>
          <w:rFonts w:hint="eastAsia"/>
        </w:rPr>
        <w:t>英国：</w:t>
      </w:r>
      <w:r w:rsidRPr="007A3E8F" w:rsidR="00947B27">
        <w:rPr>
          <w:rFonts w:hint="eastAsia"/>
        </w:rPr>
        <w:t>项目简称</w:t>
      </w:r>
      <w:r w:rsidRPr="007A3E8F" w:rsidR="00947B27">
        <w:rPr>
          <w:rFonts w:hint="eastAsia"/>
        </w:rPr>
        <w:t>-</w:t>
      </w:r>
      <w:r w:rsidRPr="007A3E8F" w:rsidR="00947B27">
        <w:rPr>
          <w:rFonts w:hint="eastAsia"/>
        </w:rPr>
        <w:t>发起人</w:t>
      </w:r>
      <w:r w:rsidRPr="007A3E8F" w:rsidR="00947B27">
        <w:rPr>
          <w:rFonts w:hint="eastAsia"/>
        </w:rPr>
        <w:t>-</w:t>
      </w:r>
      <w:r w:rsidRPr="007A3E8F" w:rsidR="00947B27">
        <w:rPr>
          <w:rFonts w:hint="eastAsia"/>
        </w:rPr>
        <w:t>功能分解名称</w:t>
      </w:r>
      <w:r w:rsidRPr="007A3E8F" w:rsidR="00947B27">
        <w:rPr>
          <w:rFonts w:hint="eastAsia"/>
        </w:rPr>
        <w:t>-</w:t>
      </w:r>
      <w:r w:rsidRPr="007A3E8F" w:rsidR="00947B27">
        <w:rPr>
          <w:rFonts w:hint="eastAsia"/>
        </w:rPr>
        <w:t>空间分解名称</w:t>
      </w:r>
      <w:r w:rsidRPr="007A3E8F" w:rsidR="00947B27">
        <w:rPr>
          <w:rFonts w:hint="eastAsia"/>
        </w:rPr>
        <w:t>-</w:t>
      </w:r>
      <w:r w:rsidRPr="007A3E8F">
        <w:rPr>
          <w:rFonts w:hint="eastAsia"/>
        </w:rPr>
        <w:t>形式</w:t>
      </w:r>
      <w:r w:rsidRPr="007A3E8F">
        <w:rPr>
          <w:rFonts w:hint="eastAsia"/>
        </w:rPr>
        <w:t>-</w:t>
      </w:r>
      <w:r w:rsidRPr="007A3E8F">
        <w:rPr>
          <w:rFonts w:hint="eastAsia"/>
        </w:rPr>
        <w:t>专业</w:t>
      </w:r>
      <w:r w:rsidRPr="007A3E8F">
        <w:rPr>
          <w:rFonts w:hint="eastAsia"/>
        </w:rPr>
        <w:t>-</w:t>
      </w:r>
      <w:r w:rsidRPr="007A3E8F">
        <w:rPr>
          <w:rFonts w:hint="eastAsia"/>
        </w:rPr>
        <w:t>编号</w:t>
      </w:r>
    </w:p>
    <w:p w:rsidR="007A3E8F" w:rsidP="00F10180" w:rsidRDefault="007A3E8F" w14:paraId="275995B6" w14:textId="37B0C4EE">
      <w:pPr>
        <w:pStyle w:val="ab"/>
      </w:pPr>
      <w:r>
        <w:rPr>
          <w:rFonts w:hint="eastAsia"/>
        </w:rPr>
        <w:t>中国（拟）：</w:t>
      </w:r>
      <w:r w:rsidR="00E33EF9">
        <w:rPr>
          <w:rFonts w:hint="eastAsia"/>
        </w:rPr>
        <w:t>项目编号</w:t>
      </w:r>
      <w:r w:rsidR="00E33EF9">
        <w:rPr>
          <w:rFonts w:hint="eastAsia"/>
        </w:rPr>
        <w:t>-</w:t>
      </w:r>
      <w:r w:rsidRPr="007A3E8F">
        <w:rPr>
          <w:rFonts w:hint="eastAsia"/>
        </w:rPr>
        <w:t>项目简称</w:t>
      </w:r>
      <w:r w:rsidRPr="007A3E8F">
        <w:rPr>
          <w:rFonts w:hint="eastAsia"/>
        </w:rPr>
        <w:t>-</w:t>
      </w:r>
      <w:r w:rsidRPr="007A3E8F" w:rsidR="00E33EF9">
        <w:rPr>
          <w:rFonts w:hint="eastAsia"/>
        </w:rPr>
        <w:t>空间</w:t>
      </w:r>
      <w:r w:rsidR="00E33EF9">
        <w:rPr>
          <w:rFonts w:hint="eastAsia"/>
          <w:lang w:val="en-US"/>
        </w:rPr>
        <w:t>或</w:t>
      </w:r>
      <w:r w:rsidRPr="007A3E8F">
        <w:rPr>
          <w:rFonts w:hint="eastAsia"/>
        </w:rPr>
        <w:t>功能分解名称</w:t>
      </w:r>
      <w:r w:rsidRPr="007A3E8F">
        <w:rPr>
          <w:rFonts w:hint="eastAsia"/>
        </w:rPr>
        <w:t>-</w:t>
      </w:r>
      <w:r w:rsidRPr="007A3E8F">
        <w:rPr>
          <w:rFonts w:hint="eastAsia"/>
        </w:rPr>
        <w:t>形式</w:t>
      </w:r>
      <w:r w:rsidRPr="007A3E8F">
        <w:rPr>
          <w:rFonts w:hint="eastAsia"/>
        </w:rPr>
        <w:t>-</w:t>
      </w:r>
      <w:r w:rsidR="00E33EF9">
        <w:rPr>
          <w:rFonts w:hint="eastAsia"/>
        </w:rPr>
        <w:t>（</w:t>
      </w:r>
      <w:r w:rsidRPr="007A3E8F" w:rsidR="00E33EF9">
        <w:rPr>
          <w:rFonts w:hint="eastAsia"/>
        </w:rPr>
        <w:t>发起人</w:t>
      </w:r>
      <w:r w:rsidR="00E33EF9">
        <w:rPr>
          <w:rFonts w:hint="eastAsia"/>
        </w:rPr>
        <w:t>）</w:t>
      </w:r>
      <w:r w:rsidRPr="007A3E8F" w:rsidR="00E33EF9">
        <w:rPr>
          <w:rFonts w:hint="eastAsia"/>
        </w:rPr>
        <w:t>-</w:t>
      </w:r>
      <w:r w:rsidRPr="007A3E8F">
        <w:rPr>
          <w:rFonts w:hint="eastAsia"/>
        </w:rPr>
        <w:t>专业</w:t>
      </w:r>
      <w:r w:rsidRPr="007A3E8F">
        <w:rPr>
          <w:rFonts w:hint="eastAsia"/>
        </w:rPr>
        <w:t>-</w:t>
      </w:r>
      <w:r w:rsidRPr="007A3E8F">
        <w:rPr>
          <w:rFonts w:hint="eastAsia"/>
        </w:rPr>
        <w:t>编号</w:t>
      </w:r>
    </w:p>
    <w:p w:rsidRPr="007A3E8F" w:rsidR="00481F85" w:rsidP="00F10180" w:rsidRDefault="00481F85" w14:paraId="7CE3C931" w14:textId="682529C5">
      <w:pPr>
        <w:pStyle w:val="ab"/>
        <w:rPr>
          <w:lang w:val="en-US"/>
        </w:rPr>
      </w:pPr>
      <w:r w:rsidRPr="00481F85">
        <w:rPr>
          <w:rFonts w:hint="eastAsia"/>
          <w:highlight w:val="yellow"/>
        </w:rPr>
        <w:t>出版目标：方案图、初步设计、施工图等</w:t>
      </w:r>
    </w:p>
    <w:p w:rsidR="00513FF4" w:rsidP="00F10180" w:rsidRDefault="00513FF4" w14:paraId="5F543BFE" w14:textId="77777777">
      <w:pPr>
        <w:pStyle w:val="3-"/>
      </w:pPr>
      <w:r>
        <w:t>电子</w:t>
      </w:r>
      <w:r>
        <w:rPr>
          <w:rFonts w:hint="eastAsia"/>
        </w:rPr>
        <w:t>文件</w:t>
      </w:r>
      <w:r>
        <w:t>夹</w:t>
      </w:r>
      <w:r>
        <w:rPr>
          <w:rFonts w:hint="eastAsia"/>
        </w:rPr>
        <w:t>的</w:t>
      </w:r>
      <w:r>
        <w:t>名称</w:t>
      </w:r>
      <w:r>
        <w:rPr>
          <w:rFonts w:hint="eastAsia"/>
        </w:rPr>
        <w:t>宜</w:t>
      </w:r>
      <w:r>
        <w:t>由</w:t>
      </w:r>
      <w:r>
        <w:rPr>
          <w:lang w:val="en-US"/>
        </w:rPr>
        <w:t>顺序码、</w:t>
      </w:r>
      <w:r>
        <w:rPr>
          <w:rFonts w:hint="eastAsia"/>
          <w:lang w:val="en-US"/>
        </w:rPr>
        <w:t>项目</w:t>
      </w:r>
      <w:r>
        <w:rPr>
          <w:lang w:val="en-US"/>
        </w:rPr>
        <w:t>简称</w:t>
      </w:r>
      <w:r>
        <w:rPr>
          <w:rFonts w:hint="eastAsia"/>
          <w:lang w:val="en-US"/>
        </w:rPr>
        <w:t>、分区或系统、</w:t>
      </w:r>
      <w:r>
        <w:rPr>
          <w:lang w:val="en-US"/>
        </w:rPr>
        <w:t>设计阶段、</w:t>
      </w:r>
      <w:r>
        <w:rPr>
          <w:rFonts w:hint="eastAsia"/>
          <w:lang w:val="en-US"/>
        </w:rPr>
        <w:t>文件夹类型和描述</w:t>
      </w:r>
      <w:r>
        <w:rPr>
          <w:lang w:val="en-US"/>
        </w:rPr>
        <w:t>依次组成，</w:t>
      </w:r>
      <w:r>
        <w:rPr>
          <w:rFonts w:hint="eastAsia"/>
          <w:lang w:val="en-US"/>
        </w:rPr>
        <w:t>以半角</w:t>
      </w:r>
      <w:r w:rsidRPr="0012084A">
        <w:rPr>
          <w:rFonts w:hint="eastAsia"/>
          <w:lang w:val="en-US"/>
        </w:rPr>
        <w:t>下划线</w:t>
      </w:r>
      <w:r w:rsidRPr="0012084A">
        <w:rPr>
          <w:lang w:val="en-US"/>
        </w:rPr>
        <w:t>“_”</w:t>
      </w:r>
      <w:r w:rsidRPr="0012084A">
        <w:rPr>
          <w:rFonts w:hint="eastAsia"/>
          <w:lang w:val="en-US"/>
        </w:rPr>
        <w:t>隔开</w:t>
      </w:r>
      <w:r>
        <w:rPr>
          <w:lang w:val="en-US"/>
        </w:rPr>
        <w:t>，</w:t>
      </w:r>
      <w:r w:rsidRPr="0012084A">
        <w:rPr>
          <w:rFonts w:hint="eastAsia"/>
          <w:lang w:val="en-US"/>
        </w:rPr>
        <w:t>字段内部的词组宜</w:t>
      </w:r>
      <w:r>
        <w:rPr>
          <w:rFonts w:hint="eastAsia"/>
          <w:lang w:val="en-US"/>
        </w:rPr>
        <w:t>以半角</w:t>
      </w:r>
      <w:r w:rsidRPr="0012084A">
        <w:rPr>
          <w:rFonts w:hint="eastAsia"/>
          <w:lang w:val="en-US"/>
        </w:rPr>
        <w:t>连字符</w:t>
      </w:r>
      <w:r w:rsidRPr="0012084A">
        <w:rPr>
          <w:lang w:val="en-US"/>
        </w:rPr>
        <w:t>“-”</w:t>
      </w:r>
      <w:r w:rsidRPr="0012084A">
        <w:rPr>
          <w:rFonts w:hint="eastAsia"/>
          <w:lang w:val="en-US"/>
        </w:rPr>
        <w:t>隔开，并</w:t>
      </w:r>
      <w:r>
        <w:rPr>
          <w:rFonts w:hint="eastAsia"/>
        </w:rPr>
        <w:t>宜符合下列规定：</w:t>
      </w:r>
    </w:p>
    <w:p w:rsidRPr="00F7320F" w:rsidR="00513FF4" w:rsidP="00071D09" w:rsidRDefault="00513FF4" w14:paraId="3D8E718A" w14:textId="77777777">
      <w:pPr>
        <w:pStyle w:val="4-"/>
      </w:pPr>
      <w:r w:rsidRPr="00F7320F">
        <w:t>顺序码</w:t>
      </w:r>
      <w:r w:rsidRPr="00F7320F">
        <w:rPr>
          <w:rFonts w:hint="eastAsia"/>
        </w:rPr>
        <w:t>宜采用</w:t>
      </w:r>
      <w:r>
        <w:t>文件夹</w:t>
      </w:r>
      <w:r w:rsidRPr="00F7320F">
        <w:rPr>
          <w:rFonts w:hint="eastAsia"/>
        </w:rPr>
        <w:t>管理</w:t>
      </w:r>
      <w:r w:rsidRPr="00F7320F">
        <w:t>的编码</w:t>
      </w:r>
      <w:r>
        <w:t>，可自定义</w:t>
      </w:r>
      <w:r w:rsidRPr="00F7320F">
        <w:rPr>
          <w:rFonts w:hint="eastAsia"/>
        </w:rPr>
        <w:t>；</w:t>
      </w:r>
    </w:p>
    <w:p w:rsidRPr="000666BA" w:rsidR="00513FF4" w:rsidP="00071D09" w:rsidRDefault="00513FF4" w14:paraId="1CA6950D" w14:textId="77777777">
      <w:pPr>
        <w:pStyle w:val="4-"/>
      </w:pPr>
      <w:r>
        <w:rPr>
          <w:rFonts w:hint="eastAsia"/>
        </w:rPr>
        <w:t>项目简称宜采用</w:t>
      </w:r>
      <w:r w:rsidRPr="000666BA">
        <w:rPr>
          <w:rFonts w:hint="eastAsia"/>
        </w:rPr>
        <w:t>识别项目的</w:t>
      </w:r>
      <w:r>
        <w:t>简要称</w:t>
      </w:r>
      <w:r>
        <w:rPr>
          <w:rFonts w:hint="eastAsia"/>
        </w:rPr>
        <w:t>号，可</w:t>
      </w:r>
      <w:r w:rsidRPr="000666BA">
        <w:rPr>
          <w:rFonts w:hint="eastAsia"/>
        </w:rPr>
        <w:t>采用英文或拼音</w:t>
      </w:r>
      <w:r>
        <w:rPr>
          <w:rFonts w:hint="eastAsia"/>
        </w:rPr>
        <w:t>，</w:t>
      </w:r>
      <w:r>
        <w:t>项目</w:t>
      </w:r>
      <w:r>
        <w:rPr>
          <w:rFonts w:hint="eastAsia"/>
        </w:rPr>
        <w:t>简称</w:t>
      </w:r>
      <w:r>
        <w:t>不宜空缺</w:t>
      </w:r>
      <w:r>
        <w:rPr>
          <w:rFonts w:hint="eastAsia"/>
        </w:rPr>
        <w:t>；</w:t>
      </w:r>
    </w:p>
    <w:p w:rsidRPr="00554F9C" w:rsidR="00513FF4" w:rsidP="00071D09" w:rsidRDefault="00513FF4" w14:paraId="3DB0C600" w14:textId="77777777">
      <w:pPr>
        <w:pStyle w:val="4-"/>
      </w:pPr>
      <w:r>
        <w:t>分</w:t>
      </w:r>
      <w:r w:rsidRPr="00F2312B">
        <w:t>区</w:t>
      </w:r>
      <w:r w:rsidRPr="00F2312B">
        <w:rPr>
          <w:rFonts w:hint="eastAsia"/>
        </w:rPr>
        <w:t>或</w:t>
      </w:r>
      <w:r w:rsidRPr="00F2312B">
        <w:t>系统</w:t>
      </w:r>
      <w:r>
        <w:rPr>
          <w:rFonts w:hint="eastAsia"/>
        </w:rPr>
        <w:t>应</w:t>
      </w:r>
      <w:r w:rsidRPr="00F2312B">
        <w:t>简述项目子项、</w:t>
      </w:r>
      <w:r w:rsidRPr="00F2312B">
        <w:rPr>
          <w:rFonts w:hint="eastAsia"/>
        </w:rPr>
        <w:t>局部</w:t>
      </w:r>
      <w:r w:rsidRPr="00F2312B">
        <w:t>或系统</w:t>
      </w:r>
      <w:r>
        <w:t>，应</w:t>
      </w:r>
      <w:r w:rsidRPr="002204A5">
        <w:t>使用汉字、英文字符、数字的组合</w:t>
      </w:r>
      <w:r>
        <w:t>；</w:t>
      </w:r>
    </w:p>
    <w:p w:rsidRPr="00983566" w:rsidR="00513FF4" w:rsidP="00071D09" w:rsidRDefault="00513FF4" w14:paraId="41A8C345" w14:textId="77777777">
      <w:pPr>
        <w:pStyle w:val="4-"/>
        <w:rPr/>
      </w:pPr>
      <w:commentRangeStart w:id="1064265691"/>
      <w:r w:rsidR="00513FF4">
        <w:rPr/>
        <w:t>设计阶段</w:t>
      </w:r>
      <w:r w:rsidR="00513FF4">
        <w:rPr/>
        <w:t>应划分为方案设计、初步设计、施工图设计、深化设计</w:t>
      </w:r>
      <w:r w:rsidR="00513FF4">
        <w:rPr/>
        <w:t>等阶段</w:t>
      </w:r>
      <w:r w:rsidR="00513FF4">
        <w:rPr/>
        <w:t>；</w:t>
      </w:r>
      <w:commentRangeEnd w:id="1064265691"/>
      <w:r>
        <w:rPr>
          <w:rStyle w:val="CommentReference"/>
        </w:rPr>
        <w:commentReference w:id="1064265691"/>
      </w:r>
    </w:p>
    <w:p w:rsidR="00513FF4" w:rsidP="00071D09" w:rsidRDefault="00513FF4" w14:paraId="0257FCAC" w14:textId="77777777">
      <w:pPr>
        <w:pStyle w:val="4-"/>
      </w:pPr>
      <w:r>
        <w:rPr>
          <w:rFonts w:hint="eastAsia"/>
        </w:rPr>
        <w:t>文件夹类型</w:t>
      </w:r>
      <w:r>
        <w:t>宜符合表3.2.3的规定；</w:t>
      </w:r>
    </w:p>
    <w:p w:rsidRPr="0012084A" w:rsidR="00513FF4" w:rsidP="00513FF4" w:rsidRDefault="00513FF4" w14:paraId="0484F45B" w14:textId="77777777">
      <w:pPr>
        <w:keepNext/>
        <w:ind w:left="238" w:right="238" w:firstLine="426"/>
        <w:jc w:val="center"/>
        <w:rPr>
          <w:rFonts w:eastAsia="SimHei" w:asciiTheme="majorHAnsi" w:hAnsiTheme="majorHAnsi" w:cstheme="majorBidi"/>
          <w:color w:val="auto"/>
          <w:sz w:val="20"/>
          <w:szCs w:val="20"/>
        </w:rPr>
      </w:pPr>
      <w:r w:rsidRPr="0012084A">
        <w:rPr>
          <w:rFonts w:eastAsia="SimHei" w:asciiTheme="majorHAnsi" w:hAnsiTheme="majorHAnsi" w:cstheme="majorBidi"/>
          <w:color w:val="auto"/>
          <w:sz w:val="20"/>
          <w:szCs w:val="20"/>
        </w:rPr>
        <w:t>表</w:t>
      </w:r>
      <w:r w:rsidRPr="0012084A">
        <w:rPr>
          <w:rFonts w:eastAsia="SimHei" w:asciiTheme="majorHAnsi" w:hAnsiTheme="majorHAnsi" w:cstheme="majorBidi"/>
          <w:color w:val="auto"/>
          <w:sz w:val="20"/>
          <w:szCs w:val="20"/>
        </w:rPr>
        <w:t xml:space="preserve"> </w:t>
      </w:r>
      <w:r>
        <w:rPr>
          <w:rFonts w:eastAsia="SimHei" w:asciiTheme="majorHAnsi" w:hAnsiTheme="majorHAnsi" w:cstheme="majorBidi"/>
          <w:color w:val="auto"/>
          <w:sz w:val="20"/>
          <w:szCs w:val="20"/>
        </w:rPr>
        <w:t>3</w:t>
      </w:r>
      <w:r w:rsidRPr="0012084A">
        <w:rPr>
          <w:rFonts w:eastAsia="SimHei" w:asciiTheme="majorHAnsi" w:hAnsiTheme="majorHAnsi" w:cstheme="majorBidi"/>
          <w:color w:val="auto"/>
          <w:sz w:val="20"/>
          <w:szCs w:val="20"/>
        </w:rPr>
        <w:t>.2.</w:t>
      </w:r>
      <w:r>
        <w:rPr>
          <w:rFonts w:eastAsia="SimHei" w:asciiTheme="majorHAnsi" w:hAnsiTheme="majorHAnsi" w:cstheme="majorBidi"/>
          <w:color w:val="auto"/>
          <w:sz w:val="20"/>
          <w:szCs w:val="20"/>
        </w:rPr>
        <w:t>3</w:t>
      </w:r>
      <w:r w:rsidRPr="0012084A">
        <w:rPr>
          <w:rFonts w:eastAsia="SimHei" w:asciiTheme="majorHAnsi" w:hAnsiTheme="majorHAnsi" w:cstheme="majorBidi"/>
          <w:color w:val="auto"/>
          <w:sz w:val="20"/>
          <w:szCs w:val="20"/>
        </w:rPr>
        <w:t xml:space="preserve">   </w:t>
      </w:r>
      <w:r>
        <w:rPr>
          <w:rFonts w:hint="eastAsia" w:eastAsia="SimHei" w:asciiTheme="majorHAnsi" w:hAnsiTheme="majorHAnsi" w:cstheme="majorBidi"/>
          <w:color w:val="auto"/>
          <w:sz w:val="20"/>
          <w:szCs w:val="20"/>
        </w:rPr>
        <w:t>文件夹</w:t>
      </w:r>
      <w:r w:rsidRPr="0012084A">
        <w:rPr>
          <w:rFonts w:hint="eastAsia" w:eastAsia="SimHei" w:asciiTheme="majorHAnsi" w:hAnsiTheme="majorHAnsi" w:cstheme="majorBidi"/>
          <w:color w:val="auto"/>
          <w:sz w:val="20"/>
          <w:szCs w:val="20"/>
        </w:rPr>
        <w:t>类型</w:t>
      </w:r>
    </w:p>
    <w:tbl>
      <w:tblPr>
        <w:tblStyle w:val="13"/>
        <w:tblW w:w="0" w:type="auto"/>
        <w:jc w:val="center"/>
        <w:tblLook w:val="04A0" w:firstRow="1" w:lastRow="0" w:firstColumn="1" w:lastColumn="0" w:noHBand="0" w:noVBand="1"/>
      </w:tblPr>
      <w:tblGrid>
        <w:gridCol w:w="1699"/>
        <w:gridCol w:w="2407"/>
        <w:gridCol w:w="4388"/>
      </w:tblGrid>
      <w:tr w:rsidRPr="0025630A" w:rsidR="00513FF4" w:rsidTr="00692B6E" w14:paraId="41FD5E88" w14:textId="77777777">
        <w:trPr>
          <w:trHeight w:val="423"/>
          <w:tblHeader/>
          <w:jc w:val="center"/>
        </w:trPr>
        <w:tc>
          <w:tcPr>
            <w:tcW w:w="1699" w:type="dxa"/>
            <w:vAlign w:val="center"/>
          </w:tcPr>
          <w:p w:rsidRPr="0025630A" w:rsidR="00513FF4" w:rsidP="00692B6E" w:rsidRDefault="00513FF4" w14:paraId="7B9EFE6E" w14:textId="77777777">
            <w:pPr>
              <w:pStyle w:val="a4"/>
            </w:pPr>
            <w:r w:rsidRPr="0025630A">
              <w:rPr>
                <w:rFonts w:hint="eastAsia"/>
              </w:rPr>
              <w:t>文件夹</w:t>
            </w:r>
            <w:r w:rsidRPr="0025630A">
              <w:t>类型</w:t>
            </w:r>
          </w:p>
        </w:tc>
        <w:tc>
          <w:tcPr>
            <w:tcW w:w="2407" w:type="dxa"/>
            <w:vAlign w:val="center"/>
          </w:tcPr>
          <w:p w:rsidRPr="0025630A" w:rsidR="00513FF4" w:rsidP="00692B6E" w:rsidRDefault="00513FF4" w14:paraId="1D93BBB8" w14:textId="77777777">
            <w:pPr>
              <w:pStyle w:val="a4"/>
            </w:pPr>
            <w:r w:rsidRPr="0025630A">
              <w:rPr>
                <w:rFonts w:hint="eastAsia"/>
              </w:rPr>
              <w:t>文件夹</w:t>
            </w:r>
            <w:r w:rsidRPr="0025630A">
              <w:t>类型</w:t>
            </w:r>
            <w:r w:rsidRPr="0025630A">
              <w:rPr>
                <w:rFonts w:hint="eastAsia"/>
              </w:rPr>
              <w:t>（英文）</w:t>
            </w:r>
          </w:p>
        </w:tc>
        <w:tc>
          <w:tcPr>
            <w:tcW w:w="4388" w:type="dxa"/>
            <w:vAlign w:val="center"/>
          </w:tcPr>
          <w:p w:rsidRPr="0025630A" w:rsidR="00513FF4" w:rsidP="00692B6E" w:rsidRDefault="00513FF4" w14:paraId="4795341F" w14:textId="77777777">
            <w:pPr>
              <w:pStyle w:val="a4"/>
            </w:pPr>
            <w:r>
              <w:t>内含文件主要适用范围</w:t>
            </w:r>
          </w:p>
        </w:tc>
      </w:tr>
      <w:tr w:rsidRPr="0025630A" w:rsidR="00513FF4" w:rsidTr="00692B6E" w14:paraId="3EFE5B6B" w14:textId="77777777">
        <w:trPr>
          <w:trHeight w:val="404"/>
          <w:jc w:val="center"/>
        </w:trPr>
        <w:tc>
          <w:tcPr>
            <w:tcW w:w="1699" w:type="dxa"/>
            <w:vAlign w:val="center"/>
          </w:tcPr>
          <w:p w:rsidRPr="0025630A" w:rsidR="00513FF4" w:rsidP="00692B6E" w:rsidRDefault="00513FF4" w14:paraId="30205602" w14:textId="77777777">
            <w:pPr>
              <w:pStyle w:val="a4"/>
            </w:pPr>
            <w:r w:rsidRPr="0025630A">
              <w:t>工作中</w:t>
            </w:r>
          </w:p>
        </w:tc>
        <w:tc>
          <w:tcPr>
            <w:tcW w:w="2407" w:type="dxa"/>
            <w:vAlign w:val="center"/>
          </w:tcPr>
          <w:p w:rsidRPr="00D03D23" w:rsidR="00513FF4" w:rsidP="00692B6E" w:rsidRDefault="00513FF4" w14:paraId="639052F5" w14:textId="77777777">
            <w:pPr>
              <w:pStyle w:val="a4"/>
            </w:pPr>
            <w:r w:rsidRPr="0025630A">
              <w:t>Work In Progress</w:t>
            </w:r>
            <w:r w:rsidRPr="0025630A">
              <w:rPr>
                <w:rFonts w:hint="eastAsia"/>
              </w:rPr>
              <w:t xml:space="preserve"> </w:t>
            </w:r>
            <w:r w:rsidRPr="0025630A">
              <w:t>(</w:t>
            </w:r>
            <w:r w:rsidRPr="0025630A">
              <w:rPr>
                <w:rFonts w:hint="eastAsia"/>
              </w:rPr>
              <w:t>可简写为</w:t>
            </w:r>
            <w:r w:rsidRPr="0025630A">
              <w:t>WIP)</w:t>
            </w:r>
          </w:p>
        </w:tc>
        <w:tc>
          <w:tcPr>
            <w:tcW w:w="4388" w:type="dxa"/>
            <w:vAlign w:val="center"/>
          </w:tcPr>
          <w:p w:rsidRPr="0025630A" w:rsidR="00513FF4" w:rsidP="00692B6E" w:rsidRDefault="00513FF4" w14:paraId="32CB5EBE" w14:textId="77777777">
            <w:pPr>
              <w:pStyle w:val="a4"/>
            </w:pPr>
            <w:r>
              <w:t>仍在设计中的设计文件</w:t>
            </w:r>
          </w:p>
        </w:tc>
      </w:tr>
      <w:tr w:rsidRPr="0025630A" w:rsidR="00513FF4" w:rsidTr="00692B6E" w14:paraId="05EB461D" w14:textId="77777777">
        <w:trPr>
          <w:trHeight w:val="403"/>
          <w:jc w:val="center"/>
        </w:trPr>
        <w:tc>
          <w:tcPr>
            <w:tcW w:w="1699" w:type="dxa"/>
            <w:vAlign w:val="center"/>
          </w:tcPr>
          <w:p w:rsidRPr="0025630A" w:rsidR="00513FF4" w:rsidP="00692B6E" w:rsidRDefault="00513FF4" w14:paraId="3F05DAC8" w14:textId="77777777">
            <w:pPr>
              <w:pStyle w:val="a4"/>
            </w:pPr>
            <w:r w:rsidRPr="0025630A">
              <w:t>共享</w:t>
            </w:r>
          </w:p>
        </w:tc>
        <w:tc>
          <w:tcPr>
            <w:tcW w:w="2407" w:type="dxa"/>
            <w:vAlign w:val="center"/>
          </w:tcPr>
          <w:p w:rsidRPr="0025630A" w:rsidR="00513FF4" w:rsidP="00692B6E" w:rsidRDefault="00513FF4" w14:paraId="5EA70C5C" w14:textId="77777777">
            <w:pPr>
              <w:pStyle w:val="a4"/>
            </w:pPr>
            <w:r w:rsidRPr="0025630A">
              <w:t>Shared</w:t>
            </w:r>
          </w:p>
        </w:tc>
        <w:tc>
          <w:tcPr>
            <w:tcW w:w="4388" w:type="dxa"/>
            <w:vAlign w:val="center"/>
          </w:tcPr>
          <w:p w:rsidRPr="0025630A" w:rsidR="00513FF4" w:rsidP="00692B6E" w:rsidRDefault="00513FF4" w14:paraId="4992203B" w14:textId="77777777">
            <w:pPr>
              <w:pStyle w:val="a4"/>
            </w:pPr>
            <w:r>
              <w:t>专业设计</w:t>
            </w:r>
            <w:r>
              <w:rPr>
                <w:rFonts w:hint="eastAsia"/>
              </w:rPr>
              <w:t>完成</w:t>
            </w:r>
            <w:r>
              <w:t>的文件，</w:t>
            </w:r>
            <w:r>
              <w:rPr>
                <w:rFonts w:hint="eastAsia"/>
              </w:rPr>
              <w:t>但</w:t>
            </w:r>
            <w:r>
              <w:t>仅限于工程参与方内部协同</w:t>
            </w:r>
          </w:p>
        </w:tc>
      </w:tr>
      <w:tr w:rsidRPr="0025630A" w:rsidR="00513FF4" w:rsidTr="00692B6E" w14:paraId="234778DE" w14:textId="77777777">
        <w:trPr>
          <w:trHeight w:val="404"/>
          <w:jc w:val="center"/>
        </w:trPr>
        <w:tc>
          <w:tcPr>
            <w:tcW w:w="1699" w:type="dxa"/>
            <w:vAlign w:val="center"/>
          </w:tcPr>
          <w:p w:rsidRPr="0025630A" w:rsidR="00513FF4" w:rsidP="00692B6E" w:rsidRDefault="00513FF4" w14:paraId="2DED6F5F" w14:textId="77777777">
            <w:pPr>
              <w:pStyle w:val="a4"/>
            </w:pPr>
            <w:r w:rsidRPr="0025630A">
              <w:t>出版</w:t>
            </w:r>
          </w:p>
        </w:tc>
        <w:tc>
          <w:tcPr>
            <w:tcW w:w="2407" w:type="dxa"/>
            <w:vAlign w:val="center"/>
          </w:tcPr>
          <w:p w:rsidRPr="0025630A" w:rsidR="00513FF4" w:rsidP="00692B6E" w:rsidRDefault="00513FF4" w14:paraId="08D66921" w14:textId="77777777">
            <w:pPr>
              <w:pStyle w:val="a4"/>
            </w:pPr>
            <w:r w:rsidRPr="0025630A">
              <w:t>Published</w:t>
            </w:r>
          </w:p>
        </w:tc>
        <w:tc>
          <w:tcPr>
            <w:tcW w:w="4388" w:type="dxa"/>
            <w:vAlign w:val="center"/>
          </w:tcPr>
          <w:p w:rsidRPr="0025630A" w:rsidR="00513FF4" w:rsidP="00692B6E" w:rsidRDefault="00513FF4" w14:paraId="248BD3C2" w14:textId="77777777">
            <w:pPr>
              <w:pStyle w:val="a4"/>
            </w:pPr>
            <w:r>
              <w:t>已经设计完成的文件，用于工程参与方之间的协同</w:t>
            </w:r>
          </w:p>
        </w:tc>
      </w:tr>
      <w:tr w:rsidRPr="0025630A" w:rsidR="00513FF4" w:rsidTr="00692B6E" w14:paraId="40E03192" w14:textId="77777777">
        <w:trPr>
          <w:trHeight w:val="404"/>
          <w:jc w:val="center"/>
        </w:trPr>
        <w:tc>
          <w:tcPr>
            <w:tcW w:w="1699" w:type="dxa"/>
            <w:vAlign w:val="center"/>
          </w:tcPr>
          <w:p w:rsidRPr="0025630A" w:rsidR="00513FF4" w:rsidP="00692B6E" w:rsidRDefault="00513FF4" w14:paraId="07F4A9C1" w14:textId="77777777">
            <w:pPr>
              <w:pStyle w:val="a4"/>
            </w:pPr>
            <w:r w:rsidRPr="0025630A">
              <w:t>存档</w:t>
            </w:r>
          </w:p>
        </w:tc>
        <w:tc>
          <w:tcPr>
            <w:tcW w:w="2407" w:type="dxa"/>
            <w:vAlign w:val="center"/>
          </w:tcPr>
          <w:p w:rsidRPr="0025630A" w:rsidR="00513FF4" w:rsidP="00692B6E" w:rsidRDefault="00513FF4" w14:paraId="50210111" w14:textId="77777777">
            <w:pPr>
              <w:pStyle w:val="a4"/>
            </w:pPr>
            <w:r w:rsidRPr="0025630A">
              <w:t>Archived</w:t>
            </w:r>
          </w:p>
        </w:tc>
        <w:tc>
          <w:tcPr>
            <w:tcW w:w="4388" w:type="dxa"/>
            <w:vAlign w:val="center"/>
          </w:tcPr>
          <w:p w:rsidRPr="0025630A" w:rsidR="00513FF4" w:rsidP="00692B6E" w:rsidRDefault="00513FF4" w14:paraId="1D32CC9C" w14:textId="77777777">
            <w:pPr>
              <w:pStyle w:val="a4"/>
            </w:pPr>
            <w:r>
              <w:t>设计阶段交付完成后的文件</w:t>
            </w:r>
          </w:p>
        </w:tc>
      </w:tr>
      <w:tr w:rsidRPr="0025630A" w:rsidR="00513FF4" w:rsidTr="00692B6E" w14:paraId="706AE3BB" w14:textId="77777777">
        <w:trPr>
          <w:trHeight w:val="404"/>
          <w:jc w:val="center"/>
        </w:trPr>
        <w:tc>
          <w:tcPr>
            <w:tcW w:w="1699" w:type="dxa"/>
            <w:vAlign w:val="center"/>
          </w:tcPr>
          <w:p w:rsidRPr="0025630A" w:rsidR="00513FF4" w:rsidP="00692B6E" w:rsidRDefault="00513FF4" w14:paraId="73DA9104" w14:textId="77777777">
            <w:pPr>
              <w:pStyle w:val="a4"/>
            </w:pPr>
            <w:r w:rsidRPr="0025630A">
              <w:t>外部参考</w:t>
            </w:r>
          </w:p>
        </w:tc>
        <w:tc>
          <w:tcPr>
            <w:tcW w:w="2407" w:type="dxa"/>
            <w:vAlign w:val="center"/>
          </w:tcPr>
          <w:p w:rsidRPr="0025630A" w:rsidR="00513FF4" w:rsidP="00692B6E" w:rsidRDefault="00513FF4" w14:paraId="22FA44A2" w14:textId="77777777">
            <w:pPr>
              <w:pStyle w:val="a4"/>
            </w:pPr>
            <w:r w:rsidRPr="0025630A">
              <w:t>Incoming</w:t>
            </w:r>
          </w:p>
        </w:tc>
        <w:tc>
          <w:tcPr>
            <w:tcW w:w="4388" w:type="dxa"/>
            <w:vAlign w:val="center"/>
          </w:tcPr>
          <w:p w:rsidRPr="0025630A" w:rsidR="00513FF4" w:rsidP="00692B6E" w:rsidRDefault="00513FF4" w14:paraId="7627D031" w14:textId="77777777">
            <w:pPr>
              <w:pStyle w:val="a4"/>
            </w:pPr>
            <w:r>
              <w:t>来源于工程参与方</w:t>
            </w:r>
            <w:r w:rsidRPr="0025630A">
              <w:rPr>
                <w:rFonts w:hint="eastAsia"/>
              </w:rPr>
              <w:t>外部</w:t>
            </w:r>
            <w:r>
              <w:t>的参考性文件</w:t>
            </w:r>
          </w:p>
        </w:tc>
      </w:tr>
      <w:tr w:rsidRPr="0025630A" w:rsidR="00513FF4" w:rsidTr="00692B6E" w14:paraId="780A945E" w14:textId="77777777">
        <w:trPr>
          <w:trHeight w:val="404"/>
          <w:jc w:val="center"/>
        </w:trPr>
        <w:tc>
          <w:tcPr>
            <w:tcW w:w="1699" w:type="dxa"/>
            <w:vAlign w:val="center"/>
          </w:tcPr>
          <w:p w:rsidRPr="0025630A" w:rsidR="00513FF4" w:rsidP="00692B6E" w:rsidRDefault="00513FF4" w14:paraId="4FAF6768" w14:textId="77777777">
            <w:pPr>
              <w:pStyle w:val="a4"/>
            </w:pPr>
            <w:r>
              <w:t>资源</w:t>
            </w:r>
          </w:p>
        </w:tc>
        <w:tc>
          <w:tcPr>
            <w:tcW w:w="2407" w:type="dxa"/>
            <w:vAlign w:val="center"/>
          </w:tcPr>
          <w:p w:rsidRPr="0025630A" w:rsidR="00513FF4" w:rsidP="00692B6E" w:rsidRDefault="00513FF4" w14:paraId="171EDEF8" w14:textId="77777777">
            <w:pPr>
              <w:pStyle w:val="a4"/>
            </w:pPr>
            <w:r w:rsidRPr="0025630A">
              <w:t>Resource</w:t>
            </w:r>
            <w:r w:rsidRPr="0025630A">
              <w:rPr>
                <w:rFonts w:hint="eastAsia"/>
              </w:rPr>
              <w:t>s</w:t>
            </w:r>
          </w:p>
        </w:tc>
        <w:tc>
          <w:tcPr>
            <w:tcW w:w="4388" w:type="dxa"/>
            <w:vAlign w:val="center"/>
          </w:tcPr>
          <w:p w:rsidRPr="0025630A" w:rsidR="00513FF4" w:rsidP="00692B6E" w:rsidRDefault="00513FF4" w14:paraId="165C8FEF" w14:textId="77777777">
            <w:pPr>
              <w:pStyle w:val="a4"/>
            </w:pPr>
            <w:r>
              <w:rPr>
                <w:rFonts w:hint="eastAsia"/>
              </w:rPr>
              <w:t>应用</w:t>
            </w:r>
            <w:r>
              <w:t>在项目中的</w:t>
            </w:r>
            <w:r w:rsidRPr="0025630A">
              <w:t>资源库</w:t>
            </w:r>
            <w:r>
              <w:t>中的文件</w:t>
            </w:r>
          </w:p>
        </w:tc>
      </w:tr>
    </w:tbl>
    <w:p w:rsidRPr="0012084A" w:rsidR="00513FF4" w:rsidP="00513FF4" w:rsidRDefault="00513FF4" w14:paraId="48EAE477" w14:textId="77777777">
      <w:pPr>
        <w:ind w:firstLine="447"/>
      </w:pPr>
    </w:p>
    <w:p w:rsidR="00513FF4" w:rsidP="00071D09" w:rsidRDefault="00513FF4" w14:paraId="764B8EE8" w14:textId="77777777">
      <w:pPr>
        <w:pStyle w:val="4-"/>
      </w:pPr>
      <w:r w:rsidRPr="002204A5">
        <w:rPr>
          <w:rFonts w:hint="eastAsia"/>
        </w:rPr>
        <w:t>用于进一步说明文件</w:t>
      </w:r>
      <w:r w:rsidRPr="002204A5">
        <w:t>夹</w:t>
      </w:r>
      <w:r w:rsidRPr="002204A5">
        <w:rPr>
          <w:rFonts w:hint="eastAsia"/>
        </w:rPr>
        <w:t>特征</w:t>
      </w:r>
      <w:r>
        <w:t>的</w:t>
      </w:r>
      <w:r w:rsidRPr="002204A5">
        <w:rPr>
          <w:rFonts w:hint="eastAsia"/>
        </w:rPr>
        <w:t>描述信息</w:t>
      </w:r>
      <w:r w:rsidRPr="002204A5">
        <w:t>可自定义</w:t>
      </w:r>
      <w:r>
        <w:t>。</w:t>
      </w:r>
    </w:p>
    <w:p w:rsidR="00513FF4" w:rsidP="00F10180" w:rsidRDefault="00513FF4" w14:paraId="4BB646C7" w14:textId="77777777">
      <w:pPr>
        <w:pStyle w:val="ab"/>
        <w:rPr>
          <w:lang w:val="en-US"/>
        </w:rPr>
      </w:pPr>
      <w:r>
        <w:rPr>
          <w:rFonts w:hint="eastAsia"/>
        </w:rPr>
        <w:t>【</w:t>
      </w:r>
      <w:r w:rsidRPr="00AC761D">
        <w:rPr>
          <w:rFonts w:hint="eastAsia"/>
        </w:rPr>
        <w:t>科学</w:t>
      </w:r>
      <w:r w:rsidRPr="00AC761D">
        <w:t>的</w:t>
      </w:r>
      <w:r w:rsidRPr="00AC761D">
        <w:rPr>
          <w:rFonts w:hint="eastAsia"/>
        </w:rPr>
        <w:t>文件夹命名</w:t>
      </w:r>
      <w:r w:rsidRPr="00AC761D">
        <w:t>有利于</w:t>
      </w:r>
      <w:r w:rsidRPr="00AC761D">
        <w:rPr>
          <w:rFonts w:hint="eastAsia"/>
        </w:rPr>
        <w:t>项目</w:t>
      </w:r>
      <w:r w:rsidRPr="00AC761D">
        <w:t>协同。考虑到</w:t>
      </w:r>
      <w:r w:rsidRPr="00AC761D">
        <w:rPr>
          <w:rFonts w:hint="eastAsia"/>
        </w:rPr>
        <w:t>各类工程</w:t>
      </w:r>
      <w:r w:rsidRPr="00AC761D">
        <w:t>实际情况复杂，</w:t>
      </w:r>
      <w:r w:rsidRPr="00AC761D">
        <w:rPr>
          <w:rFonts w:hint="eastAsia"/>
        </w:rPr>
        <w:t>且</w:t>
      </w:r>
      <w:r w:rsidRPr="00AC761D">
        <w:t>各应用单位习惯不一，因此本条文规定一般原则</w:t>
      </w:r>
      <w:r w:rsidRPr="00AC761D">
        <w:rPr>
          <w:rFonts w:hint="eastAsia"/>
        </w:rPr>
        <w:t>。</w:t>
      </w:r>
      <w:r w:rsidRPr="00AC761D">
        <w:t>状态代码参照了英国有关</w:t>
      </w:r>
      <w:r w:rsidRPr="00AC761D">
        <w:t>BIM</w:t>
      </w:r>
      <w:r w:rsidRPr="00AC761D">
        <w:t>标准</w:t>
      </w:r>
      <w:r w:rsidRPr="00AC761D">
        <w:rPr>
          <w:rFonts w:hint="eastAsia"/>
        </w:rPr>
        <w:t>，</w:t>
      </w:r>
      <w:r w:rsidRPr="00AC761D">
        <w:t>“</w:t>
      </w:r>
      <w:r w:rsidRPr="00AC761D">
        <w:t>工作中数据</w:t>
      </w:r>
      <w:r w:rsidRPr="00AC761D">
        <w:t>”</w:t>
      </w:r>
      <w:r w:rsidRPr="00AC761D">
        <w:t>是指各专业</w:t>
      </w:r>
      <w:r w:rsidRPr="00AC761D">
        <w:rPr>
          <w:rFonts w:hint="eastAsia"/>
        </w:rPr>
        <w:t>分部尚未</w:t>
      </w:r>
      <w:r w:rsidRPr="00AC761D">
        <w:t>确定或未完成审核手续的设计</w:t>
      </w:r>
      <w:r w:rsidRPr="00AC761D">
        <w:rPr>
          <w:rFonts w:hint="eastAsia"/>
        </w:rPr>
        <w:t>文档</w:t>
      </w:r>
      <w:r w:rsidRPr="00AC761D">
        <w:t>或数据；</w:t>
      </w:r>
      <w:r w:rsidRPr="00AC761D">
        <w:t>“</w:t>
      </w:r>
      <w:r w:rsidRPr="00AC761D">
        <w:t>共享数据</w:t>
      </w:r>
      <w:r w:rsidRPr="00AC761D">
        <w:t>”</w:t>
      </w:r>
      <w:r w:rsidRPr="00AC761D">
        <w:t>是指各专业</w:t>
      </w:r>
      <w:r w:rsidRPr="00AC761D">
        <w:rPr>
          <w:rFonts w:hint="eastAsia"/>
        </w:rPr>
        <w:t>分部已经</w:t>
      </w:r>
      <w:r w:rsidRPr="00AC761D">
        <w:t>确定</w:t>
      </w:r>
      <w:r w:rsidRPr="00AC761D">
        <w:rPr>
          <w:rFonts w:hint="eastAsia"/>
        </w:rPr>
        <w:t>并</w:t>
      </w:r>
      <w:r w:rsidRPr="00AC761D">
        <w:t>完成审核手续的设计</w:t>
      </w:r>
      <w:r w:rsidRPr="00AC761D">
        <w:rPr>
          <w:rFonts w:hint="eastAsia"/>
        </w:rPr>
        <w:t>文档</w:t>
      </w:r>
      <w:r w:rsidRPr="00AC761D">
        <w:t>或数据</w:t>
      </w:r>
      <w:r w:rsidRPr="00AC761D">
        <w:rPr>
          <w:rFonts w:hint="eastAsia"/>
        </w:rPr>
        <w:t>，</w:t>
      </w:r>
      <w:r w:rsidRPr="00AC761D">
        <w:t>其他专业</w:t>
      </w:r>
      <w:r w:rsidRPr="00AC761D">
        <w:rPr>
          <w:rFonts w:hint="eastAsia"/>
        </w:rPr>
        <w:t>可</w:t>
      </w:r>
      <w:r w:rsidRPr="00AC761D">
        <w:t>作为设计依据；</w:t>
      </w:r>
      <w:r w:rsidRPr="00AC761D">
        <w:t>“</w:t>
      </w:r>
      <w:r w:rsidRPr="00AC761D">
        <w:t>出版数据</w:t>
      </w:r>
      <w:r w:rsidRPr="00AC761D">
        <w:t>”</w:t>
      </w:r>
      <w:r w:rsidRPr="00AC761D">
        <w:rPr>
          <w:rFonts w:hint="eastAsia"/>
        </w:rPr>
        <w:t>是指</w:t>
      </w:r>
      <w:r w:rsidRPr="00AC761D">
        <w:t>完成审核手续</w:t>
      </w:r>
      <w:r w:rsidRPr="00AC761D">
        <w:rPr>
          <w:rFonts w:hint="eastAsia"/>
        </w:rPr>
        <w:t>并</w:t>
      </w:r>
      <w:r w:rsidRPr="00AC761D">
        <w:t>对外交付</w:t>
      </w:r>
      <w:r w:rsidRPr="00AC761D">
        <w:rPr>
          <w:rFonts w:hint="eastAsia"/>
        </w:rPr>
        <w:t>的</w:t>
      </w:r>
      <w:r w:rsidRPr="00AC761D">
        <w:t>交付物。</w:t>
      </w:r>
      <w:r w:rsidRPr="00AC761D">
        <w:rPr>
          <w:rFonts w:hint="eastAsia"/>
        </w:rPr>
        <w:t>“</w:t>
      </w:r>
      <w:r w:rsidRPr="00AC761D">
        <w:t>存档</w:t>
      </w:r>
    </w:p>
    <w:p w:rsidR="00513FF4" w:rsidP="00F10180" w:rsidRDefault="00513FF4" w14:paraId="2AC61ABC" w14:textId="77777777">
      <w:pPr>
        <w:pStyle w:val="ab"/>
      </w:pPr>
      <w:r w:rsidRPr="00AC761D">
        <w:t>数据</w:t>
      </w:r>
      <w:r w:rsidRPr="00AC761D">
        <w:rPr>
          <w:rFonts w:hint="eastAsia"/>
        </w:rPr>
        <w:t>”是</w:t>
      </w:r>
      <w:r w:rsidRPr="00AC761D">
        <w:t>指用于存档的交付物。</w:t>
      </w:r>
      <w:r w:rsidRPr="00AC761D">
        <w:t>“</w:t>
      </w:r>
      <w:r w:rsidRPr="00AC761D">
        <w:t>外部参考</w:t>
      </w:r>
      <w:r w:rsidRPr="00AC761D">
        <w:rPr>
          <w:rFonts w:hint="eastAsia"/>
        </w:rPr>
        <w:t>数据“</w:t>
      </w:r>
      <w:r w:rsidRPr="00AC761D">
        <w:t>是指</w:t>
      </w:r>
      <w:r w:rsidRPr="00AC761D">
        <w:rPr>
          <w:rFonts w:hint="eastAsia"/>
        </w:rPr>
        <w:t>来自外部的</w:t>
      </w:r>
      <w:r w:rsidRPr="00AC761D">
        <w:t>设计条件</w:t>
      </w:r>
      <w:r w:rsidRPr="00AC761D">
        <w:rPr>
          <w:rFonts w:hint="eastAsia"/>
        </w:rPr>
        <w:t>数据</w:t>
      </w:r>
      <w:r w:rsidRPr="00AC761D">
        <w:t>；</w:t>
      </w:r>
      <w:r w:rsidRPr="00AC761D">
        <w:rPr>
          <w:rFonts w:hint="eastAsia"/>
        </w:rPr>
        <w:t>“</w:t>
      </w:r>
      <w:r w:rsidRPr="00AC761D">
        <w:t>资源库数据</w:t>
      </w:r>
      <w:r w:rsidRPr="00AC761D">
        <w:t>”</w:t>
      </w:r>
      <w:r w:rsidRPr="00AC761D">
        <w:t>是指</w:t>
      </w:r>
      <w:r w:rsidRPr="00AC761D">
        <w:rPr>
          <w:rFonts w:hint="eastAsia"/>
        </w:rPr>
        <w:t>各类</w:t>
      </w:r>
      <w:r w:rsidRPr="00AC761D">
        <w:t>内部资源，包括</w:t>
      </w:r>
      <w:r w:rsidRPr="00AC761D">
        <w:rPr>
          <w:rFonts w:hint="eastAsia"/>
        </w:rPr>
        <w:t>标准文档</w:t>
      </w:r>
      <w:r w:rsidRPr="00AC761D">
        <w:t>、</w:t>
      </w:r>
      <w:r w:rsidRPr="00AC761D">
        <w:rPr>
          <w:rFonts w:hint="eastAsia"/>
        </w:rPr>
        <w:t>模板库</w:t>
      </w:r>
      <w:r w:rsidRPr="00AC761D">
        <w:t>、构件库、定额库</w:t>
      </w:r>
      <w:r w:rsidRPr="00AC761D">
        <w:rPr>
          <w:rFonts w:hint="eastAsia"/>
        </w:rPr>
        <w:t>等等。</w:t>
      </w:r>
      <w:r>
        <w:rPr>
          <w:rFonts w:hint="eastAsia"/>
        </w:rPr>
        <w:t>】</w:t>
      </w:r>
    </w:p>
    <w:p w:rsidRPr="00B94A66" w:rsidR="00513FF4" w:rsidP="00F10180" w:rsidRDefault="00513FF4" w14:paraId="0CFC5AFE" w14:textId="77777777">
      <w:pPr>
        <w:pStyle w:val="3-"/>
      </w:pPr>
      <w:commentRangeStart w:id="77"/>
      <w:commentRangeStart w:id="78"/>
      <w:r>
        <w:t>电子文件的名称宜</w:t>
      </w:r>
      <w:r w:rsidRPr="33B8E190">
        <w:rPr>
          <w:lang w:val="en-US"/>
        </w:rPr>
        <w:t>由项目编号、项目简称、模型单元简述、专业代码、描述依次组成</w:t>
      </w:r>
      <w:commentRangeEnd w:id="77"/>
      <w:r w:rsidRPr="33B8E190">
        <w:rPr>
          <w:rStyle w:val="CommentReference"/>
          <w:szCs w:val="22"/>
          <w:lang w:val="en-US"/>
        </w:rPr>
        <w:commentReference w:id="77"/>
      </w:r>
      <w:commentRangeEnd w:id="78"/>
      <w:r w:rsidRPr="33B8E190">
        <w:rPr>
          <w:rStyle w:val="CommentReference"/>
          <w:szCs w:val="22"/>
          <w:lang w:val="en-US"/>
        </w:rPr>
        <w:commentReference w:id="78"/>
      </w:r>
      <w:r w:rsidRPr="33B8E190">
        <w:rPr>
          <w:lang w:val="en-US"/>
        </w:rPr>
        <w:t>，以半角下划线“_”隔开，字段内部的词组宜以半角连字符“-”隔开，并</w:t>
      </w:r>
      <w:r>
        <w:t>宜符合下列规定：</w:t>
      </w:r>
    </w:p>
    <w:p w:rsidR="00513FF4" w:rsidP="00071D09" w:rsidRDefault="00513FF4" w14:paraId="483B7AB2" w14:textId="77777777">
      <w:pPr>
        <w:pStyle w:val="4-"/>
      </w:pPr>
      <w:r>
        <w:t>项目编号</w:t>
      </w:r>
      <w:r>
        <w:rPr>
          <w:rFonts w:hint="eastAsia"/>
        </w:rPr>
        <w:t>宜采用</w:t>
      </w:r>
      <w:r>
        <w:t>项目</w:t>
      </w:r>
      <w:r>
        <w:rPr>
          <w:rFonts w:hint="eastAsia"/>
        </w:rPr>
        <w:t>管理</w:t>
      </w:r>
      <w:r>
        <w:t>的数字编码，无项目编码时</w:t>
      </w:r>
      <w:r>
        <w:rPr>
          <w:rFonts w:hint="eastAsia"/>
        </w:rPr>
        <w:t>宜</w:t>
      </w:r>
      <w:r>
        <w:t>以“000”</w:t>
      </w:r>
      <w:r>
        <w:rPr>
          <w:rFonts w:hint="eastAsia"/>
        </w:rPr>
        <w:t>替代；</w:t>
      </w:r>
    </w:p>
    <w:p w:rsidRPr="000666BA" w:rsidR="00513FF4" w:rsidP="00071D09" w:rsidRDefault="00513FF4" w14:paraId="2CDECFE3" w14:textId="77777777">
      <w:pPr>
        <w:pStyle w:val="4-"/>
      </w:pPr>
      <w:r>
        <w:rPr>
          <w:rFonts w:hint="eastAsia"/>
        </w:rPr>
        <w:t>项目简称宜采用</w:t>
      </w:r>
      <w:r w:rsidRPr="000666BA">
        <w:rPr>
          <w:rFonts w:hint="eastAsia"/>
        </w:rPr>
        <w:t>识别项目的</w:t>
      </w:r>
      <w:r>
        <w:t>简要称</w:t>
      </w:r>
      <w:r>
        <w:rPr>
          <w:rFonts w:hint="eastAsia"/>
        </w:rPr>
        <w:t>号</w:t>
      </w:r>
      <w:r>
        <w:t>，可</w:t>
      </w:r>
      <w:r>
        <w:rPr>
          <w:rFonts w:hint="eastAsia"/>
        </w:rPr>
        <w:t>采用英文或拼音</w:t>
      </w:r>
      <w:r>
        <w:t>，项目</w:t>
      </w:r>
      <w:r>
        <w:rPr>
          <w:rFonts w:hint="eastAsia"/>
        </w:rPr>
        <w:t>简称</w:t>
      </w:r>
      <w:r>
        <w:t>不宜空缺</w:t>
      </w:r>
      <w:r>
        <w:rPr>
          <w:rFonts w:hint="eastAsia"/>
        </w:rPr>
        <w:t>；</w:t>
      </w:r>
    </w:p>
    <w:p w:rsidRPr="00265B8B" w:rsidR="00513FF4" w:rsidP="00071D09" w:rsidRDefault="00513FF4" w14:paraId="7ADA0D68" w14:textId="77777777">
      <w:pPr>
        <w:pStyle w:val="4-"/>
      </w:pPr>
      <w:r w:rsidRPr="00265B8B">
        <w:rPr>
          <w:rFonts w:hint="eastAsia"/>
        </w:rPr>
        <w:t>模型单元</w:t>
      </w:r>
      <w:r>
        <w:rPr>
          <w:rFonts w:hint="eastAsia"/>
        </w:rPr>
        <w:t>简述宜采用</w:t>
      </w:r>
      <w:r w:rsidRPr="00265B8B">
        <w:rPr>
          <w:rFonts w:hint="eastAsia"/>
        </w:rPr>
        <w:t>模型单元的</w:t>
      </w:r>
      <w:r>
        <w:rPr>
          <w:rFonts w:hint="eastAsia"/>
        </w:rPr>
        <w:t>主要</w:t>
      </w:r>
      <w:r w:rsidRPr="00265B8B">
        <w:rPr>
          <w:rFonts w:hint="eastAsia"/>
        </w:rPr>
        <w:t>特征</w:t>
      </w:r>
      <w:r>
        <w:rPr>
          <w:rFonts w:hint="eastAsia"/>
        </w:rPr>
        <w:t>简要描述；</w:t>
      </w:r>
    </w:p>
    <w:p w:rsidRPr="000666BA" w:rsidR="00513FF4" w:rsidP="00071D09" w:rsidRDefault="00513FF4" w14:paraId="1A4135BC" w14:textId="77777777">
      <w:pPr>
        <w:pStyle w:val="4-"/>
      </w:pPr>
      <w:commentRangeStart w:id="79"/>
      <w:commentRangeStart w:id="80"/>
      <w:r>
        <w:t>专业代码</w:t>
      </w:r>
      <w:r>
        <w:rPr>
          <w:rFonts w:hint="eastAsia"/>
        </w:rPr>
        <w:t>宜符合表</w:t>
      </w:r>
      <w:r>
        <w:t>3</w:t>
      </w:r>
      <w:r>
        <w:rPr>
          <w:rFonts w:hint="eastAsia"/>
        </w:rPr>
        <w:t>.2.</w:t>
      </w:r>
      <w:r>
        <w:t>4</w:t>
      </w:r>
      <w:r>
        <w:rPr>
          <w:rFonts w:hint="eastAsia"/>
        </w:rPr>
        <w:t>的规定</w:t>
      </w:r>
      <w:r>
        <w:t>，</w:t>
      </w:r>
      <w:r>
        <w:rPr>
          <w:rFonts w:hint="eastAsia"/>
        </w:rPr>
        <w:t>当涉及多专业时可并列所涉及的专业；</w:t>
      </w:r>
      <w:commentRangeEnd w:id="79"/>
      <w:r w:rsidRPr="000666BA">
        <w:rPr>
          <w:rStyle w:val="CommentReference"/>
          <w:szCs w:val="22"/>
        </w:rPr>
        <w:commentReference w:id="79"/>
      </w:r>
      <w:commentRangeEnd w:id="80"/>
      <w:r w:rsidRPr="000666BA">
        <w:rPr>
          <w:rStyle w:val="CommentReference"/>
          <w:szCs w:val="22"/>
        </w:rPr>
        <w:commentReference w:id="80"/>
      </w:r>
    </w:p>
    <w:p w:rsidR="00EF4538" w:rsidP="00EF4538" w:rsidRDefault="00EF4538" w14:paraId="135F1120" w14:textId="05177366">
      <w:pPr>
        <w:pStyle w:val="Caption"/>
        <w:keepNext/>
        <w:ind w:left="238" w:right="238" w:firstLine="426"/>
        <w:jc w:val="center"/>
      </w:pPr>
      <w:commentRangeStart w:id="81"/>
      <w:commentRangeStart w:id="82"/>
      <w:r>
        <w:t>表</w:t>
      </w:r>
      <w:r>
        <w:t xml:space="preserve"> 3.2.4   </w:t>
      </w:r>
      <w:r>
        <w:rPr>
          <w:rFonts w:hint="eastAsia"/>
        </w:rPr>
        <w:t>领域</w:t>
      </w:r>
      <w:r>
        <w:t>代码</w:t>
      </w:r>
      <w:commentRangeEnd w:id="81"/>
      <w:r w:rsidRPr="00EF4538">
        <w:rPr>
          <w:rStyle w:val="CommentReference"/>
          <w:rFonts w:hint="eastAsia"/>
          <w:sz w:val="20"/>
          <w:szCs w:val="20"/>
          <w:highlight w:val="yellow"/>
        </w:rPr>
        <w:commentReference w:id="81"/>
      </w:r>
      <w:commentRangeEnd w:id="82"/>
      <w:r w:rsidRPr="00EF4538">
        <w:rPr>
          <w:rStyle w:val="CommentReference"/>
          <w:rFonts w:hint="eastAsia"/>
          <w:sz w:val="20"/>
          <w:szCs w:val="20"/>
          <w:highlight w:val="yellow"/>
        </w:rPr>
        <w:commentReference w:id="82"/>
      </w:r>
      <w:r w:rsidRPr="00EF4538">
        <w:rPr>
          <w:rFonts w:hint="eastAsia"/>
          <w:highlight w:val="yellow"/>
        </w:rPr>
        <w:t>（与分类标准协调）</w:t>
      </w:r>
    </w:p>
    <w:tbl>
      <w:tblPr>
        <w:tblStyle w:val="23"/>
        <w:tblW w:w="0" w:type="auto"/>
        <w:jc w:val="center"/>
        <w:tblCellMar>
          <w:top w:w="57" w:type="dxa"/>
          <w:bottom w:w="57" w:type="dxa"/>
        </w:tblCellMar>
        <w:tblLook w:val="04A0" w:firstRow="1" w:lastRow="0" w:firstColumn="1" w:lastColumn="0" w:noHBand="0" w:noVBand="1"/>
      </w:tblPr>
      <w:tblGrid>
        <w:gridCol w:w="1838"/>
        <w:gridCol w:w="3156"/>
        <w:gridCol w:w="1642"/>
        <w:gridCol w:w="1750"/>
      </w:tblGrid>
      <w:tr w:rsidRPr="00904DE1" w:rsidR="00EF4538" w:rsidTr="00FD21EF" w14:paraId="5A3236E2" w14:textId="77777777">
        <w:trPr>
          <w:tblHeader/>
          <w:jc w:val="center"/>
        </w:trPr>
        <w:tc>
          <w:tcPr>
            <w:tcW w:w="1838" w:type="dxa"/>
            <w:vAlign w:val="center"/>
          </w:tcPr>
          <w:p w:rsidRPr="0025630A" w:rsidR="00EF4538" w:rsidP="00886630" w:rsidRDefault="00EF4538" w14:paraId="4120C1E8" w14:textId="0A1E299B">
            <w:pPr>
              <w:pStyle w:val="a4"/>
            </w:pPr>
            <w:r>
              <w:rPr>
                <w:rFonts w:hint="eastAsia"/>
              </w:rPr>
              <w:t>领域</w:t>
            </w:r>
            <w:r w:rsidRPr="0025630A">
              <w:rPr>
                <w:rFonts w:hint="eastAsia"/>
              </w:rPr>
              <w:t>（中文）</w:t>
            </w:r>
          </w:p>
        </w:tc>
        <w:tc>
          <w:tcPr>
            <w:tcW w:w="3156" w:type="dxa"/>
            <w:vAlign w:val="center"/>
          </w:tcPr>
          <w:p w:rsidRPr="0025630A" w:rsidR="00EF4538" w:rsidP="00886630" w:rsidRDefault="00EF4538" w14:paraId="20BBBBDA" w14:textId="7354E992">
            <w:pPr>
              <w:pStyle w:val="a4"/>
            </w:pPr>
            <w:r>
              <w:rPr>
                <w:rFonts w:hint="eastAsia"/>
              </w:rPr>
              <w:t>领域</w:t>
            </w:r>
            <w:r w:rsidRPr="0025630A">
              <w:rPr>
                <w:rFonts w:hint="eastAsia"/>
              </w:rPr>
              <w:t>（英文）</w:t>
            </w:r>
          </w:p>
        </w:tc>
        <w:tc>
          <w:tcPr>
            <w:tcW w:w="1642" w:type="dxa"/>
            <w:vAlign w:val="center"/>
          </w:tcPr>
          <w:p w:rsidRPr="0025630A" w:rsidR="00EF4538" w:rsidP="00886630" w:rsidRDefault="00EF4538" w14:paraId="5D226CB1" w14:textId="29C427B6">
            <w:pPr>
              <w:pStyle w:val="a4"/>
            </w:pPr>
            <w:r>
              <w:rPr>
                <w:rFonts w:hint="eastAsia"/>
              </w:rPr>
              <w:t>领域</w:t>
            </w:r>
            <w:r>
              <w:t>代码</w:t>
            </w:r>
          </w:p>
          <w:p w:rsidRPr="0025630A" w:rsidR="00EF4538" w:rsidP="00886630" w:rsidRDefault="00EF4538" w14:paraId="0CB09B9E" w14:textId="77777777">
            <w:pPr>
              <w:pStyle w:val="a4"/>
            </w:pPr>
            <w:r w:rsidRPr="0025630A">
              <w:rPr>
                <w:rFonts w:hint="eastAsia"/>
              </w:rPr>
              <w:t>（中文）</w:t>
            </w:r>
          </w:p>
        </w:tc>
        <w:tc>
          <w:tcPr>
            <w:tcW w:w="1750" w:type="dxa"/>
            <w:vAlign w:val="center"/>
          </w:tcPr>
          <w:p w:rsidRPr="0025630A" w:rsidR="00EF4538" w:rsidP="00886630" w:rsidRDefault="00EF4538" w14:paraId="6E4EC3A7" w14:textId="067BADA9">
            <w:pPr>
              <w:pStyle w:val="a4"/>
            </w:pPr>
            <w:r>
              <w:rPr>
                <w:rFonts w:hint="eastAsia"/>
              </w:rPr>
              <w:t>领域</w:t>
            </w:r>
            <w:r>
              <w:t>代码</w:t>
            </w:r>
          </w:p>
          <w:p w:rsidRPr="0025630A" w:rsidR="00EF4538" w:rsidP="00886630" w:rsidRDefault="00EF4538" w14:paraId="5EB4D3E7" w14:textId="1861B0E5">
            <w:pPr>
              <w:pStyle w:val="a4"/>
            </w:pPr>
            <w:r w:rsidRPr="0025630A">
              <w:rPr>
                <w:rFonts w:hint="eastAsia"/>
              </w:rPr>
              <w:t>（</w:t>
            </w:r>
            <w:r w:rsidR="00D75AE4">
              <w:rPr>
                <w:rFonts w:hint="eastAsia"/>
              </w:rPr>
              <w:t>拼音</w:t>
            </w:r>
            <w:r w:rsidRPr="0025630A">
              <w:rPr>
                <w:rFonts w:hint="eastAsia"/>
              </w:rPr>
              <w:t>）</w:t>
            </w:r>
          </w:p>
        </w:tc>
      </w:tr>
      <w:tr w:rsidRPr="00904DE1" w:rsidR="00EF4538" w:rsidTr="00FD21EF" w14:paraId="66D50E7A" w14:textId="77777777">
        <w:trPr>
          <w:jc w:val="center"/>
        </w:trPr>
        <w:tc>
          <w:tcPr>
            <w:tcW w:w="1838" w:type="dxa"/>
            <w:vAlign w:val="center"/>
          </w:tcPr>
          <w:p w:rsidRPr="0025630A" w:rsidR="00EF4538" w:rsidP="00886630" w:rsidRDefault="00FD21EF" w14:paraId="53706081" w14:textId="32B9F0A1">
            <w:pPr>
              <w:pStyle w:val="a4"/>
            </w:pPr>
            <w:r>
              <w:rPr>
                <w:rFonts w:hint="eastAsia"/>
              </w:rPr>
              <w:t>房屋建筑工程</w:t>
            </w:r>
          </w:p>
        </w:tc>
        <w:tc>
          <w:tcPr>
            <w:tcW w:w="3156" w:type="dxa"/>
            <w:vAlign w:val="center"/>
          </w:tcPr>
          <w:p w:rsidRPr="0025630A" w:rsidR="00EF4538" w:rsidP="00886630" w:rsidRDefault="00FD21EF" w14:paraId="19331DFE" w14:textId="1AFA966B">
            <w:pPr>
              <w:pStyle w:val="a4"/>
            </w:pPr>
            <w:r>
              <w:t>Building Engineering</w:t>
            </w:r>
          </w:p>
        </w:tc>
        <w:tc>
          <w:tcPr>
            <w:tcW w:w="1642" w:type="dxa"/>
            <w:vAlign w:val="center"/>
          </w:tcPr>
          <w:p w:rsidRPr="0025630A" w:rsidR="00EF4538" w:rsidP="00886630" w:rsidRDefault="00FD21EF" w14:paraId="591246AE" w14:textId="561D89E5">
            <w:pPr>
              <w:pStyle w:val="a4"/>
            </w:pPr>
            <w:r>
              <w:rPr>
                <w:rFonts w:hint="eastAsia"/>
              </w:rPr>
              <w:t>房建</w:t>
            </w:r>
          </w:p>
        </w:tc>
        <w:tc>
          <w:tcPr>
            <w:tcW w:w="1750" w:type="dxa"/>
            <w:vAlign w:val="center"/>
          </w:tcPr>
          <w:p w:rsidRPr="002A2668" w:rsidR="00EF4538" w:rsidP="00886630" w:rsidRDefault="00FD21EF" w14:paraId="2D2E5DE6" w14:textId="103A2443">
            <w:pPr>
              <w:pStyle w:val="a4"/>
              <w:rPr>
                <w:lang w:val="en-US"/>
              </w:rPr>
            </w:pPr>
            <w:r>
              <w:t>F</w:t>
            </w:r>
            <w:r w:rsidR="002A2668">
              <w:rPr>
                <w:rFonts w:hint="eastAsia"/>
              </w:rPr>
              <w:t>J</w:t>
            </w:r>
          </w:p>
        </w:tc>
      </w:tr>
      <w:tr w:rsidRPr="00904DE1" w:rsidR="00EF4538" w:rsidTr="00FD21EF" w14:paraId="2E2A0263" w14:textId="77777777">
        <w:trPr>
          <w:jc w:val="center"/>
        </w:trPr>
        <w:tc>
          <w:tcPr>
            <w:tcW w:w="1838" w:type="dxa"/>
            <w:vAlign w:val="center"/>
          </w:tcPr>
          <w:p w:rsidRPr="0025630A" w:rsidR="00EF4538" w:rsidP="00886630" w:rsidRDefault="00FD21EF" w14:paraId="16995AEE" w14:textId="0DB78E99">
            <w:pPr>
              <w:pStyle w:val="a4"/>
            </w:pPr>
            <w:r>
              <w:rPr>
                <w:rFonts w:hint="eastAsia"/>
              </w:rPr>
              <w:t>铁路工程</w:t>
            </w:r>
          </w:p>
        </w:tc>
        <w:tc>
          <w:tcPr>
            <w:tcW w:w="3156" w:type="dxa"/>
            <w:vAlign w:val="center"/>
          </w:tcPr>
          <w:p w:rsidRPr="0025630A" w:rsidR="00EF4538" w:rsidP="00886630" w:rsidRDefault="00FD21EF" w14:paraId="14421290" w14:textId="7DDAB519">
            <w:pPr>
              <w:pStyle w:val="a4"/>
            </w:pPr>
            <w:r>
              <w:t>Railway Engineering</w:t>
            </w:r>
          </w:p>
        </w:tc>
        <w:tc>
          <w:tcPr>
            <w:tcW w:w="1642" w:type="dxa"/>
            <w:vAlign w:val="center"/>
          </w:tcPr>
          <w:p w:rsidRPr="0025630A" w:rsidR="00EF4538" w:rsidP="00886630" w:rsidRDefault="00FD21EF" w14:paraId="45CED755" w14:textId="3F1CCB10">
            <w:pPr>
              <w:pStyle w:val="a4"/>
            </w:pPr>
            <w:r>
              <w:rPr>
                <w:rFonts w:hint="eastAsia"/>
              </w:rPr>
              <w:t>铁路</w:t>
            </w:r>
          </w:p>
        </w:tc>
        <w:tc>
          <w:tcPr>
            <w:tcW w:w="1750" w:type="dxa"/>
            <w:vAlign w:val="center"/>
          </w:tcPr>
          <w:p w:rsidRPr="0025630A" w:rsidR="00EF4538" w:rsidP="00886630" w:rsidRDefault="00FD21EF" w14:paraId="2B27BA7C" w14:textId="747EE120">
            <w:pPr>
              <w:pStyle w:val="a4"/>
            </w:pPr>
            <w:r>
              <w:t>TL</w:t>
            </w:r>
          </w:p>
        </w:tc>
      </w:tr>
      <w:tr w:rsidRPr="00904DE1" w:rsidR="00EF4538" w:rsidTr="00FD21EF" w14:paraId="582CB549" w14:textId="77777777">
        <w:trPr>
          <w:jc w:val="center"/>
        </w:trPr>
        <w:tc>
          <w:tcPr>
            <w:tcW w:w="1838" w:type="dxa"/>
            <w:vAlign w:val="center"/>
          </w:tcPr>
          <w:p w:rsidRPr="0025630A" w:rsidR="00EF4538" w:rsidP="00886630" w:rsidRDefault="00FD21EF" w14:paraId="1CAA538D" w14:textId="16D76652">
            <w:pPr>
              <w:pStyle w:val="a4"/>
            </w:pPr>
            <w:r>
              <w:rPr>
                <w:rFonts w:hint="eastAsia"/>
              </w:rPr>
              <w:t>公路工程</w:t>
            </w:r>
          </w:p>
        </w:tc>
        <w:tc>
          <w:tcPr>
            <w:tcW w:w="3156" w:type="dxa"/>
            <w:vAlign w:val="center"/>
          </w:tcPr>
          <w:p w:rsidRPr="0025630A" w:rsidR="00EF4538" w:rsidP="00886630" w:rsidRDefault="00FD21EF" w14:paraId="4D541BEB" w14:textId="3A060BC7">
            <w:pPr>
              <w:pStyle w:val="a4"/>
            </w:pPr>
            <w:r>
              <w:t>Highway Engineering</w:t>
            </w:r>
          </w:p>
        </w:tc>
        <w:tc>
          <w:tcPr>
            <w:tcW w:w="1642" w:type="dxa"/>
            <w:vAlign w:val="center"/>
          </w:tcPr>
          <w:p w:rsidRPr="0025630A" w:rsidR="00EF4538" w:rsidP="00886630" w:rsidRDefault="00FD21EF" w14:paraId="2EBFDC17" w14:textId="093FE5CB">
            <w:pPr>
              <w:pStyle w:val="a4"/>
            </w:pPr>
            <w:r>
              <w:rPr>
                <w:rFonts w:hint="eastAsia"/>
              </w:rPr>
              <w:t>公路</w:t>
            </w:r>
          </w:p>
        </w:tc>
        <w:tc>
          <w:tcPr>
            <w:tcW w:w="1750" w:type="dxa"/>
            <w:vAlign w:val="center"/>
          </w:tcPr>
          <w:p w:rsidRPr="0025630A" w:rsidR="00EF4538" w:rsidP="00886630" w:rsidRDefault="00FD21EF" w14:paraId="116B3068" w14:textId="2C52F856">
            <w:pPr>
              <w:pStyle w:val="a4"/>
            </w:pPr>
            <w:r>
              <w:t>GL</w:t>
            </w:r>
          </w:p>
        </w:tc>
      </w:tr>
      <w:tr w:rsidRPr="00904DE1" w:rsidR="00EF4538" w:rsidTr="00FD21EF" w14:paraId="06801512" w14:textId="77777777">
        <w:trPr>
          <w:jc w:val="center"/>
        </w:trPr>
        <w:tc>
          <w:tcPr>
            <w:tcW w:w="1838" w:type="dxa"/>
            <w:vAlign w:val="center"/>
          </w:tcPr>
          <w:p w:rsidRPr="0025630A" w:rsidR="00EF4538" w:rsidP="00886630" w:rsidRDefault="00FD21EF" w14:paraId="46339181" w14:textId="57E8C403">
            <w:pPr>
              <w:pStyle w:val="a4"/>
            </w:pPr>
            <w:r>
              <w:rPr>
                <w:rFonts w:hint="eastAsia"/>
              </w:rPr>
              <w:t>水利工程</w:t>
            </w:r>
          </w:p>
        </w:tc>
        <w:tc>
          <w:tcPr>
            <w:tcW w:w="3156" w:type="dxa"/>
            <w:vAlign w:val="center"/>
          </w:tcPr>
          <w:p w:rsidRPr="0025630A" w:rsidR="00EF4538" w:rsidP="00886630" w:rsidRDefault="00FD21EF" w14:paraId="4361CF7D" w14:textId="0477E87B">
            <w:pPr>
              <w:pStyle w:val="a4"/>
            </w:pPr>
            <w:r>
              <w:t>Water Resources Engineering</w:t>
            </w:r>
          </w:p>
        </w:tc>
        <w:tc>
          <w:tcPr>
            <w:tcW w:w="1642" w:type="dxa"/>
            <w:vAlign w:val="center"/>
          </w:tcPr>
          <w:p w:rsidRPr="0025630A" w:rsidR="00EF4538" w:rsidP="00886630" w:rsidRDefault="00FD21EF" w14:paraId="1A61CF25" w14:textId="32E74F12">
            <w:pPr>
              <w:pStyle w:val="a4"/>
            </w:pPr>
            <w:r>
              <w:rPr>
                <w:rFonts w:hint="eastAsia"/>
              </w:rPr>
              <w:t>水利</w:t>
            </w:r>
          </w:p>
        </w:tc>
        <w:tc>
          <w:tcPr>
            <w:tcW w:w="1750" w:type="dxa"/>
            <w:vAlign w:val="center"/>
          </w:tcPr>
          <w:p w:rsidRPr="0025630A" w:rsidR="00EF4538" w:rsidP="00886630" w:rsidRDefault="00FD21EF" w14:paraId="35548506" w14:textId="6AA1D31E">
            <w:pPr>
              <w:pStyle w:val="a4"/>
            </w:pPr>
            <w:r>
              <w:t>SL</w:t>
            </w:r>
          </w:p>
        </w:tc>
      </w:tr>
      <w:tr w:rsidRPr="00904DE1" w:rsidR="00EF4538" w:rsidTr="00FD21EF" w14:paraId="78A9E978" w14:textId="77777777">
        <w:trPr>
          <w:jc w:val="center"/>
        </w:trPr>
        <w:tc>
          <w:tcPr>
            <w:tcW w:w="1838" w:type="dxa"/>
            <w:vAlign w:val="center"/>
          </w:tcPr>
          <w:p w:rsidRPr="0025630A" w:rsidR="00EF4538" w:rsidP="00886630" w:rsidRDefault="00FD21EF" w14:paraId="7AB4F780" w14:textId="25D6DF3E">
            <w:pPr>
              <w:pStyle w:val="a4"/>
            </w:pPr>
            <w:r>
              <w:rPr>
                <w:rFonts w:hint="eastAsia"/>
              </w:rPr>
              <w:t>市政工程</w:t>
            </w:r>
          </w:p>
        </w:tc>
        <w:tc>
          <w:tcPr>
            <w:tcW w:w="3156" w:type="dxa"/>
            <w:vAlign w:val="center"/>
          </w:tcPr>
          <w:p w:rsidRPr="0025630A" w:rsidR="00EF4538" w:rsidP="00886630" w:rsidRDefault="00FD21EF" w14:paraId="0B87F0E6" w14:textId="730A0125">
            <w:pPr>
              <w:pStyle w:val="a4"/>
            </w:pPr>
            <w:r>
              <w:t>Municipal Engineering</w:t>
            </w:r>
          </w:p>
        </w:tc>
        <w:tc>
          <w:tcPr>
            <w:tcW w:w="1642" w:type="dxa"/>
            <w:vAlign w:val="center"/>
          </w:tcPr>
          <w:p w:rsidRPr="0025630A" w:rsidR="00EF4538" w:rsidP="00886630" w:rsidRDefault="00FD21EF" w14:paraId="793163B8" w14:textId="271E880D">
            <w:pPr>
              <w:pStyle w:val="a4"/>
            </w:pPr>
            <w:r>
              <w:rPr>
                <w:rFonts w:hint="eastAsia"/>
              </w:rPr>
              <w:t>市政</w:t>
            </w:r>
          </w:p>
        </w:tc>
        <w:tc>
          <w:tcPr>
            <w:tcW w:w="1750" w:type="dxa"/>
            <w:vAlign w:val="center"/>
          </w:tcPr>
          <w:p w:rsidRPr="0025630A" w:rsidR="00EF4538" w:rsidP="00886630" w:rsidRDefault="00FD21EF" w14:paraId="76CB8493" w14:textId="584E4AF6">
            <w:pPr>
              <w:pStyle w:val="a4"/>
            </w:pPr>
            <w:r>
              <w:t>SZ</w:t>
            </w:r>
          </w:p>
        </w:tc>
      </w:tr>
      <w:tr w:rsidRPr="00904DE1" w:rsidR="00EF4538" w:rsidTr="00FD21EF" w14:paraId="5F1B9FCA" w14:textId="77777777">
        <w:trPr>
          <w:jc w:val="center"/>
        </w:trPr>
        <w:tc>
          <w:tcPr>
            <w:tcW w:w="1838" w:type="dxa"/>
            <w:vAlign w:val="center"/>
          </w:tcPr>
          <w:p w:rsidRPr="0025630A" w:rsidR="00EF4538" w:rsidP="00886630" w:rsidRDefault="00FD21EF" w14:paraId="296E9A5B" w14:textId="3798DEB5">
            <w:pPr>
              <w:pStyle w:val="a4"/>
            </w:pPr>
            <w:r>
              <w:rPr>
                <w:rFonts w:hint="eastAsia"/>
              </w:rPr>
              <w:t>煤炭矿山工程</w:t>
            </w:r>
          </w:p>
        </w:tc>
        <w:tc>
          <w:tcPr>
            <w:tcW w:w="3156" w:type="dxa"/>
            <w:vAlign w:val="center"/>
          </w:tcPr>
          <w:p w:rsidRPr="005B08F9" w:rsidR="00EF4538" w:rsidP="00886630" w:rsidRDefault="00FD21EF" w14:paraId="13244EFB" w14:textId="0CC7B92E">
            <w:pPr>
              <w:pStyle w:val="a4"/>
              <w:rPr>
                <w:lang w:val="en-US"/>
              </w:rPr>
            </w:pPr>
            <w:r>
              <w:rPr>
                <w:lang w:val="en-US"/>
              </w:rPr>
              <w:t>Coal Mining Engineering</w:t>
            </w:r>
          </w:p>
        </w:tc>
        <w:tc>
          <w:tcPr>
            <w:tcW w:w="1642" w:type="dxa"/>
            <w:vAlign w:val="center"/>
          </w:tcPr>
          <w:p w:rsidRPr="0025630A" w:rsidR="00EF4538" w:rsidP="00886630" w:rsidRDefault="00FD21EF" w14:paraId="72F6B651" w14:textId="5BA08DB2">
            <w:pPr>
              <w:pStyle w:val="a4"/>
            </w:pPr>
            <w:r>
              <w:rPr>
                <w:rFonts w:hint="eastAsia"/>
              </w:rPr>
              <w:t>煤矿</w:t>
            </w:r>
          </w:p>
        </w:tc>
        <w:tc>
          <w:tcPr>
            <w:tcW w:w="1750" w:type="dxa"/>
            <w:vAlign w:val="center"/>
          </w:tcPr>
          <w:p w:rsidRPr="0025630A" w:rsidR="00EF4538" w:rsidP="00886630" w:rsidRDefault="00FD21EF" w14:paraId="7DBD3809" w14:textId="05F721F7">
            <w:pPr>
              <w:pStyle w:val="a4"/>
            </w:pPr>
            <w:r>
              <w:t>MK</w:t>
            </w:r>
          </w:p>
        </w:tc>
      </w:tr>
      <w:tr w:rsidRPr="00904DE1" w:rsidR="00EF4538" w:rsidTr="00FD21EF" w14:paraId="61ED4779" w14:textId="77777777">
        <w:trPr>
          <w:jc w:val="center"/>
        </w:trPr>
        <w:tc>
          <w:tcPr>
            <w:tcW w:w="1838" w:type="dxa"/>
            <w:vAlign w:val="center"/>
          </w:tcPr>
          <w:p w:rsidRPr="0025630A" w:rsidR="00EF4538" w:rsidP="00886630" w:rsidRDefault="00FD21EF" w14:paraId="41CDDF3A" w14:textId="1F609F2B">
            <w:pPr>
              <w:pStyle w:val="a4"/>
            </w:pPr>
            <w:r>
              <w:rPr>
                <w:rFonts w:hint="eastAsia"/>
              </w:rPr>
              <w:t>水运工程</w:t>
            </w:r>
          </w:p>
        </w:tc>
        <w:tc>
          <w:tcPr>
            <w:tcW w:w="3156" w:type="dxa"/>
            <w:vAlign w:val="center"/>
          </w:tcPr>
          <w:p w:rsidRPr="0025630A" w:rsidR="00EF4538" w:rsidP="00886630" w:rsidRDefault="00FD21EF" w14:paraId="11F97B8E" w14:textId="64E1F4CD">
            <w:pPr>
              <w:pStyle w:val="a4"/>
            </w:pPr>
            <w:r>
              <w:t>Waterway Engineering</w:t>
            </w:r>
          </w:p>
        </w:tc>
        <w:tc>
          <w:tcPr>
            <w:tcW w:w="1642" w:type="dxa"/>
            <w:vAlign w:val="center"/>
          </w:tcPr>
          <w:p w:rsidRPr="0025630A" w:rsidR="00EF4538" w:rsidP="00886630" w:rsidRDefault="00FD21EF" w14:paraId="2B05B501" w14:textId="04DD6476">
            <w:pPr>
              <w:pStyle w:val="a4"/>
            </w:pPr>
            <w:r>
              <w:rPr>
                <w:rFonts w:hint="eastAsia"/>
              </w:rPr>
              <w:t>水运</w:t>
            </w:r>
          </w:p>
        </w:tc>
        <w:tc>
          <w:tcPr>
            <w:tcW w:w="1750" w:type="dxa"/>
            <w:vAlign w:val="center"/>
          </w:tcPr>
          <w:p w:rsidRPr="0025630A" w:rsidR="00EF4538" w:rsidP="00886630" w:rsidRDefault="00FD21EF" w14:paraId="14FDA69B" w14:textId="58FDD823">
            <w:pPr>
              <w:pStyle w:val="a4"/>
            </w:pPr>
            <w:r>
              <w:t>SY</w:t>
            </w:r>
          </w:p>
        </w:tc>
      </w:tr>
      <w:tr w:rsidRPr="00904DE1" w:rsidR="00EF4538" w:rsidTr="00FD21EF" w14:paraId="07D2AF7F" w14:textId="77777777">
        <w:trPr>
          <w:jc w:val="center"/>
        </w:trPr>
        <w:tc>
          <w:tcPr>
            <w:tcW w:w="1838" w:type="dxa"/>
            <w:vAlign w:val="center"/>
          </w:tcPr>
          <w:p w:rsidRPr="0025630A" w:rsidR="00EF4538" w:rsidDel="00D82664" w:rsidP="00886630" w:rsidRDefault="00FD21EF" w14:paraId="66DBCB84" w14:textId="1466B715">
            <w:pPr>
              <w:pStyle w:val="a4"/>
            </w:pPr>
            <w:r>
              <w:rPr>
                <w:rFonts w:hint="eastAsia"/>
              </w:rPr>
              <w:t>海洋工程</w:t>
            </w:r>
          </w:p>
        </w:tc>
        <w:tc>
          <w:tcPr>
            <w:tcW w:w="3156" w:type="dxa"/>
            <w:vAlign w:val="center"/>
          </w:tcPr>
          <w:p w:rsidRPr="0025630A" w:rsidR="00EF4538" w:rsidP="00886630" w:rsidRDefault="00FD21EF" w14:paraId="191B69A3" w14:textId="2E8F8D0C">
            <w:pPr>
              <w:pStyle w:val="a4"/>
            </w:pPr>
            <w:r>
              <w:t>Marine Engineering</w:t>
            </w:r>
          </w:p>
        </w:tc>
        <w:tc>
          <w:tcPr>
            <w:tcW w:w="1642" w:type="dxa"/>
            <w:vAlign w:val="center"/>
          </w:tcPr>
          <w:p w:rsidRPr="0025630A" w:rsidR="00EF4538" w:rsidP="00886630" w:rsidRDefault="00FD21EF" w14:paraId="4BB04E28" w14:textId="58F0782A">
            <w:pPr>
              <w:pStyle w:val="a4"/>
            </w:pPr>
            <w:r>
              <w:rPr>
                <w:rFonts w:hint="eastAsia"/>
              </w:rPr>
              <w:t>海洋</w:t>
            </w:r>
          </w:p>
        </w:tc>
        <w:tc>
          <w:tcPr>
            <w:tcW w:w="1750" w:type="dxa"/>
            <w:vAlign w:val="center"/>
          </w:tcPr>
          <w:p w:rsidRPr="0025630A" w:rsidR="00EF4538" w:rsidP="00886630" w:rsidRDefault="00FD21EF" w14:paraId="45B33A5C" w14:textId="2EA6F138">
            <w:pPr>
              <w:pStyle w:val="a4"/>
            </w:pPr>
            <w:r>
              <w:t>HY</w:t>
            </w:r>
          </w:p>
        </w:tc>
      </w:tr>
      <w:tr w:rsidRPr="00904DE1" w:rsidR="00EF4538" w:rsidTr="00FD21EF" w14:paraId="4855B81B" w14:textId="77777777">
        <w:trPr>
          <w:jc w:val="center"/>
        </w:trPr>
        <w:tc>
          <w:tcPr>
            <w:tcW w:w="1838" w:type="dxa"/>
            <w:vAlign w:val="center"/>
          </w:tcPr>
          <w:p w:rsidRPr="0025630A" w:rsidR="00EF4538" w:rsidP="00886630" w:rsidRDefault="00FD21EF" w14:paraId="38A346F8" w14:textId="486A2279">
            <w:pPr>
              <w:pStyle w:val="a4"/>
            </w:pPr>
            <w:r>
              <w:rPr>
                <w:rFonts w:hint="eastAsia"/>
              </w:rPr>
              <w:t>民航工程</w:t>
            </w:r>
          </w:p>
        </w:tc>
        <w:tc>
          <w:tcPr>
            <w:tcW w:w="3156" w:type="dxa"/>
            <w:vAlign w:val="center"/>
          </w:tcPr>
          <w:p w:rsidRPr="0025630A" w:rsidR="00EF4538" w:rsidP="00886630" w:rsidRDefault="00FD21EF" w14:paraId="6AE67BE5" w14:textId="20AAA0FA">
            <w:pPr>
              <w:pStyle w:val="a4"/>
            </w:pPr>
            <w:r>
              <w:t>Civil Aviation Engineering</w:t>
            </w:r>
          </w:p>
        </w:tc>
        <w:tc>
          <w:tcPr>
            <w:tcW w:w="1642" w:type="dxa"/>
            <w:vAlign w:val="center"/>
          </w:tcPr>
          <w:p w:rsidRPr="0025630A" w:rsidR="00EF4538" w:rsidP="00886630" w:rsidRDefault="00FD21EF" w14:paraId="272BFE4C" w14:textId="6EFAFC61">
            <w:pPr>
              <w:pStyle w:val="a4"/>
            </w:pPr>
            <w:r>
              <w:rPr>
                <w:rFonts w:hint="eastAsia"/>
              </w:rPr>
              <w:t>民航</w:t>
            </w:r>
          </w:p>
        </w:tc>
        <w:tc>
          <w:tcPr>
            <w:tcW w:w="1750" w:type="dxa"/>
            <w:vAlign w:val="center"/>
          </w:tcPr>
          <w:p w:rsidRPr="004240F9" w:rsidR="00EF4538" w:rsidP="00886630" w:rsidRDefault="00FD21EF" w14:paraId="5DC7780F" w14:textId="7B853955">
            <w:pPr>
              <w:pStyle w:val="a4"/>
              <w:rPr>
                <w:lang w:val="en-US"/>
              </w:rPr>
            </w:pPr>
            <w:r>
              <w:rPr>
                <w:lang w:val="en-US"/>
              </w:rPr>
              <w:t>MH</w:t>
            </w:r>
          </w:p>
        </w:tc>
      </w:tr>
      <w:tr w:rsidRPr="00904DE1" w:rsidR="00EF4538" w:rsidTr="00FD21EF" w14:paraId="49893700" w14:textId="77777777">
        <w:trPr>
          <w:jc w:val="center"/>
        </w:trPr>
        <w:tc>
          <w:tcPr>
            <w:tcW w:w="1838" w:type="dxa"/>
            <w:vAlign w:val="center"/>
          </w:tcPr>
          <w:p w:rsidRPr="0025630A" w:rsidR="00EF4538" w:rsidP="00886630" w:rsidRDefault="00FD21EF" w14:paraId="1B84C9CA" w14:textId="218B53CC">
            <w:pPr>
              <w:pStyle w:val="a4"/>
            </w:pPr>
            <w:r>
              <w:rPr>
                <w:rFonts w:hint="eastAsia"/>
              </w:rPr>
              <w:t>商业与物资工程</w:t>
            </w:r>
          </w:p>
        </w:tc>
        <w:tc>
          <w:tcPr>
            <w:tcW w:w="3156" w:type="dxa"/>
            <w:vAlign w:val="center"/>
          </w:tcPr>
          <w:p w:rsidRPr="0025630A" w:rsidR="00EF4538" w:rsidP="00886630" w:rsidRDefault="00FD21EF" w14:paraId="503E0606" w14:textId="07C71105">
            <w:pPr>
              <w:pStyle w:val="a4"/>
            </w:pPr>
            <w:r>
              <w:t>Commerce &amp; Logistics Engineering</w:t>
            </w:r>
          </w:p>
        </w:tc>
        <w:tc>
          <w:tcPr>
            <w:tcW w:w="1642" w:type="dxa"/>
            <w:vAlign w:val="center"/>
          </w:tcPr>
          <w:p w:rsidRPr="0025630A" w:rsidR="00EF4538" w:rsidP="00886630" w:rsidRDefault="00FD21EF" w14:paraId="767A047F" w14:textId="2E877EB2">
            <w:pPr>
              <w:pStyle w:val="a4"/>
            </w:pPr>
            <w:r>
              <w:rPr>
                <w:rFonts w:hint="eastAsia"/>
              </w:rPr>
              <w:t>商物</w:t>
            </w:r>
          </w:p>
        </w:tc>
        <w:tc>
          <w:tcPr>
            <w:tcW w:w="1750" w:type="dxa"/>
            <w:vAlign w:val="center"/>
          </w:tcPr>
          <w:p w:rsidRPr="0025630A" w:rsidR="00EF4538" w:rsidP="00886630" w:rsidRDefault="00FD21EF" w14:paraId="420B60B1" w14:textId="6951BC53">
            <w:pPr>
              <w:pStyle w:val="a4"/>
            </w:pPr>
            <w:r>
              <w:t>SW</w:t>
            </w:r>
          </w:p>
        </w:tc>
      </w:tr>
      <w:tr w:rsidRPr="00904DE1" w:rsidR="00EF4538" w:rsidTr="00FD21EF" w14:paraId="7842E3D2" w14:textId="77777777">
        <w:trPr>
          <w:jc w:val="center"/>
        </w:trPr>
        <w:tc>
          <w:tcPr>
            <w:tcW w:w="1838" w:type="dxa"/>
            <w:vAlign w:val="center"/>
          </w:tcPr>
          <w:p w:rsidRPr="0025630A" w:rsidR="00EF4538" w:rsidP="00886630" w:rsidRDefault="00FD21EF" w14:paraId="300FC687" w14:textId="05F98BDB">
            <w:pPr>
              <w:pStyle w:val="a4"/>
            </w:pPr>
            <w:r>
              <w:rPr>
                <w:rFonts w:hint="eastAsia"/>
              </w:rPr>
              <w:t>农业工程</w:t>
            </w:r>
          </w:p>
        </w:tc>
        <w:tc>
          <w:tcPr>
            <w:tcW w:w="3156" w:type="dxa"/>
            <w:vAlign w:val="center"/>
          </w:tcPr>
          <w:p w:rsidRPr="0025630A" w:rsidR="00EF4538" w:rsidP="00886630" w:rsidRDefault="00FD21EF" w14:paraId="6840067A" w14:textId="5F300FF0">
            <w:pPr>
              <w:pStyle w:val="a4"/>
            </w:pPr>
            <w:r>
              <w:t>Agricultural Engineering</w:t>
            </w:r>
          </w:p>
        </w:tc>
        <w:tc>
          <w:tcPr>
            <w:tcW w:w="1642" w:type="dxa"/>
            <w:vAlign w:val="center"/>
          </w:tcPr>
          <w:p w:rsidRPr="0025630A" w:rsidR="00EF4538" w:rsidP="00886630" w:rsidRDefault="00FD21EF" w14:paraId="7B456390" w14:textId="26A6AF4C">
            <w:pPr>
              <w:pStyle w:val="a4"/>
            </w:pPr>
            <w:r>
              <w:rPr>
                <w:rFonts w:hint="eastAsia"/>
              </w:rPr>
              <w:t>农业</w:t>
            </w:r>
          </w:p>
        </w:tc>
        <w:tc>
          <w:tcPr>
            <w:tcW w:w="1750" w:type="dxa"/>
            <w:vAlign w:val="center"/>
          </w:tcPr>
          <w:p w:rsidRPr="0025630A" w:rsidR="00EF4538" w:rsidP="00886630" w:rsidRDefault="00FD21EF" w14:paraId="30098513" w14:textId="04F59E7D">
            <w:pPr>
              <w:pStyle w:val="a4"/>
            </w:pPr>
            <w:r>
              <w:t>NY</w:t>
            </w:r>
          </w:p>
        </w:tc>
      </w:tr>
      <w:tr w:rsidRPr="00B82908" w:rsidR="00F447A6" w:rsidTr="00FD21EF" w14:paraId="14DD4BC9" w14:textId="77777777">
        <w:trPr>
          <w:jc w:val="center"/>
        </w:trPr>
        <w:tc>
          <w:tcPr>
            <w:tcW w:w="1838" w:type="dxa"/>
            <w:vAlign w:val="center"/>
          </w:tcPr>
          <w:p w:rsidRPr="0025630A" w:rsidR="00F447A6" w:rsidP="00886630" w:rsidRDefault="00FD21EF" w14:paraId="49FB8639" w14:textId="3B8CA43A">
            <w:pPr>
              <w:pStyle w:val="a4"/>
            </w:pPr>
            <w:r>
              <w:rPr>
                <w:rFonts w:hint="eastAsia"/>
              </w:rPr>
              <w:t>林业工程</w:t>
            </w:r>
          </w:p>
        </w:tc>
        <w:tc>
          <w:tcPr>
            <w:tcW w:w="3156" w:type="dxa"/>
            <w:vAlign w:val="center"/>
          </w:tcPr>
          <w:p w:rsidRPr="005B08F9" w:rsidR="00F447A6" w:rsidP="00886630" w:rsidRDefault="00FD21EF" w14:paraId="515913D2" w14:textId="135C4C39">
            <w:pPr>
              <w:pStyle w:val="a4"/>
              <w:rPr>
                <w:lang w:val="en-US"/>
              </w:rPr>
            </w:pPr>
            <w:r>
              <w:rPr>
                <w:lang w:val="en-US"/>
              </w:rPr>
              <w:t>Forestry Engineering</w:t>
            </w:r>
          </w:p>
        </w:tc>
        <w:tc>
          <w:tcPr>
            <w:tcW w:w="1642" w:type="dxa"/>
            <w:vAlign w:val="center"/>
          </w:tcPr>
          <w:p w:rsidRPr="0025630A" w:rsidR="00F447A6" w:rsidP="00886630" w:rsidRDefault="00FD21EF" w14:paraId="615A3455" w14:textId="23625C75">
            <w:pPr>
              <w:pStyle w:val="a4"/>
            </w:pPr>
            <w:r>
              <w:rPr>
                <w:rFonts w:hint="eastAsia"/>
              </w:rPr>
              <w:t>林业</w:t>
            </w:r>
          </w:p>
        </w:tc>
        <w:tc>
          <w:tcPr>
            <w:tcW w:w="1750" w:type="dxa"/>
            <w:vAlign w:val="center"/>
          </w:tcPr>
          <w:p w:rsidRPr="0025630A" w:rsidR="00F447A6" w:rsidP="00886630" w:rsidRDefault="00FD21EF" w14:paraId="5C9680F0" w14:textId="7E3E0105">
            <w:pPr>
              <w:pStyle w:val="a4"/>
            </w:pPr>
            <w:r>
              <w:t>LY</w:t>
            </w:r>
          </w:p>
        </w:tc>
      </w:tr>
      <w:tr w:rsidRPr="00904DE1" w:rsidR="00F447A6" w:rsidTr="00FD21EF" w14:paraId="438CD109" w14:textId="77777777">
        <w:trPr>
          <w:jc w:val="center"/>
        </w:trPr>
        <w:tc>
          <w:tcPr>
            <w:tcW w:w="1838" w:type="dxa"/>
            <w:vAlign w:val="center"/>
          </w:tcPr>
          <w:p w:rsidRPr="0025630A" w:rsidR="00F447A6" w:rsidP="00886630" w:rsidRDefault="00FD21EF" w14:paraId="08B11445" w14:textId="200EC283">
            <w:pPr>
              <w:pStyle w:val="a4"/>
            </w:pPr>
            <w:r>
              <w:rPr>
                <w:rFonts w:hint="eastAsia"/>
              </w:rPr>
              <w:t>粮食工程</w:t>
            </w:r>
          </w:p>
        </w:tc>
        <w:tc>
          <w:tcPr>
            <w:tcW w:w="3156" w:type="dxa"/>
            <w:vAlign w:val="center"/>
          </w:tcPr>
          <w:p w:rsidRPr="0025630A" w:rsidR="00F447A6" w:rsidP="00886630" w:rsidRDefault="00FD21EF" w14:paraId="0C636207" w14:textId="1253644E">
            <w:pPr>
              <w:pStyle w:val="a4"/>
            </w:pPr>
            <w:r>
              <w:t>Grain Engineering</w:t>
            </w:r>
          </w:p>
        </w:tc>
        <w:tc>
          <w:tcPr>
            <w:tcW w:w="1642" w:type="dxa"/>
            <w:vAlign w:val="center"/>
          </w:tcPr>
          <w:p w:rsidRPr="0025630A" w:rsidR="00F447A6" w:rsidP="00886630" w:rsidRDefault="00FD21EF" w14:paraId="5BB45A8B" w14:textId="254ED279">
            <w:pPr>
              <w:pStyle w:val="a4"/>
            </w:pPr>
            <w:r>
              <w:rPr>
                <w:rFonts w:hint="eastAsia"/>
              </w:rPr>
              <w:t>粮食</w:t>
            </w:r>
          </w:p>
        </w:tc>
        <w:tc>
          <w:tcPr>
            <w:tcW w:w="1750" w:type="dxa"/>
            <w:vAlign w:val="center"/>
          </w:tcPr>
          <w:p w:rsidRPr="0025630A" w:rsidR="00F447A6" w:rsidP="00886630" w:rsidRDefault="00FD21EF" w14:paraId="31026296" w14:textId="366DCDDF">
            <w:pPr>
              <w:pStyle w:val="a4"/>
            </w:pPr>
            <w:r>
              <w:t>LS</w:t>
            </w:r>
          </w:p>
        </w:tc>
      </w:tr>
      <w:tr w:rsidRPr="00904DE1" w:rsidR="00F447A6" w:rsidTr="00FD21EF" w14:paraId="6473B526" w14:textId="77777777">
        <w:trPr>
          <w:jc w:val="center"/>
        </w:trPr>
        <w:tc>
          <w:tcPr>
            <w:tcW w:w="1838" w:type="dxa"/>
            <w:vAlign w:val="center"/>
          </w:tcPr>
          <w:p w:rsidRPr="0025630A" w:rsidR="00F447A6" w:rsidDel="00D82664" w:rsidP="00886630" w:rsidRDefault="00FD21EF" w14:paraId="0C3C171F" w14:textId="17A63140">
            <w:pPr>
              <w:pStyle w:val="a4"/>
            </w:pPr>
            <w:r>
              <w:rPr>
                <w:rFonts w:hint="eastAsia"/>
              </w:rPr>
              <w:t>石油天然气工程</w:t>
            </w:r>
          </w:p>
        </w:tc>
        <w:tc>
          <w:tcPr>
            <w:tcW w:w="3156" w:type="dxa"/>
            <w:vAlign w:val="center"/>
          </w:tcPr>
          <w:p w:rsidRPr="0025630A" w:rsidR="00F447A6" w:rsidP="00886630" w:rsidRDefault="00FD21EF" w14:paraId="784FB35C" w14:textId="1670AF04">
            <w:pPr>
              <w:pStyle w:val="a4"/>
            </w:pPr>
            <w:r>
              <w:t>Oil &amp; Gas Engineering</w:t>
            </w:r>
          </w:p>
        </w:tc>
        <w:tc>
          <w:tcPr>
            <w:tcW w:w="1642" w:type="dxa"/>
            <w:vAlign w:val="center"/>
          </w:tcPr>
          <w:p w:rsidRPr="0025630A" w:rsidR="00F447A6" w:rsidP="00886630" w:rsidRDefault="00FD21EF" w14:paraId="24A0CBFB" w14:textId="4D0FD00F">
            <w:pPr>
              <w:pStyle w:val="a4"/>
            </w:pPr>
            <w:r>
              <w:rPr>
                <w:rFonts w:hint="eastAsia"/>
              </w:rPr>
              <w:t>油气</w:t>
            </w:r>
          </w:p>
        </w:tc>
        <w:tc>
          <w:tcPr>
            <w:tcW w:w="1750" w:type="dxa"/>
            <w:vAlign w:val="center"/>
          </w:tcPr>
          <w:p w:rsidRPr="0025630A" w:rsidR="00F447A6" w:rsidP="00886630" w:rsidRDefault="00FD21EF" w14:paraId="47BE23E4" w14:textId="0A9D950F">
            <w:pPr>
              <w:pStyle w:val="a4"/>
            </w:pPr>
            <w:r>
              <w:t>YQ</w:t>
            </w:r>
          </w:p>
        </w:tc>
      </w:tr>
      <w:tr w:rsidRPr="00904DE1" w:rsidR="00F447A6" w:rsidTr="00FD21EF" w14:paraId="38CB8974" w14:textId="77777777">
        <w:trPr>
          <w:jc w:val="center"/>
        </w:trPr>
        <w:tc>
          <w:tcPr>
            <w:tcW w:w="1838" w:type="dxa"/>
            <w:vAlign w:val="center"/>
          </w:tcPr>
          <w:p w:rsidRPr="0025630A" w:rsidR="00F447A6" w:rsidP="00886630" w:rsidRDefault="00FD21EF" w14:paraId="45F94C0B" w14:textId="00872E4A">
            <w:pPr>
              <w:pStyle w:val="a4"/>
            </w:pPr>
            <w:r>
              <w:rPr>
                <w:rFonts w:hint="eastAsia"/>
              </w:rPr>
              <w:t>海洋石油工程</w:t>
            </w:r>
          </w:p>
        </w:tc>
        <w:tc>
          <w:tcPr>
            <w:tcW w:w="3156" w:type="dxa"/>
            <w:vAlign w:val="center"/>
          </w:tcPr>
          <w:p w:rsidRPr="0025630A" w:rsidR="00F447A6" w:rsidP="00886630" w:rsidRDefault="00FD21EF" w14:paraId="07E728A7" w14:textId="0394DDF2">
            <w:pPr>
              <w:pStyle w:val="a4"/>
            </w:pPr>
            <w:r>
              <w:t>Offshore Petroleum Engineering</w:t>
            </w:r>
          </w:p>
        </w:tc>
        <w:tc>
          <w:tcPr>
            <w:tcW w:w="1642" w:type="dxa"/>
            <w:vAlign w:val="center"/>
          </w:tcPr>
          <w:p w:rsidRPr="0025630A" w:rsidR="00F447A6" w:rsidP="00886630" w:rsidRDefault="00FD21EF" w14:paraId="4A0F3C4D" w14:textId="58978526">
            <w:pPr>
              <w:pStyle w:val="a4"/>
            </w:pPr>
            <w:r>
              <w:rPr>
                <w:rFonts w:hint="eastAsia"/>
              </w:rPr>
              <w:t>海油</w:t>
            </w:r>
          </w:p>
        </w:tc>
        <w:tc>
          <w:tcPr>
            <w:tcW w:w="1750" w:type="dxa"/>
            <w:vAlign w:val="center"/>
          </w:tcPr>
          <w:p w:rsidRPr="004240F9" w:rsidR="00F447A6" w:rsidP="00886630" w:rsidRDefault="00FD21EF" w14:paraId="45892133" w14:textId="59EB94B9">
            <w:pPr>
              <w:pStyle w:val="a4"/>
              <w:rPr>
                <w:lang w:val="en-US"/>
              </w:rPr>
            </w:pPr>
            <w:r>
              <w:rPr>
                <w:lang w:val="en-US"/>
              </w:rPr>
              <w:t>HP</w:t>
            </w:r>
          </w:p>
        </w:tc>
      </w:tr>
      <w:tr w:rsidRPr="00904DE1" w:rsidR="00F447A6" w:rsidTr="00FD21EF" w14:paraId="3199BF55" w14:textId="77777777">
        <w:trPr>
          <w:jc w:val="center"/>
        </w:trPr>
        <w:tc>
          <w:tcPr>
            <w:tcW w:w="1838" w:type="dxa"/>
            <w:vAlign w:val="center"/>
          </w:tcPr>
          <w:p w:rsidRPr="0025630A" w:rsidR="00F447A6" w:rsidP="00886630" w:rsidRDefault="00FD21EF" w14:paraId="7364FE81" w14:textId="70048299">
            <w:pPr>
              <w:pStyle w:val="a4"/>
            </w:pPr>
            <w:r>
              <w:rPr>
                <w:rFonts w:hint="eastAsia"/>
              </w:rPr>
              <w:t>火电工程</w:t>
            </w:r>
          </w:p>
        </w:tc>
        <w:tc>
          <w:tcPr>
            <w:tcW w:w="3156" w:type="dxa"/>
            <w:vAlign w:val="center"/>
          </w:tcPr>
          <w:p w:rsidRPr="0025630A" w:rsidR="00F447A6" w:rsidP="00886630" w:rsidRDefault="00FD21EF" w14:paraId="04849321" w14:textId="118E1FE8">
            <w:pPr>
              <w:pStyle w:val="a4"/>
            </w:pPr>
            <w:r>
              <w:t>Thermal Power Engineering</w:t>
            </w:r>
          </w:p>
        </w:tc>
        <w:tc>
          <w:tcPr>
            <w:tcW w:w="1642" w:type="dxa"/>
            <w:vAlign w:val="center"/>
          </w:tcPr>
          <w:p w:rsidRPr="0025630A" w:rsidR="00F447A6" w:rsidP="00886630" w:rsidRDefault="00FD21EF" w14:paraId="6D0CFAA1" w14:textId="610C4DCC">
            <w:pPr>
              <w:pStyle w:val="a4"/>
            </w:pPr>
            <w:r>
              <w:rPr>
                <w:rFonts w:hint="eastAsia"/>
              </w:rPr>
              <w:t>火电</w:t>
            </w:r>
          </w:p>
        </w:tc>
        <w:tc>
          <w:tcPr>
            <w:tcW w:w="1750" w:type="dxa"/>
            <w:vAlign w:val="center"/>
          </w:tcPr>
          <w:p w:rsidRPr="0025630A" w:rsidR="00F447A6" w:rsidP="00886630" w:rsidRDefault="00FD21EF" w14:paraId="25F7E1AF" w14:textId="291230A7">
            <w:pPr>
              <w:pStyle w:val="a4"/>
            </w:pPr>
            <w:r>
              <w:t>HD</w:t>
            </w:r>
          </w:p>
        </w:tc>
      </w:tr>
      <w:tr w:rsidRPr="00904DE1" w:rsidR="00F447A6" w:rsidTr="00FD21EF" w14:paraId="430E925C" w14:textId="77777777">
        <w:trPr>
          <w:jc w:val="center"/>
        </w:trPr>
        <w:tc>
          <w:tcPr>
            <w:tcW w:w="1838" w:type="dxa"/>
            <w:vAlign w:val="center"/>
          </w:tcPr>
          <w:p w:rsidRPr="0025630A" w:rsidR="00F447A6" w:rsidP="00886630" w:rsidRDefault="00FD21EF" w14:paraId="724DE1AA" w14:textId="13CEDD6B">
            <w:pPr>
              <w:pStyle w:val="a4"/>
            </w:pPr>
            <w:r>
              <w:rPr>
                <w:rFonts w:hint="eastAsia"/>
              </w:rPr>
              <w:t>水电工程</w:t>
            </w:r>
          </w:p>
        </w:tc>
        <w:tc>
          <w:tcPr>
            <w:tcW w:w="3156" w:type="dxa"/>
            <w:vAlign w:val="center"/>
          </w:tcPr>
          <w:p w:rsidRPr="0025630A" w:rsidR="00F447A6" w:rsidP="00886630" w:rsidRDefault="00FD21EF" w14:paraId="30D72308" w14:textId="646E1D54">
            <w:pPr>
              <w:pStyle w:val="a4"/>
            </w:pPr>
            <w:r>
              <w:t>Hydropower Engineering</w:t>
            </w:r>
          </w:p>
        </w:tc>
        <w:tc>
          <w:tcPr>
            <w:tcW w:w="1642" w:type="dxa"/>
            <w:vAlign w:val="center"/>
          </w:tcPr>
          <w:p w:rsidRPr="0025630A" w:rsidR="00F447A6" w:rsidP="00886630" w:rsidRDefault="00FD21EF" w14:paraId="4867AF84" w14:textId="02D600BD">
            <w:pPr>
              <w:pStyle w:val="a4"/>
            </w:pPr>
            <w:r>
              <w:rPr>
                <w:rFonts w:hint="eastAsia"/>
              </w:rPr>
              <w:t>水电</w:t>
            </w:r>
          </w:p>
        </w:tc>
        <w:tc>
          <w:tcPr>
            <w:tcW w:w="1750" w:type="dxa"/>
            <w:vAlign w:val="center"/>
          </w:tcPr>
          <w:p w:rsidRPr="0025630A" w:rsidR="00F447A6" w:rsidP="00886630" w:rsidRDefault="00FD21EF" w14:paraId="4CC52AFA" w14:textId="46790EAF">
            <w:pPr>
              <w:pStyle w:val="a4"/>
            </w:pPr>
            <w:r>
              <w:t>SD</w:t>
            </w:r>
          </w:p>
        </w:tc>
      </w:tr>
      <w:tr w:rsidRPr="00904DE1" w:rsidR="00F447A6" w:rsidTr="00FD21EF" w14:paraId="365387EF" w14:textId="77777777">
        <w:trPr>
          <w:jc w:val="center"/>
        </w:trPr>
        <w:tc>
          <w:tcPr>
            <w:tcW w:w="1838" w:type="dxa"/>
            <w:vAlign w:val="center"/>
          </w:tcPr>
          <w:p w:rsidRPr="0025630A" w:rsidR="00F447A6" w:rsidP="00886630" w:rsidRDefault="00FD21EF" w14:paraId="3B4DC2A0" w14:textId="6C37B108">
            <w:pPr>
              <w:pStyle w:val="a4"/>
            </w:pPr>
            <w:r>
              <w:rPr>
                <w:rFonts w:hint="eastAsia"/>
              </w:rPr>
              <w:t>核工业工程</w:t>
            </w:r>
          </w:p>
        </w:tc>
        <w:tc>
          <w:tcPr>
            <w:tcW w:w="3156" w:type="dxa"/>
            <w:vAlign w:val="center"/>
          </w:tcPr>
          <w:p w:rsidRPr="005B08F9" w:rsidR="00F447A6" w:rsidP="00886630" w:rsidRDefault="00FD21EF" w14:paraId="313035C3" w14:textId="2AB79772">
            <w:pPr>
              <w:pStyle w:val="a4"/>
              <w:rPr>
                <w:lang w:val="en-US"/>
              </w:rPr>
            </w:pPr>
            <w:r>
              <w:rPr>
                <w:lang w:val="en-US"/>
              </w:rPr>
              <w:t>Nuclear Industry Engineering</w:t>
            </w:r>
          </w:p>
        </w:tc>
        <w:tc>
          <w:tcPr>
            <w:tcW w:w="1642" w:type="dxa"/>
            <w:vAlign w:val="center"/>
          </w:tcPr>
          <w:p w:rsidRPr="0025630A" w:rsidR="00F447A6" w:rsidP="00886630" w:rsidRDefault="00FD21EF" w14:paraId="218B582D" w14:textId="23339B3F">
            <w:pPr>
              <w:pStyle w:val="a4"/>
            </w:pPr>
            <w:r>
              <w:rPr>
                <w:rFonts w:hint="eastAsia"/>
              </w:rPr>
              <w:t>核工</w:t>
            </w:r>
          </w:p>
        </w:tc>
        <w:tc>
          <w:tcPr>
            <w:tcW w:w="1750" w:type="dxa"/>
            <w:vAlign w:val="center"/>
          </w:tcPr>
          <w:p w:rsidRPr="0025630A" w:rsidR="00F447A6" w:rsidP="00886630" w:rsidRDefault="00FD21EF" w14:paraId="79C2841F" w14:textId="1EEFD742">
            <w:pPr>
              <w:pStyle w:val="a4"/>
            </w:pPr>
            <w:r>
              <w:t>HI</w:t>
            </w:r>
          </w:p>
        </w:tc>
      </w:tr>
      <w:tr w:rsidRPr="00904DE1" w:rsidR="00F447A6" w:rsidTr="00FD21EF" w14:paraId="6C7E1B6F" w14:textId="77777777">
        <w:trPr>
          <w:jc w:val="center"/>
        </w:trPr>
        <w:tc>
          <w:tcPr>
            <w:tcW w:w="1838" w:type="dxa"/>
            <w:vAlign w:val="center"/>
          </w:tcPr>
          <w:p w:rsidRPr="0025630A" w:rsidR="00F447A6" w:rsidP="00886630" w:rsidRDefault="00FD21EF" w14:paraId="3D929A3D" w14:textId="15CFCF63">
            <w:pPr>
              <w:pStyle w:val="a4"/>
            </w:pPr>
            <w:r>
              <w:rPr>
                <w:rFonts w:hint="eastAsia"/>
              </w:rPr>
              <w:t>建材工程</w:t>
            </w:r>
          </w:p>
        </w:tc>
        <w:tc>
          <w:tcPr>
            <w:tcW w:w="3156" w:type="dxa"/>
            <w:vAlign w:val="center"/>
          </w:tcPr>
          <w:p w:rsidRPr="0025630A" w:rsidR="00F447A6" w:rsidP="00886630" w:rsidRDefault="00FD21EF" w14:paraId="3C33FBC3" w14:textId="09E3B089">
            <w:pPr>
              <w:pStyle w:val="a4"/>
            </w:pPr>
            <w:r>
              <w:t>Building Materials Engineering</w:t>
            </w:r>
          </w:p>
        </w:tc>
        <w:tc>
          <w:tcPr>
            <w:tcW w:w="1642" w:type="dxa"/>
            <w:vAlign w:val="center"/>
          </w:tcPr>
          <w:p w:rsidRPr="0025630A" w:rsidR="00F447A6" w:rsidP="00886630" w:rsidRDefault="00FD21EF" w14:paraId="314E4D5E" w14:textId="0F277E03">
            <w:pPr>
              <w:pStyle w:val="a4"/>
            </w:pPr>
            <w:r>
              <w:rPr>
                <w:rFonts w:hint="eastAsia"/>
              </w:rPr>
              <w:t>建材</w:t>
            </w:r>
          </w:p>
        </w:tc>
        <w:tc>
          <w:tcPr>
            <w:tcW w:w="1750" w:type="dxa"/>
            <w:vAlign w:val="center"/>
          </w:tcPr>
          <w:p w:rsidRPr="0025630A" w:rsidR="00F447A6" w:rsidP="00886630" w:rsidRDefault="00FD21EF" w14:paraId="23FAEDB6" w14:textId="76275F38">
            <w:pPr>
              <w:pStyle w:val="a4"/>
            </w:pPr>
            <w:r>
              <w:t>JC</w:t>
            </w:r>
          </w:p>
        </w:tc>
      </w:tr>
      <w:tr w:rsidRPr="00904DE1" w:rsidR="00F447A6" w:rsidTr="00FD21EF" w14:paraId="7E2DA2C1" w14:textId="77777777">
        <w:trPr>
          <w:jc w:val="center"/>
        </w:trPr>
        <w:tc>
          <w:tcPr>
            <w:tcW w:w="1838" w:type="dxa"/>
            <w:vAlign w:val="center"/>
          </w:tcPr>
          <w:p w:rsidRPr="0025630A" w:rsidR="00F447A6" w:rsidDel="00D82664" w:rsidP="00886630" w:rsidRDefault="00FD21EF" w14:paraId="3CEF53A1" w14:textId="54CEC2FC">
            <w:pPr>
              <w:pStyle w:val="a4"/>
            </w:pPr>
            <w:r>
              <w:rPr>
                <w:rFonts w:hint="eastAsia"/>
              </w:rPr>
              <w:t>冶金工程</w:t>
            </w:r>
          </w:p>
        </w:tc>
        <w:tc>
          <w:tcPr>
            <w:tcW w:w="3156" w:type="dxa"/>
            <w:vAlign w:val="center"/>
          </w:tcPr>
          <w:p w:rsidRPr="0025630A" w:rsidR="00F447A6" w:rsidP="00886630" w:rsidRDefault="00FD21EF" w14:paraId="44682D51" w14:textId="7CF1F961">
            <w:pPr>
              <w:pStyle w:val="a4"/>
            </w:pPr>
            <w:r>
              <w:t>Metallurgical Engineering</w:t>
            </w:r>
          </w:p>
        </w:tc>
        <w:tc>
          <w:tcPr>
            <w:tcW w:w="1642" w:type="dxa"/>
            <w:vAlign w:val="center"/>
          </w:tcPr>
          <w:p w:rsidRPr="0025630A" w:rsidR="00F447A6" w:rsidP="00886630" w:rsidRDefault="00FD21EF" w14:paraId="6B9F507E" w14:textId="0EAAF938">
            <w:pPr>
              <w:pStyle w:val="a4"/>
            </w:pPr>
            <w:r>
              <w:rPr>
                <w:rFonts w:hint="eastAsia"/>
              </w:rPr>
              <w:t>冶金</w:t>
            </w:r>
          </w:p>
        </w:tc>
        <w:tc>
          <w:tcPr>
            <w:tcW w:w="1750" w:type="dxa"/>
            <w:vAlign w:val="center"/>
          </w:tcPr>
          <w:p w:rsidRPr="0025630A" w:rsidR="00F447A6" w:rsidP="00886630" w:rsidRDefault="00FD21EF" w14:paraId="59DFEA55" w14:textId="1A54AED0">
            <w:pPr>
              <w:pStyle w:val="a4"/>
            </w:pPr>
            <w:r>
              <w:t>YJ</w:t>
            </w:r>
          </w:p>
        </w:tc>
      </w:tr>
      <w:tr w:rsidRPr="00904DE1" w:rsidR="00F447A6" w:rsidTr="00FD21EF" w14:paraId="14507CD0" w14:textId="77777777">
        <w:trPr>
          <w:jc w:val="center"/>
        </w:trPr>
        <w:tc>
          <w:tcPr>
            <w:tcW w:w="1838" w:type="dxa"/>
            <w:vAlign w:val="center"/>
          </w:tcPr>
          <w:p w:rsidRPr="0025630A" w:rsidR="00F447A6" w:rsidP="00886630" w:rsidRDefault="00FD21EF" w14:paraId="37C9CB30" w14:textId="04692000">
            <w:pPr>
              <w:pStyle w:val="a4"/>
            </w:pPr>
            <w:r>
              <w:rPr>
                <w:rFonts w:hint="eastAsia"/>
              </w:rPr>
              <w:t>有色金属工程</w:t>
            </w:r>
          </w:p>
        </w:tc>
        <w:tc>
          <w:tcPr>
            <w:tcW w:w="3156" w:type="dxa"/>
            <w:vAlign w:val="center"/>
          </w:tcPr>
          <w:p w:rsidRPr="0025630A" w:rsidR="00F447A6" w:rsidP="00886630" w:rsidRDefault="00FD21EF" w14:paraId="5384BAB1" w14:textId="45A053AC">
            <w:pPr>
              <w:pStyle w:val="a4"/>
            </w:pPr>
            <w:r>
              <w:t>Nonferrous Metals Engineering</w:t>
            </w:r>
          </w:p>
        </w:tc>
        <w:tc>
          <w:tcPr>
            <w:tcW w:w="1642" w:type="dxa"/>
            <w:vAlign w:val="center"/>
          </w:tcPr>
          <w:p w:rsidRPr="0025630A" w:rsidR="00F447A6" w:rsidP="00886630" w:rsidRDefault="00FD21EF" w14:paraId="25FAF25E" w14:textId="289971DF">
            <w:pPr>
              <w:pStyle w:val="a4"/>
            </w:pPr>
            <w:r>
              <w:rPr>
                <w:rFonts w:hint="eastAsia"/>
              </w:rPr>
              <w:t>有色</w:t>
            </w:r>
          </w:p>
        </w:tc>
        <w:tc>
          <w:tcPr>
            <w:tcW w:w="1750" w:type="dxa"/>
            <w:vAlign w:val="center"/>
          </w:tcPr>
          <w:p w:rsidRPr="004240F9" w:rsidR="00F447A6" w:rsidP="00886630" w:rsidRDefault="00FD21EF" w14:paraId="2730C05D" w14:textId="4C40C050">
            <w:pPr>
              <w:pStyle w:val="a4"/>
              <w:rPr>
                <w:lang w:val="en-US"/>
              </w:rPr>
            </w:pPr>
            <w:r>
              <w:rPr>
                <w:lang w:val="en-US"/>
              </w:rPr>
              <w:t>YS</w:t>
            </w:r>
          </w:p>
        </w:tc>
      </w:tr>
      <w:tr w:rsidRPr="00904DE1" w:rsidR="00F447A6" w:rsidTr="00FD21EF" w14:paraId="1F6E2D21" w14:textId="77777777">
        <w:trPr>
          <w:jc w:val="center"/>
        </w:trPr>
        <w:tc>
          <w:tcPr>
            <w:tcW w:w="1838" w:type="dxa"/>
            <w:vAlign w:val="center"/>
          </w:tcPr>
          <w:p w:rsidRPr="0025630A" w:rsidR="00F447A6" w:rsidP="00886630" w:rsidRDefault="00FD21EF" w14:paraId="6ED106E9" w14:textId="10C93F7F">
            <w:pPr>
              <w:pStyle w:val="a4"/>
            </w:pPr>
            <w:r>
              <w:rPr>
                <w:rFonts w:hint="eastAsia"/>
              </w:rPr>
              <w:t>石油化工工程</w:t>
            </w:r>
          </w:p>
        </w:tc>
        <w:tc>
          <w:tcPr>
            <w:tcW w:w="3156" w:type="dxa"/>
            <w:vAlign w:val="center"/>
          </w:tcPr>
          <w:p w:rsidRPr="0025630A" w:rsidR="00F447A6" w:rsidP="00886630" w:rsidRDefault="00FD21EF" w14:paraId="64030032" w14:textId="6F90AC15">
            <w:pPr>
              <w:pStyle w:val="a4"/>
            </w:pPr>
            <w:r>
              <w:t>Petrochemical Engineering</w:t>
            </w:r>
          </w:p>
        </w:tc>
        <w:tc>
          <w:tcPr>
            <w:tcW w:w="1642" w:type="dxa"/>
            <w:vAlign w:val="center"/>
          </w:tcPr>
          <w:p w:rsidRPr="0025630A" w:rsidR="00F447A6" w:rsidP="00886630" w:rsidRDefault="00FD21EF" w14:paraId="622B590D" w14:textId="0E5819F1">
            <w:pPr>
              <w:pStyle w:val="a4"/>
            </w:pPr>
            <w:r>
              <w:rPr>
                <w:rFonts w:hint="eastAsia"/>
              </w:rPr>
              <w:t>石化</w:t>
            </w:r>
          </w:p>
        </w:tc>
        <w:tc>
          <w:tcPr>
            <w:tcW w:w="1750" w:type="dxa"/>
            <w:vAlign w:val="center"/>
          </w:tcPr>
          <w:p w:rsidRPr="0025630A" w:rsidR="00F447A6" w:rsidP="00886630" w:rsidRDefault="00FD21EF" w14:paraId="34042E3A" w14:textId="32DD24C6">
            <w:pPr>
              <w:pStyle w:val="a4"/>
            </w:pPr>
            <w:r>
              <w:t>SH</w:t>
            </w:r>
          </w:p>
        </w:tc>
      </w:tr>
      <w:tr w:rsidRPr="00904DE1" w:rsidR="00F447A6" w:rsidTr="00FD21EF" w14:paraId="0C02296A" w14:textId="77777777">
        <w:trPr>
          <w:jc w:val="center"/>
        </w:trPr>
        <w:tc>
          <w:tcPr>
            <w:tcW w:w="1838" w:type="dxa"/>
            <w:vAlign w:val="center"/>
          </w:tcPr>
          <w:p w:rsidRPr="0025630A" w:rsidR="00F447A6" w:rsidP="00886630" w:rsidRDefault="00FD21EF" w14:paraId="60C61E75" w14:textId="541ABF94">
            <w:pPr>
              <w:pStyle w:val="a4"/>
            </w:pPr>
            <w:r>
              <w:rPr>
                <w:rFonts w:hint="eastAsia"/>
              </w:rPr>
              <w:t>化工工程</w:t>
            </w:r>
          </w:p>
        </w:tc>
        <w:tc>
          <w:tcPr>
            <w:tcW w:w="3156" w:type="dxa"/>
            <w:vAlign w:val="center"/>
          </w:tcPr>
          <w:p w:rsidRPr="0025630A" w:rsidR="00F447A6" w:rsidP="00886630" w:rsidRDefault="00FD21EF" w14:paraId="2B8B55AF" w14:textId="7690C3F2">
            <w:pPr>
              <w:pStyle w:val="a4"/>
            </w:pPr>
            <w:r>
              <w:t>Chemical Engineering</w:t>
            </w:r>
          </w:p>
        </w:tc>
        <w:tc>
          <w:tcPr>
            <w:tcW w:w="1642" w:type="dxa"/>
            <w:vAlign w:val="center"/>
          </w:tcPr>
          <w:p w:rsidRPr="0025630A" w:rsidR="00F447A6" w:rsidP="00886630" w:rsidRDefault="00FD21EF" w14:paraId="1B62D2A0" w14:textId="411F3A87">
            <w:pPr>
              <w:pStyle w:val="a4"/>
            </w:pPr>
            <w:r>
              <w:rPr>
                <w:rFonts w:hint="eastAsia"/>
              </w:rPr>
              <w:t>化工</w:t>
            </w:r>
          </w:p>
        </w:tc>
        <w:tc>
          <w:tcPr>
            <w:tcW w:w="1750" w:type="dxa"/>
            <w:vAlign w:val="center"/>
          </w:tcPr>
          <w:p w:rsidRPr="0025630A" w:rsidR="00F447A6" w:rsidP="00886630" w:rsidRDefault="00FD21EF" w14:paraId="3936F282" w14:textId="53596B18">
            <w:pPr>
              <w:pStyle w:val="a4"/>
            </w:pPr>
            <w:r>
              <w:t>HX</w:t>
            </w:r>
          </w:p>
        </w:tc>
      </w:tr>
      <w:tr w:rsidRPr="00904DE1" w:rsidR="00B82908" w:rsidTr="00FD21EF" w14:paraId="4F0EFBCE" w14:textId="77777777">
        <w:trPr>
          <w:jc w:val="center"/>
        </w:trPr>
        <w:tc>
          <w:tcPr>
            <w:tcW w:w="1838" w:type="dxa"/>
            <w:vAlign w:val="center"/>
          </w:tcPr>
          <w:p w:rsidR="00B82908" w:rsidP="00886630" w:rsidRDefault="00FD21EF" w14:paraId="2EEC036A" w14:textId="2B894921">
            <w:pPr>
              <w:pStyle w:val="a4"/>
            </w:pPr>
            <w:r>
              <w:rPr>
                <w:rFonts w:hint="eastAsia"/>
              </w:rPr>
              <w:t>医药工程</w:t>
            </w:r>
          </w:p>
        </w:tc>
        <w:tc>
          <w:tcPr>
            <w:tcW w:w="3156" w:type="dxa"/>
            <w:vAlign w:val="center"/>
          </w:tcPr>
          <w:p w:rsidR="00B82908" w:rsidP="00886630" w:rsidRDefault="00FD21EF" w14:paraId="2F4BCA48" w14:textId="15F600DF">
            <w:pPr>
              <w:pStyle w:val="a4"/>
            </w:pPr>
            <w:r>
              <w:t>Pharmaceutical Engineering</w:t>
            </w:r>
          </w:p>
        </w:tc>
        <w:tc>
          <w:tcPr>
            <w:tcW w:w="1642" w:type="dxa"/>
            <w:vAlign w:val="center"/>
          </w:tcPr>
          <w:p w:rsidR="00B82908" w:rsidP="00886630" w:rsidRDefault="00FD21EF" w14:paraId="099BFEA8" w14:textId="305D88DE">
            <w:pPr>
              <w:pStyle w:val="a4"/>
            </w:pPr>
            <w:r>
              <w:rPr>
                <w:rFonts w:hint="eastAsia"/>
              </w:rPr>
              <w:t>医药</w:t>
            </w:r>
          </w:p>
        </w:tc>
        <w:tc>
          <w:tcPr>
            <w:tcW w:w="1750" w:type="dxa"/>
            <w:vAlign w:val="center"/>
          </w:tcPr>
          <w:p w:rsidR="00B82908" w:rsidP="00886630" w:rsidRDefault="00FD21EF" w14:paraId="408525FC" w14:textId="4F4F3C0F">
            <w:pPr>
              <w:pStyle w:val="a4"/>
            </w:pPr>
            <w:r>
              <w:t>YY</w:t>
            </w:r>
          </w:p>
        </w:tc>
      </w:tr>
      <w:tr w:rsidRPr="00904DE1" w:rsidR="00B82908" w:rsidTr="00FD21EF" w14:paraId="7636E47B" w14:textId="77777777">
        <w:trPr>
          <w:jc w:val="center"/>
        </w:trPr>
        <w:tc>
          <w:tcPr>
            <w:tcW w:w="1838" w:type="dxa"/>
            <w:vAlign w:val="center"/>
          </w:tcPr>
          <w:p w:rsidR="00B82908" w:rsidP="00886630" w:rsidRDefault="00FD21EF" w14:paraId="641629EF" w14:textId="37FCA056">
            <w:pPr>
              <w:pStyle w:val="a4"/>
            </w:pPr>
            <w:r>
              <w:rPr>
                <w:rFonts w:hint="eastAsia"/>
              </w:rPr>
              <w:t>机械工程</w:t>
            </w:r>
          </w:p>
        </w:tc>
        <w:tc>
          <w:tcPr>
            <w:tcW w:w="3156" w:type="dxa"/>
            <w:vAlign w:val="center"/>
          </w:tcPr>
          <w:p w:rsidR="00B82908" w:rsidP="00886630" w:rsidRDefault="00FD21EF" w14:paraId="4153997B" w14:textId="1D2D9D96">
            <w:pPr>
              <w:pStyle w:val="a4"/>
            </w:pPr>
            <w:r>
              <w:t>Mechanical Engineering</w:t>
            </w:r>
          </w:p>
        </w:tc>
        <w:tc>
          <w:tcPr>
            <w:tcW w:w="1642" w:type="dxa"/>
            <w:vAlign w:val="center"/>
          </w:tcPr>
          <w:p w:rsidR="00B82908" w:rsidP="00886630" w:rsidRDefault="00FD21EF" w14:paraId="3F33CD7D" w14:textId="6C996923">
            <w:pPr>
              <w:pStyle w:val="a4"/>
            </w:pPr>
            <w:r>
              <w:rPr>
                <w:rFonts w:hint="eastAsia"/>
              </w:rPr>
              <w:t>机械</w:t>
            </w:r>
          </w:p>
        </w:tc>
        <w:tc>
          <w:tcPr>
            <w:tcW w:w="1750" w:type="dxa"/>
            <w:vAlign w:val="center"/>
          </w:tcPr>
          <w:p w:rsidR="00B82908" w:rsidP="00886630" w:rsidRDefault="00FD21EF" w14:paraId="415F0B07" w14:textId="01ACDAC3">
            <w:pPr>
              <w:pStyle w:val="a4"/>
            </w:pPr>
            <w:r>
              <w:t>JX</w:t>
            </w:r>
          </w:p>
        </w:tc>
      </w:tr>
      <w:tr w:rsidRPr="00904DE1" w:rsidR="00B82908" w:rsidTr="00FD21EF" w14:paraId="0786EFD4" w14:textId="77777777">
        <w:trPr>
          <w:jc w:val="center"/>
        </w:trPr>
        <w:tc>
          <w:tcPr>
            <w:tcW w:w="1838" w:type="dxa"/>
            <w:vAlign w:val="center"/>
          </w:tcPr>
          <w:p w:rsidR="00B82908" w:rsidP="00886630" w:rsidRDefault="00FD21EF" w14:paraId="047325DC" w14:textId="47BCA750">
            <w:pPr>
              <w:pStyle w:val="a4"/>
            </w:pPr>
            <w:r>
              <w:rPr>
                <w:rFonts w:hint="eastAsia"/>
              </w:rPr>
              <w:t>航天与航空工程</w:t>
            </w:r>
          </w:p>
        </w:tc>
        <w:tc>
          <w:tcPr>
            <w:tcW w:w="3156" w:type="dxa"/>
            <w:vAlign w:val="center"/>
          </w:tcPr>
          <w:p w:rsidR="00B82908" w:rsidP="00886630" w:rsidRDefault="00FD21EF" w14:paraId="50800CF6" w14:textId="57438280">
            <w:pPr>
              <w:pStyle w:val="a4"/>
            </w:pPr>
            <w:r>
              <w:t>Aerospace &amp; Aviation Engineering</w:t>
            </w:r>
          </w:p>
        </w:tc>
        <w:tc>
          <w:tcPr>
            <w:tcW w:w="1642" w:type="dxa"/>
            <w:vAlign w:val="center"/>
          </w:tcPr>
          <w:p w:rsidR="00B82908" w:rsidP="00886630" w:rsidRDefault="00FD21EF" w14:paraId="5B7E215E" w14:textId="1368ACEE">
            <w:pPr>
              <w:pStyle w:val="a4"/>
            </w:pPr>
            <w:r>
              <w:rPr>
                <w:rFonts w:hint="eastAsia"/>
              </w:rPr>
              <w:t>航天</w:t>
            </w:r>
          </w:p>
        </w:tc>
        <w:tc>
          <w:tcPr>
            <w:tcW w:w="1750" w:type="dxa"/>
            <w:vAlign w:val="center"/>
          </w:tcPr>
          <w:p w:rsidR="00B82908" w:rsidP="00886630" w:rsidRDefault="00FD21EF" w14:paraId="10D2F17D" w14:textId="04733E91">
            <w:pPr>
              <w:pStyle w:val="a4"/>
            </w:pPr>
            <w:r>
              <w:t>HK</w:t>
            </w:r>
          </w:p>
        </w:tc>
      </w:tr>
      <w:tr w:rsidRPr="00904DE1" w:rsidR="00B82908" w:rsidTr="00FD21EF" w14:paraId="3B5E61D9" w14:textId="77777777">
        <w:trPr>
          <w:jc w:val="center"/>
        </w:trPr>
        <w:tc>
          <w:tcPr>
            <w:tcW w:w="1838" w:type="dxa"/>
            <w:vAlign w:val="center"/>
          </w:tcPr>
          <w:p w:rsidR="00B82908" w:rsidP="00886630" w:rsidRDefault="00FD21EF" w14:paraId="4547C638" w14:textId="681ECE5B">
            <w:pPr>
              <w:pStyle w:val="a4"/>
            </w:pPr>
            <w:r>
              <w:rPr>
                <w:rFonts w:hint="eastAsia"/>
              </w:rPr>
              <w:t>兵器与船舶工程</w:t>
            </w:r>
          </w:p>
        </w:tc>
        <w:tc>
          <w:tcPr>
            <w:tcW w:w="3156" w:type="dxa"/>
            <w:vAlign w:val="center"/>
          </w:tcPr>
          <w:p w:rsidR="00B82908" w:rsidP="00886630" w:rsidRDefault="00FD21EF" w14:paraId="6D8C388B" w14:textId="14E3378E">
            <w:pPr>
              <w:pStyle w:val="a4"/>
            </w:pPr>
            <w:r>
              <w:t>Defense &amp; Shipbuilding Engineering</w:t>
            </w:r>
          </w:p>
        </w:tc>
        <w:tc>
          <w:tcPr>
            <w:tcW w:w="1642" w:type="dxa"/>
            <w:vAlign w:val="center"/>
          </w:tcPr>
          <w:p w:rsidR="00B82908" w:rsidP="00886630" w:rsidRDefault="00FD21EF" w14:paraId="37622368" w14:textId="30AAA0FD">
            <w:pPr>
              <w:pStyle w:val="a4"/>
            </w:pPr>
            <w:r>
              <w:rPr>
                <w:rFonts w:hint="eastAsia"/>
              </w:rPr>
              <w:t>兵船</w:t>
            </w:r>
          </w:p>
        </w:tc>
        <w:tc>
          <w:tcPr>
            <w:tcW w:w="1750" w:type="dxa"/>
            <w:vAlign w:val="center"/>
          </w:tcPr>
          <w:p w:rsidR="00B82908" w:rsidP="00886630" w:rsidRDefault="00FD21EF" w14:paraId="4AF530CF" w14:textId="10067811">
            <w:pPr>
              <w:pStyle w:val="a4"/>
            </w:pPr>
            <w:r>
              <w:t>BC</w:t>
            </w:r>
          </w:p>
        </w:tc>
      </w:tr>
      <w:tr w:rsidRPr="00904DE1" w:rsidR="00B82908" w:rsidTr="00FD21EF" w14:paraId="398857E3" w14:textId="77777777">
        <w:trPr>
          <w:jc w:val="center"/>
        </w:trPr>
        <w:tc>
          <w:tcPr>
            <w:tcW w:w="1838" w:type="dxa"/>
            <w:vAlign w:val="center"/>
          </w:tcPr>
          <w:p w:rsidR="00B82908" w:rsidP="00886630" w:rsidRDefault="00FD21EF" w14:paraId="54C612C7" w14:textId="1A08CD10">
            <w:pPr>
              <w:pStyle w:val="a4"/>
            </w:pPr>
            <w:r>
              <w:rPr>
                <w:rFonts w:hint="eastAsia"/>
              </w:rPr>
              <w:t>轻工工程</w:t>
            </w:r>
          </w:p>
        </w:tc>
        <w:tc>
          <w:tcPr>
            <w:tcW w:w="3156" w:type="dxa"/>
            <w:vAlign w:val="center"/>
          </w:tcPr>
          <w:p w:rsidR="00B82908" w:rsidP="00886630" w:rsidRDefault="00FD21EF" w14:paraId="4DCB46FE" w14:textId="11A5A5E2">
            <w:pPr>
              <w:pStyle w:val="a4"/>
            </w:pPr>
            <w:r>
              <w:t>Light Industry Engineering</w:t>
            </w:r>
          </w:p>
        </w:tc>
        <w:tc>
          <w:tcPr>
            <w:tcW w:w="1642" w:type="dxa"/>
            <w:vAlign w:val="center"/>
          </w:tcPr>
          <w:p w:rsidR="00B82908" w:rsidP="00886630" w:rsidRDefault="00FD21EF" w14:paraId="0A6F4AEE" w14:textId="28199AEB">
            <w:pPr>
              <w:pStyle w:val="a4"/>
            </w:pPr>
            <w:r>
              <w:rPr>
                <w:rFonts w:hint="eastAsia"/>
              </w:rPr>
              <w:t>轻工</w:t>
            </w:r>
          </w:p>
        </w:tc>
        <w:tc>
          <w:tcPr>
            <w:tcW w:w="1750" w:type="dxa"/>
            <w:vAlign w:val="center"/>
          </w:tcPr>
          <w:p w:rsidR="00B82908" w:rsidP="00886630" w:rsidRDefault="00FD21EF" w14:paraId="6A9A38F7" w14:textId="64C65857">
            <w:pPr>
              <w:pStyle w:val="a4"/>
            </w:pPr>
            <w:r>
              <w:t>QG</w:t>
            </w:r>
          </w:p>
        </w:tc>
      </w:tr>
      <w:tr w:rsidRPr="00904DE1" w:rsidR="00B82908" w:rsidTr="00FD21EF" w14:paraId="4970FEB4" w14:textId="77777777">
        <w:trPr>
          <w:jc w:val="center"/>
        </w:trPr>
        <w:tc>
          <w:tcPr>
            <w:tcW w:w="1838" w:type="dxa"/>
            <w:vAlign w:val="center"/>
          </w:tcPr>
          <w:p w:rsidR="00B82908" w:rsidP="00886630" w:rsidRDefault="00FD21EF" w14:paraId="29FC7852" w14:textId="077C35F2">
            <w:pPr>
              <w:pStyle w:val="a4"/>
            </w:pPr>
            <w:r>
              <w:rPr>
                <w:rFonts w:hint="eastAsia"/>
              </w:rPr>
              <w:t>纺织工程</w:t>
            </w:r>
          </w:p>
        </w:tc>
        <w:tc>
          <w:tcPr>
            <w:tcW w:w="3156" w:type="dxa"/>
            <w:vAlign w:val="center"/>
          </w:tcPr>
          <w:p w:rsidR="00B82908" w:rsidP="00886630" w:rsidRDefault="00FD21EF" w14:paraId="55A0AA3E" w14:textId="5D86F966">
            <w:pPr>
              <w:pStyle w:val="a4"/>
            </w:pPr>
            <w:r>
              <w:t>Textile Engineering</w:t>
            </w:r>
          </w:p>
        </w:tc>
        <w:tc>
          <w:tcPr>
            <w:tcW w:w="1642" w:type="dxa"/>
            <w:vAlign w:val="center"/>
          </w:tcPr>
          <w:p w:rsidR="00B82908" w:rsidP="00886630" w:rsidRDefault="00FD21EF" w14:paraId="0FAFFF2B" w14:textId="7DD77723">
            <w:pPr>
              <w:pStyle w:val="a4"/>
            </w:pPr>
            <w:r>
              <w:rPr>
                <w:rFonts w:hint="eastAsia"/>
              </w:rPr>
              <w:t>纺织</w:t>
            </w:r>
          </w:p>
        </w:tc>
        <w:tc>
          <w:tcPr>
            <w:tcW w:w="1750" w:type="dxa"/>
            <w:vAlign w:val="center"/>
          </w:tcPr>
          <w:p w:rsidR="00B82908" w:rsidP="00886630" w:rsidRDefault="00FD21EF" w14:paraId="6DDCC4A6" w14:textId="4C9C65B1">
            <w:pPr>
              <w:pStyle w:val="a4"/>
            </w:pPr>
            <w:r>
              <w:t>FZ</w:t>
            </w:r>
          </w:p>
        </w:tc>
      </w:tr>
      <w:tr w:rsidRPr="00904DE1" w:rsidR="00B82908" w:rsidTr="00FD21EF" w14:paraId="69255CB6" w14:textId="77777777">
        <w:trPr>
          <w:jc w:val="center"/>
        </w:trPr>
        <w:tc>
          <w:tcPr>
            <w:tcW w:w="1838" w:type="dxa"/>
            <w:vAlign w:val="center"/>
          </w:tcPr>
          <w:p w:rsidR="00B82908" w:rsidP="00886630" w:rsidRDefault="00FD21EF" w14:paraId="0C3C3B75" w14:textId="6473A537">
            <w:pPr>
              <w:pStyle w:val="a4"/>
            </w:pPr>
            <w:r>
              <w:rPr>
                <w:rFonts w:hint="eastAsia"/>
              </w:rPr>
              <w:t>电子与通信工程</w:t>
            </w:r>
          </w:p>
        </w:tc>
        <w:tc>
          <w:tcPr>
            <w:tcW w:w="3156" w:type="dxa"/>
            <w:vAlign w:val="center"/>
          </w:tcPr>
          <w:p w:rsidR="00B82908" w:rsidP="00886630" w:rsidRDefault="00FD21EF" w14:paraId="7DC1A5E2" w14:textId="7035F6EE">
            <w:pPr>
              <w:pStyle w:val="a4"/>
            </w:pPr>
            <w:r>
              <w:t>Electronics &amp; Communications Engineering</w:t>
            </w:r>
          </w:p>
        </w:tc>
        <w:tc>
          <w:tcPr>
            <w:tcW w:w="1642" w:type="dxa"/>
            <w:vAlign w:val="center"/>
          </w:tcPr>
          <w:p w:rsidR="00B82908" w:rsidP="00886630" w:rsidRDefault="00FD21EF" w14:paraId="0905B9A7" w14:textId="2D62F215">
            <w:pPr>
              <w:pStyle w:val="a4"/>
            </w:pPr>
            <w:r>
              <w:rPr>
                <w:rFonts w:hint="eastAsia"/>
              </w:rPr>
              <w:t>电子</w:t>
            </w:r>
          </w:p>
        </w:tc>
        <w:tc>
          <w:tcPr>
            <w:tcW w:w="1750" w:type="dxa"/>
            <w:vAlign w:val="center"/>
          </w:tcPr>
          <w:p w:rsidR="00B82908" w:rsidP="00886630" w:rsidRDefault="00FD21EF" w14:paraId="3BAFFA62" w14:textId="09F4F6DE">
            <w:pPr>
              <w:pStyle w:val="a4"/>
            </w:pPr>
            <w:r>
              <w:t>DZ</w:t>
            </w:r>
          </w:p>
        </w:tc>
      </w:tr>
      <w:tr w:rsidRPr="00904DE1" w:rsidR="00FD21EF" w:rsidTr="00FD21EF" w14:paraId="43519051" w14:textId="77777777">
        <w:trPr>
          <w:jc w:val="center"/>
        </w:trPr>
        <w:tc>
          <w:tcPr>
            <w:tcW w:w="1838" w:type="dxa"/>
            <w:vAlign w:val="center"/>
          </w:tcPr>
          <w:p w:rsidR="00FD21EF" w:rsidP="00886630" w:rsidRDefault="00FD21EF" w14:paraId="5B27E940" w14:textId="2B1A54E9">
            <w:pPr>
              <w:pStyle w:val="a4"/>
            </w:pPr>
            <w:r>
              <w:rPr>
                <w:rFonts w:hint="eastAsia"/>
              </w:rPr>
              <w:t>广播电影电视工程</w:t>
            </w:r>
          </w:p>
        </w:tc>
        <w:tc>
          <w:tcPr>
            <w:tcW w:w="3156" w:type="dxa"/>
            <w:vAlign w:val="center"/>
          </w:tcPr>
          <w:p w:rsidR="00FD21EF" w:rsidP="00886630" w:rsidRDefault="00FD21EF" w14:paraId="252C3303" w14:textId="2C382E2F">
            <w:pPr>
              <w:pStyle w:val="a4"/>
            </w:pPr>
            <w:r>
              <w:t>Broadcasting Film &amp; Television Engineering</w:t>
            </w:r>
          </w:p>
        </w:tc>
        <w:tc>
          <w:tcPr>
            <w:tcW w:w="1642" w:type="dxa"/>
            <w:vAlign w:val="center"/>
          </w:tcPr>
          <w:p w:rsidR="00FD21EF" w:rsidP="00886630" w:rsidRDefault="00FD21EF" w14:paraId="2BADD01C" w14:textId="02509C1E">
            <w:pPr>
              <w:pStyle w:val="a4"/>
            </w:pPr>
            <w:r>
              <w:rPr>
                <w:rFonts w:hint="eastAsia"/>
              </w:rPr>
              <w:t>广电</w:t>
            </w:r>
          </w:p>
        </w:tc>
        <w:tc>
          <w:tcPr>
            <w:tcW w:w="1750" w:type="dxa"/>
            <w:vAlign w:val="center"/>
          </w:tcPr>
          <w:p w:rsidR="00FD21EF" w:rsidP="00886630" w:rsidRDefault="00FD21EF" w14:paraId="461589BA" w14:textId="6981D29C">
            <w:pPr>
              <w:pStyle w:val="a4"/>
            </w:pPr>
            <w:r>
              <w:t>GD</w:t>
            </w:r>
          </w:p>
        </w:tc>
      </w:tr>
    </w:tbl>
    <w:p w:rsidR="00EF4538" w:rsidP="00513FF4" w:rsidRDefault="00EF4538" w14:paraId="1793D86E" w14:textId="77777777">
      <w:pPr>
        <w:pStyle w:val="Caption"/>
        <w:keepNext/>
        <w:ind w:left="238" w:right="238" w:firstLine="426"/>
        <w:jc w:val="center"/>
      </w:pPr>
    </w:p>
    <w:p w:rsidRPr="006D7848" w:rsidR="006D7848" w:rsidP="006D7848" w:rsidRDefault="006D7848" w14:paraId="1A765A32" w14:textId="77777777">
      <w:pPr>
        <w:ind w:firstLine="447"/>
      </w:pPr>
    </w:p>
    <w:p w:rsidR="00513FF4" w:rsidP="00513FF4" w:rsidRDefault="00513FF4" w14:paraId="52B736CD" w14:textId="1209A88D">
      <w:pPr>
        <w:pStyle w:val="Caption"/>
        <w:keepNext/>
        <w:ind w:left="238" w:right="238" w:firstLine="426"/>
        <w:jc w:val="center"/>
      </w:pPr>
      <w:commentRangeStart w:id="83"/>
      <w:commentRangeStart w:id="84"/>
      <w:r>
        <w:t>表</w:t>
      </w:r>
      <w:r>
        <w:t xml:space="preserve"> 3.2.4   </w:t>
      </w:r>
      <w:r>
        <w:t>专业代码</w:t>
      </w:r>
      <w:commentRangeEnd w:id="83"/>
      <w:r>
        <w:rPr>
          <w:rStyle w:val="CommentReference"/>
          <w:sz w:val="20"/>
          <w:szCs w:val="20"/>
        </w:rPr>
        <w:commentReference w:id="83"/>
      </w:r>
      <w:commentRangeEnd w:id="84"/>
      <w:r>
        <w:rPr>
          <w:rStyle w:val="CommentReference"/>
          <w:sz w:val="20"/>
          <w:szCs w:val="20"/>
        </w:rPr>
        <w:commentReference w:id="84"/>
      </w:r>
    </w:p>
    <w:tbl>
      <w:tblPr>
        <w:tblStyle w:val="23"/>
        <w:tblW w:w="0" w:type="auto"/>
        <w:jc w:val="center"/>
        <w:tblCellMar>
          <w:top w:w="57" w:type="dxa"/>
          <w:bottom w:w="57" w:type="dxa"/>
        </w:tblCellMar>
        <w:tblLook w:val="04A0" w:firstRow="1" w:lastRow="0" w:firstColumn="1" w:lastColumn="0" w:noHBand="0" w:noVBand="1"/>
      </w:tblPr>
      <w:tblGrid>
        <w:gridCol w:w="1550"/>
        <w:gridCol w:w="3444"/>
        <w:gridCol w:w="1642"/>
        <w:gridCol w:w="1750"/>
      </w:tblGrid>
      <w:tr w:rsidRPr="00904DE1" w:rsidR="00513FF4" w:rsidTr="00886630" w14:paraId="73138F0A" w14:textId="77777777">
        <w:trPr>
          <w:tblHeader/>
          <w:jc w:val="center"/>
        </w:trPr>
        <w:tc>
          <w:tcPr>
            <w:tcW w:w="1550" w:type="dxa"/>
            <w:vAlign w:val="center"/>
          </w:tcPr>
          <w:p w:rsidRPr="0025630A" w:rsidR="00513FF4" w:rsidP="00886630" w:rsidRDefault="00513FF4" w14:paraId="59BE3794" w14:textId="77777777">
            <w:pPr>
              <w:pStyle w:val="a4"/>
            </w:pPr>
            <w:r w:rsidRPr="0025630A">
              <w:rPr>
                <w:rFonts w:hint="eastAsia"/>
              </w:rPr>
              <w:t>专业（中文）</w:t>
            </w:r>
          </w:p>
        </w:tc>
        <w:tc>
          <w:tcPr>
            <w:tcW w:w="3444" w:type="dxa"/>
            <w:vAlign w:val="center"/>
          </w:tcPr>
          <w:p w:rsidRPr="0025630A" w:rsidR="00513FF4" w:rsidP="00886630" w:rsidRDefault="00513FF4" w14:paraId="71671230" w14:textId="77777777">
            <w:pPr>
              <w:pStyle w:val="a4"/>
            </w:pPr>
            <w:r w:rsidRPr="0025630A">
              <w:rPr>
                <w:rFonts w:hint="eastAsia"/>
              </w:rPr>
              <w:t>专业（英文）</w:t>
            </w:r>
          </w:p>
        </w:tc>
        <w:tc>
          <w:tcPr>
            <w:tcW w:w="1642" w:type="dxa"/>
            <w:vAlign w:val="center"/>
          </w:tcPr>
          <w:p w:rsidRPr="0025630A" w:rsidR="00513FF4" w:rsidP="00886630" w:rsidRDefault="00513FF4" w14:paraId="1A31AB15" w14:textId="77777777">
            <w:pPr>
              <w:pStyle w:val="a4"/>
            </w:pPr>
            <w:r>
              <w:t>专业代码</w:t>
            </w:r>
          </w:p>
          <w:p w:rsidRPr="0025630A" w:rsidR="00513FF4" w:rsidP="00886630" w:rsidRDefault="00513FF4" w14:paraId="7E7D10D4" w14:textId="77777777">
            <w:pPr>
              <w:pStyle w:val="a4"/>
            </w:pPr>
            <w:r w:rsidRPr="0025630A">
              <w:rPr>
                <w:rFonts w:hint="eastAsia"/>
              </w:rPr>
              <w:t>（中文）</w:t>
            </w:r>
          </w:p>
        </w:tc>
        <w:tc>
          <w:tcPr>
            <w:tcW w:w="1750" w:type="dxa"/>
            <w:vAlign w:val="center"/>
          </w:tcPr>
          <w:p w:rsidRPr="0025630A" w:rsidR="00513FF4" w:rsidP="00886630" w:rsidRDefault="00513FF4" w14:paraId="1EFB8ACE" w14:textId="77777777">
            <w:pPr>
              <w:pStyle w:val="a4"/>
            </w:pPr>
            <w:r>
              <w:t>专业代码</w:t>
            </w:r>
          </w:p>
          <w:p w:rsidRPr="0025630A" w:rsidR="00513FF4" w:rsidP="00886630" w:rsidRDefault="00513FF4" w14:paraId="3308C8FE" w14:textId="77777777">
            <w:pPr>
              <w:pStyle w:val="a4"/>
            </w:pPr>
            <w:r w:rsidRPr="0025630A">
              <w:rPr>
                <w:rFonts w:hint="eastAsia"/>
              </w:rPr>
              <w:t>（英文）</w:t>
            </w:r>
          </w:p>
        </w:tc>
      </w:tr>
      <w:tr w:rsidRPr="00904DE1" w:rsidR="00513FF4" w:rsidTr="00886630" w14:paraId="5D691EE4" w14:textId="77777777">
        <w:trPr>
          <w:jc w:val="center"/>
        </w:trPr>
        <w:tc>
          <w:tcPr>
            <w:tcW w:w="1550" w:type="dxa"/>
            <w:vAlign w:val="center"/>
          </w:tcPr>
          <w:p w:rsidRPr="0025630A" w:rsidR="00513FF4" w:rsidP="00886630" w:rsidRDefault="00513FF4" w14:paraId="50635982" w14:textId="77777777">
            <w:pPr>
              <w:pStyle w:val="a4"/>
            </w:pPr>
            <w:r w:rsidRPr="0025630A">
              <w:rPr>
                <w:rFonts w:hint="eastAsia"/>
              </w:rPr>
              <w:t>规划</w:t>
            </w:r>
          </w:p>
        </w:tc>
        <w:tc>
          <w:tcPr>
            <w:tcW w:w="3444" w:type="dxa"/>
            <w:vAlign w:val="center"/>
          </w:tcPr>
          <w:p w:rsidRPr="0025630A" w:rsidR="00513FF4" w:rsidP="00886630" w:rsidRDefault="00513FF4" w14:paraId="0E6DB934" w14:textId="77777777">
            <w:pPr>
              <w:pStyle w:val="a4"/>
            </w:pPr>
            <w:r w:rsidRPr="0025630A">
              <w:t>Planning</w:t>
            </w:r>
          </w:p>
        </w:tc>
        <w:tc>
          <w:tcPr>
            <w:tcW w:w="1642" w:type="dxa"/>
            <w:vAlign w:val="center"/>
          </w:tcPr>
          <w:p w:rsidRPr="0025630A" w:rsidR="00513FF4" w:rsidP="00886630" w:rsidRDefault="00513FF4" w14:paraId="2266C5BA" w14:textId="77777777">
            <w:pPr>
              <w:pStyle w:val="a4"/>
            </w:pPr>
            <w:r w:rsidRPr="0025630A">
              <w:rPr>
                <w:rFonts w:hint="eastAsia"/>
              </w:rPr>
              <w:t>规</w:t>
            </w:r>
          </w:p>
        </w:tc>
        <w:tc>
          <w:tcPr>
            <w:tcW w:w="1750" w:type="dxa"/>
            <w:vAlign w:val="center"/>
          </w:tcPr>
          <w:p w:rsidRPr="0025630A" w:rsidR="00513FF4" w:rsidP="00886630" w:rsidRDefault="00513FF4" w14:paraId="5BBC2F22" w14:textId="77777777">
            <w:pPr>
              <w:pStyle w:val="a4"/>
            </w:pPr>
            <w:r w:rsidRPr="0025630A">
              <w:t>P</w:t>
            </w:r>
            <w:r w:rsidRPr="0025630A">
              <w:rPr>
                <w:rFonts w:hint="eastAsia"/>
              </w:rPr>
              <w:t>L</w:t>
            </w:r>
          </w:p>
        </w:tc>
      </w:tr>
      <w:tr w:rsidRPr="00904DE1" w:rsidR="00513FF4" w:rsidTr="00886630" w14:paraId="70B76446" w14:textId="77777777">
        <w:trPr>
          <w:jc w:val="center"/>
        </w:trPr>
        <w:tc>
          <w:tcPr>
            <w:tcW w:w="1550" w:type="dxa"/>
            <w:vAlign w:val="center"/>
          </w:tcPr>
          <w:p w:rsidRPr="0025630A" w:rsidR="00513FF4" w:rsidP="00886630" w:rsidRDefault="00513FF4" w14:paraId="24D2EE1E" w14:textId="77777777">
            <w:pPr>
              <w:pStyle w:val="a4"/>
            </w:pPr>
            <w:r w:rsidRPr="0025630A">
              <w:rPr>
                <w:rFonts w:hint="eastAsia"/>
              </w:rPr>
              <w:t>总图</w:t>
            </w:r>
          </w:p>
        </w:tc>
        <w:tc>
          <w:tcPr>
            <w:tcW w:w="3444" w:type="dxa"/>
            <w:vAlign w:val="center"/>
          </w:tcPr>
          <w:p w:rsidRPr="0025630A" w:rsidR="00513FF4" w:rsidP="00886630" w:rsidRDefault="00513FF4" w14:paraId="4B05ADD8" w14:textId="77777777">
            <w:pPr>
              <w:pStyle w:val="a4"/>
            </w:pPr>
            <w:r w:rsidRPr="0025630A">
              <w:t>General</w:t>
            </w:r>
          </w:p>
        </w:tc>
        <w:tc>
          <w:tcPr>
            <w:tcW w:w="1642" w:type="dxa"/>
            <w:vAlign w:val="center"/>
          </w:tcPr>
          <w:p w:rsidRPr="0025630A" w:rsidR="00513FF4" w:rsidP="00886630" w:rsidRDefault="00513FF4" w14:paraId="33EB131B" w14:textId="77777777">
            <w:pPr>
              <w:pStyle w:val="a4"/>
            </w:pPr>
            <w:r w:rsidRPr="0025630A">
              <w:rPr>
                <w:rFonts w:hint="eastAsia"/>
              </w:rPr>
              <w:t>总</w:t>
            </w:r>
          </w:p>
        </w:tc>
        <w:tc>
          <w:tcPr>
            <w:tcW w:w="1750" w:type="dxa"/>
            <w:vAlign w:val="center"/>
          </w:tcPr>
          <w:p w:rsidRPr="0025630A" w:rsidR="00513FF4" w:rsidP="00886630" w:rsidRDefault="00513FF4" w14:paraId="5C48D244" w14:textId="77777777">
            <w:pPr>
              <w:pStyle w:val="a4"/>
            </w:pPr>
            <w:r w:rsidRPr="0025630A">
              <w:t>G</w:t>
            </w:r>
          </w:p>
        </w:tc>
      </w:tr>
      <w:tr w:rsidRPr="00904DE1" w:rsidR="00513FF4" w:rsidTr="00886630" w14:paraId="7E88300A" w14:textId="77777777">
        <w:trPr>
          <w:jc w:val="center"/>
        </w:trPr>
        <w:tc>
          <w:tcPr>
            <w:tcW w:w="1550" w:type="dxa"/>
            <w:vAlign w:val="center"/>
          </w:tcPr>
          <w:p w:rsidRPr="0025630A" w:rsidR="00513FF4" w:rsidP="00886630" w:rsidRDefault="00513FF4" w14:paraId="468ECF02" w14:textId="77777777">
            <w:pPr>
              <w:pStyle w:val="a4"/>
            </w:pPr>
            <w:r w:rsidRPr="0025630A">
              <w:rPr>
                <w:rFonts w:hint="eastAsia"/>
              </w:rPr>
              <w:t>建筑</w:t>
            </w:r>
          </w:p>
        </w:tc>
        <w:tc>
          <w:tcPr>
            <w:tcW w:w="3444" w:type="dxa"/>
            <w:vAlign w:val="center"/>
          </w:tcPr>
          <w:p w:rsidRPr="0025630A" w:rsidR="00513FF4" w:rsidP="00886630" w:rsidRDefault="00513FF4" w14:paraId="6FA86A0C" w14:textId="77777777">
            <w:pPr>
              <w:pStyle w:val="a4"/>
            </w:pPr>
            <w:r w:rsidRPr="0025630A">
              <w:t>Architecture</w:t>
            </w:r>
          </w:p>
        </w:tc>
        <w:tc>
          <w:tcPr>
            <w:tcW w:w="1642" w:type="dxa"/>
            <w:vAlign w:val="center"/>
          </w:tcPr>
          <w:p w:rsidRPr="0025630A" w:rsidR="00513FF4" w:rsidP="00886630" w:rsidRDefault="00513FF4" w14:paraId="2AF944E6" w14:textId="77777777">
            <w:pPr>
              <w:pStyle w:val="a4"/>
            </w:pPr>
            <w:r w:rsidRPr="0025630A">
              <w:rPr>
                <w:rFonts w:hint="eastAsia"/>
              </w:rPr>
              <w:t>建</w:t>
            </w:r>
          </w:p>
        </w:tc>
        <w:tc>
          <w:tcPr>
            <w:tcW w:w="1750" w:type="dxa"/>
            <w:vAlign w:val="center"/>
          </w:tcPr>
          <w:p w:rsidRPr="0025630A" w:rsidR="00513FF4" w:rsidP="00886630" w:rsidRDefault="00513FF4" w14:paraId="37D4ECAB" w14:textId="77777777">
            <w:pPr>
              <w:pStyle w:val="a4"/>
            </w:pPr>
            <w:r w:rsidRPr="0025630A">
              <w:t>A</w:t>
            </w:r>
          </w:p>
        </w:tc>
      </w:tr>
      <w:tr w:rsidRPr="00904DE1" w:rsidR="00513FF4" w:rsidTr="00886630" w14:paraId="58083C57" w14:textId="77777777">
        <w:trPr>
          <w:jc w:val="center"/>
        </w:trPr>
        <w:tc>
          <w:tcPr>
            <w:tcW w:w="1550" w:type="dxa"/>
            <w:vAlign w:val="center"/>
          </w:tcPr>
          <w:p w:rsidRPr="0025630A" w:rsidR="00513FF4" w:rsidP="00886630" w:rsidRDefault="00513FF4" w14:paraId="49A7DA41" w14:textId="77777777">
            <w:pPr>
              <w:pStyle w:val="a4"/>
            </w:pPr>
            <w:r w:rsidRPr="0025630A">
              <w:rPr>
                <w:rFonts w:hint="eastAsia"/>
              </w:rPr>
              <w:t>结构</w:t>
            </w:r>
          </w:p>
        </w:tc>
        <w:tc>
          <w:tcPr>
            <w:tcW w:w="3444" w:type="dxa"/>
            <w:vAlign w:val="center"/>
          </w:tcPr>
          <w:p w:rsidRPr="0025630A" w:rsidR="00513FF4" w:rsidP="00886630" w:rsidRDefault="00513FF4" w14:paraId="476CDBBC" w14:textId="77777777">
            <w:pPr>
              <w:pStyle w:val="a4"/>
            </w:pPr>
            <w:r w:rsidRPr="0025630A">
              <w:t>Structural</w:t>
            </w:r>
            <w:r w:rsidRPr="0025630A">
              <w:rPr>
                <w:rFonts w:hint="eastAsia"/>
              </w:rPr>
              <w:t xml:space="preserve"> </w:t>
            </w:r>
          </w:p>
        </w:tc>
        <w:tc>
          <w:tcPr>
            <w:tcW w:w="1642" w:type="dxa"/>
            <w:vAlign w:val="center"/>
          </w:tcPr>
          <w:p w:rsidRPr="0025630A" w:rsidR="00513FF4" w:rsidP="00886630" w:rsidRDefault="00513FF4" w14:paraId="36369942" w14:textId="77777777">
            <w:pPr>
              <w:pStyle w:val="a4"/>
            </w:pPr>
            <w:r w:rsidRPr="0025630A">
              <w:rPr>
                <w:rFonts w:hint="eastAsia"/>
              </w:rPr>
              <w:t>结</w:t>
            </w:r>
          </w:p>
        </w:tc>
        <w:tc>
          <w:tcPr>
            <w:tcW w:w="1750" w:type="dxa"/>
            <w:vAlign w:val="center"/>
          </w:tcPr>
          <w:p w:rsidRPr="0025630A" w:rsidR="00513FF4" w:rsidP="00886630" w:rsidRDefault="00513FF4" w14:paraId="67A24A46" w14:textId="77777777">
            <w:pPr>
              <w:pStyle w:val="a4"/>
            </w:pPr>
            <w:r w:rsidRPr="0025630A">
              <w:t>S</w:t>
            </w:r>
          </w:p>
        </w:tc>
      </w:tr>
      <w:tr w:rsidRPr="00904DE1" w:rsidR="00513FF4" w:rsidTr="00886630" w14:paraId="714E5D0C" w14:textId="77777777">
        <w:trPr>
          <w:jc w:val="center"/>
        </w:trPr>
        <w:tc>
          <w:tcPr>
            <w:tcW w:w="1550" w:type="dxa"/>
            <w:vAlign w:val="center"/>
          </w:tcPr>
          <w:p w:rsidRPr="0025630A" w:rsidR="00513FF4" w:rsidP="00886630" w:rsidRDefault="00513FF4" w14:paraId="4EFFB86F" w14:textId="77777777">
            <w:pPr>
              <w:pStyle w:val="a4"/>
            </w:pPr>
            <w:r w:rsidRPr="0025630A">
              <w:rPr>
                <w:rFonts w:hint="eastAsia"/>
              </w:rPr>
              <w:t>给</w:t>
            </w:r>
            <w:r>
              <w:rPr>
                <w:rFonts w:hint="eastAsia"/>
              </w:rPr>
              <w:t>水</w:t>
            </w:r>
            <w:r w:rsidRPr="0025630A">
              <w:rPr>
                <w:rFonts w:hint="eastAsia"/>
              </w:rPr>
              <w:t>排水</w:t>
            </w:r>
          </w:p>
        </w:tc>
        <w:tc>
          <w:tcPr>
            <w:tcW w:w="3444" w:type="dxa"/>
            <w:vAlign w:val="center"/>
          </w:tcPr>
          <w:p w:rsidRPr="0025630A" w:rsidR="00513FF4" w:rsidP="00886630" w:rsidRDefault="00513FF4" w14:paraId="43536A91" w14:textId="77777777">
            <w:pPr>
              <w:pStyle w:val="a4"/>
            </w:pPr>
            <w:r w:rsidRPr="0025630A">
              <w:t>Plumbing</w:t>
            </w:r>
            <w:r w:rsidRPr="0025630A">
              <w:rPr>
                <w:rFonts w:hint="eastAsia"/>
              </w:rPr>
              <w:t xml:space="preserve"> </w:t>
            </w:r>
          </w:p>
        </w:tc>
        <w:tc>
          <w:tcPr>
            <w:tcW w:w="1642" w:type="dxa"/>
            <w:vAlign w:val="center"/>
          </w:tcPr>
          <w:p w:rsidRPr="0025630A" w:rsidR="00513FF4" w:rsidP="00886630" w:rsidRDefault="00513FF4" w14:paraId="722C1A42" w14:textId="77777777">
            <w:pPr>
              <w:pStyle w:val="a4"/>
            </w:pPr>
            <w:r w:rsidRPr="0025630A">
              <w:rPr>
                <w:rFonts w:hint="eastAsia"/>
              </w:rPr>
              <w:t>水</w:t>
            </w:r>
          </w:p>
        </w:tc>
        <w:tc>
          <w:tcPr>
            <w:tcW w:w="1750" w:type="dxa"/>
            <w:vAlign w:val="center"/>
          </w:tcPr>
          <w:p w:rsidRPr="0025630A" w:rsidR="00513FF4" w:rsidP="00886630" w:rsidRDefault="00513FF4" w14:paraId="20F85129" w14:textId="77777777">
            <w:pPr>
              <w:pStyle w:val="a4"/>
            </w:pPr>
            <w:r w:rsidRPr="0025630A">
              <w:t>P</w:t>
            </w:r>
          </w:p>
        </w:tc>
      </w:tr>
      <w:tr w:rsidRPr="00904DE1" w:rsidR="00513FF4" w:rsidTr="00886630" w14:paraId="61908863" w14:textId="77777777">
        <w:trPr>
          <w:jc w:val="center"/>
        </w:trPr>
        <w:tc>
          <w:tcPr>
            <w:tcW w:w="1550" w:type="dxa"/>
            <w:vAlign w:val="center"/>
          </w:tcPr>
          <w:p w:rsidRPr="0025630A" w:rsidR="00513FF4" w:rsidP="00886630" w:rsidRDefault="00513FF4" w14:paraId="66547651" w14:textId="77777777">
            <w:pPr>
              <w:pStyle w:val="a4"/>
            </w:pPr>
            <w:r w:rsidRPr="0025630A">
              <w:rPr>
                <w:rFonts w:hint="eastAsia"/>
              </w:rPr>
              <w:t>暖通</w:t>
            </w:r>
          </w:p>
        </w:tc>
        <w:tc>
          <w:tcPr>
            <w:tcW w:w="3444" w:type="dxa"/>
            <w:vAlign w:val="center"/>
          </w:tcPr>
          <w:p w:rsidRPr="005B08F9" w:rsidR="00513FF4" w:rsidP="00886630" w:rsidRDefault="00513FF4" w14:paraId="514BDCEA" w14:textId="77777777">
            <w:pPr>
              <w:pStyle w:val="a4"/>
              <w:rPr>
                <w:lang w:val="en-US"/>
              </w:rPr>
            </w:pPr>
            <w:r w:rsidRPr="00F30BAD">
              <w:rPr>
                <w:lang w:val="en-US"/>
              </w:rPr>
              <w:t>Mechanical</w:t>
            </w:r>
          </w:p>
        </w:tc>
        <w:tc>
          <w:tcPr>
            <w:tcW w:w="1642" w:type="dxa"/>
            <w:vAlign w:val="center"/>
          </w:tcPr>
          <w:p w:rsidRPr="0025630A" w:rsidR="00513FF4" w:rsidP="00886630" w:rsidRDefault="00513FF4" w14:paraId="6666CE87" w14:textId="77777777">
            <w:pPr>
              <w:pStyle w:val="a4"/>
            </w:pPr>
            <w:r w:rsidRPr="0025630A">
              <w:rPr>
                <w:rFonts w:hint="eastAsia"/>
              </w:rPr>
              <w:t>暖</w:t>
            </w:r>
          </w:p>
        </w:tc>
        <w:tc>
          <w:tcPr>
            <w:tcW w:w="1750" w:type="dxa"/>
            <w:vAlign w:val="center"/>
          </w:tcPr>
          <w:p w:rsidRPr="0025630A" w:rsidR="00513FF4" w:rsidP="00886630" w:rsidRDefault="00513FF4" w14:paraId="110E02DD" w14:textId="77777777">
            <w:pPr>
              <w:pStyle w:val="a4"/>
            </w:pPr>
            <w:r w:rsidRPr="0025630A">
              <w:t>M</w:t>
            </w:r>
          </w:p>
        </w:tc>
      </w:tr>
      <w:tr w:rsidRPr="00904DE1" w:rsidR="00513FF4" w:rsidTr="00886630" w14:paraId="20189608" w14:textId="77777777">
        <w:trPr>
          <w:jc w:val="center"/>
        </w:trPr>
        <w:tc>
          <w:tcPr>
            <w:tcW w:w="1550" w:type="dxa"/>
            <w:vAlign w:val="center"/>
          </w:tcPr>
          <w:p w:rsidRPr="0025630A" w:rsidR="00513FF4" w:rsidP="00886630" w:rsidRDefault="00513FF4" w14:paraId="00CD2F56" w14:textId="77777777">
            <w:pPr>
              <w:pStyle w:val="a4"/>
            </w:pPr>
            <w:r w:rsidRPr="0025630A">
              <w:t>电气</w:t>
            </w:r>
          </w:p>
        </w:tc>
        <w:tc>
          <w:tcPr>
            <w:tcW w:w="3444" w:type="dxa"/>
            <w:vAlign w:val="center"/>
          </w:tcPr>
          <w:p w:rsidRPr="0025630A" w:rsidR="00513FF4" w:rsidP="00886630" w:rsidRDefault="00513FF4" w14:paraId="5A9DA2E6" w14:textId="77777777">
            <w:pPr>
              <w:pStyle w:val="a4"/>
            </w:pPr>
            <w:r w:rsidRPr="0025630A">
              <w:t>Electrical</w:t>
            </w:r>
          </w:p>
        </w:tc>
        <w:tc>
          <w:tcPr>
            <w:tcW w:w="1642" w:type="dxa"/>
            <w:vAlign w:val="center"/>
          </w:tcPr>
          <w:p w:rsidRPr="0025630A" w:rsidR="00513FF4" w:rsidP="00886630" w:rsidRDefault="00513FF4" w14:paraId="6C7F3548" w14:textId="77777777">
            <w:pPr>
              <w:pStyle w:val="a4"/>
            </w:pPr>
            <w:r w:rsidRPr="0025630A">
              <w:rPr>
                <w:rFonts w:hint="eastAsia"/>
              </w:rPr>
              <w:t>电</w:t>
            </w:r>
          </w:p>
        </w:tc>
        <w:tc>
          <w:tcPr>
            <w:tcW w:w="1750" w:type="dxa"/>
            <w:vAlign w:val="center"/>
          </w:tcPr>
          <w:p w:rsidRPr="0025630A" w:rsidR="00513FF4" w:rsidP="00886630" w:rsidRDefault="00513FF4" w14:paraId="672C0DC1" w14:textId="77777777">
            <w:pPr>
              <w:pStyle w:val="a4"/>
            </w:pPr>
            <w:r w:rsidRPr="0025630A">
              <w:t>E</w:t>
            </w:r>
          </w:p>
        </w:tc>
      </w:tr>
      <w:tr w:rsidRPr="00904DE1" w:rsidR="00513FF4" w:rsidTr="00886630" w14:paraId="6A252C14" w14:textId="77777777">
        <w:trPr>
          <w:jc w:val="center"/>
        </w:trPr>
        <w:tc>
          <w:tcPr>
            <w:tcW w:w="1550" w:type="dxa"/>
            <w:vAlign w:val="center"/>
          </w:tcPr>
          <w:p w:rsidRPr="0025630A" w:rsidR="00513FF4" w:rsidDel="00D82664" w:rsidP="00886630" w:rsidRDefault="00513FF4" w14:paraId="6A40807A" w14:textId="77777777">
            <w:pPr>
              <w:pStyle w:val="a4"/>
            </w:pPr>
            <w:r w:rsidRPr="0025630A">
              <w:t>智能</w:t>
            </w:r>
            <w:r w:rsidRPr="0025630A">
              <w:rPr>
                <w:rFonts w:hint="eastAsia"/>
              </w:rPr>
              <w:t>化</w:t>
            </w:r>
          </w:p>
        </w:tc>
        <w:tc>
          <w:tcPr>
            <w:tcW w:w="3444" w:type="dxa"/>
            <w:vAlign w:val="center"/>
          </w:tcPr>
          <w:p w:rsidRPr="0025630A" w:rsidR="00513FF4" w:rsidP="00886630" w:rsidRDefault="00513FF4" w14:paraId="478DC4C7" w14:textId="77777777">
            <w:pPr>
              <w:pStyle w:val="a4"/>
            </w:pPr>
            <w:r w:rsidRPr="0025630A">
              <w:t>Telecommunications</w:t>
            </w:r>
          </w:p>
        </w:tc>
        <w:tc>
          <w:tcPr>
            <w:tcW w:w="1642" w:type="dxa"/>
            <w:vAlign w:val="center"/>
          </w:tcPr>
          <w:p w:rsidRPr="0025630A" w:rsidR="00513FF4" w:rsidP="00886630" w:rsidRDefault="00513FF4" w14:paraId="24C2D4D2" w14:textId="77777777">
            <w:pPr>
              <w:pStyle w:val="a4"/>
            </w:pPr>
            <w:r w:rsidRPr="0025630A">
              <w:t>通</w:t>
            </w:r>
          </w:p>
        </w:tc>
        <w:tc>
          <w:tcPr>
            <w:tcW w:w="1750" w:type="dxa"/>
            <w:vAlign w:val="center"/>
          </w:tcPr>
          <w:p w:rsidRPr="0025630A" w:rsidR="00513FF4" w:rsidP="00886630" w:rsidRDefault="00513FF4" w14:paraId="616B3D8D" w14:textId="77777777">
            <w:pPr>
              <w:pStyle w:val="a4"/>
            </w:pPr>
            <w:r w:rsidRPr="0025630A">
              <w:t>T</w:t>
            </w:r>
          </w:p>
        </w:tc>
      </w:tr>
      <w:tr w:rsidRPr="00904DE1" w:rsidR="00513FF4" w:rsidTr="00886630" w14:paraId="3DD80ECF" w14:textId="77777777">
        <w:trPr>
          <w:jc w:val="center"/>
        </w:trPr>
        <w:tc>
          <w:tcPr>
            <w:tcW w:w="1550" w:type="dxa"/>
            <w:vAlign w:val="center"/>
          </w:tcPr>
          <w:p w:rsidRPr="0025630A" w:rsidR="00513FF4" w:rsidP="00886630" w:rsidRDefault="00513FF4" w14:paraId="2F18DDA6" w14:textId="77777777">
            <w:pPr>
              <w:pStyle w:val="a4"/>
            </w:pPr>
            <w:r>
              <w:rPr>
                <w:rFonts w:hint="eastAsia"/>
              </w:rPr>
              <w:t>动力</w:t>
            </w:r>
          </w:p>
        </w:tc>
        <w:tc>
          <w:tcPr>
            <w:tcW w:w="3444" w:type="dxa"/>
            <w:vAlign w:val="center"/>
          </w:tcPr>
          <w:p w:rsidRPr="0025630A" w:rsidR="00513FF4" w:rsidP="00886630" w:rsidRDefault="00513FF4" w14:paraId="67FBEFBC" w14:textId="77777777">
            <w:pPr>
              <w:pStyle w:val="a4"/>
            </w:pPr>
            <w:r>
              <w:t>E</w:t>
            </w:r>
            <w:r>
              <w:rPr>
                <w:rFonts w:hint="eastAsia"/>
              </w:rPr>
              <w:t>nergy Power</w:t>
            </w:r>
          </w:p>
        </w:tc>
        <w:tc>
          <w:tcPr>
            <w:tcW w:w="1642" w:type="dxa"/>
            <w:vAlign w:val="center"/>
          </w:tcPr>
          <w:p w:rsidRPr="0025630A" w:rsidR="00513FF4" w:rsidP="00886630" w:rsidRDefault="00513FF4" w14:paraId="4728F59C" w14:textId="77777777">
            <w:pPr>
              <w:pStyle w:val="a4"/>
            </w:pPr>
            <w:r>
              <w:rPr>
                <w:rFonts w:hint="eastAsia"/>
              </w:rPr>
              <w:t>动</w:t>
            </w:r>
          </w:p>
        </w:tc>
        <w:tc>
          <w:tcPr>
            <w:tcW w:w="1750" w:type="dxa"/>
            <w:vAlign w:val="center"/>
          </w:tcPr>
          <w:p w:rsidRPr="004240F9" w:rsidR="00513FF4" w:rsidP="00886630" w:rsidRDefault="00513FF4" w14:paraId="0963343F" w14:textId="77777777">
            <w:pPr>
              <w:pStyle w:val="a4"/>
              <w:rPr>
                <w:lang w:val="en-US"/>
              </w:rPr>
            </w:pPr>
            <w:r>
              <w:rPr>
                <w:rFonts w:hint="eastAsia"/>
              </w:rPr>
              <w:t>EP</w:t>
            </w:r>
          </w:p>
        </w:tc>
      </w:tr>
      <w:tr w:rsidRPr="00904DE1" w:rsidR="00513FF4" w:rsidTr="00886630" w14:paraId="6310790E" w14:textId="77777777">
        <w:trPr>
          <w:jc w:val="center"/>
        </w:trPr>
        <w:tc>
          <w:tcPr>
            <w:tcW w:w="1550" w:type="dxa"/>
            <w:vAlign w:val="center"/>
          </w:tcPr>
          <w:p w:rsidRPr="0025630A" w:rsidR="00513FF4" w:rsidP="00886630" w:rsidRDefault="00513FF4" w14:paraId="24BCDE56" w14:textId="77777777">
            <w:pPr>
              <w:pStyle w:val="a4"/>
            </w:pPr>
            <w:r w:rsidRPr="0025630A">
              <w:t>消防</w:t>
            </w:r>
          </w:p>
        </w:tc>
        <w:tc>
          <w:tcPr>
            <w:tcW w:w="3444" w:type="dxa"/>
            <w:vAlign w:val="center"/>
          </w:tcPr>
          <w:p w:rsidRPr="0025630A" w:rsidR="00513FF4" w:rsidP="00886630" w:rsidRDefault="00513FF4" w14:paraId="7CAA597D" w14:textId="77777777">
            <w:pPr>
              <w:pStyle w:val="a4"/>
            </w:pPr>
            <w:r w:rsidRPr="0025630A">
              <w:t>Fire Protection</w:t>
            </w:r>
          </w:p>
        </w:tc>
        <w:tc>
          <w:tcPr>
            <w:tcW w:w="1642" w:type="dxa"/>
            <w:vAlign w:val="center"/>
          </w:tcPr>
          <w:p w:rsidRPr="0025630A" w:rsidR="00513FF4" w:rsidP="00886630" w:rsidRDefault="00513FF4" w14:paraId="2E37FEDB" w14:textId="77777777">
            <w:pPr>
              <w:pStyle w:val="a4"/>
            </w:pPr>
            <w:r w:rsidRPr="0025630A">
              <w:t>消</w:t>
            </w:r>
          </w:p>
        </w:tc>
        <w:tc>
          <w:tcPr>
            <w:tcW w:w="1750" w:type="dxa"/>
            <w:vAlign w:val="center"/>
          </w:tcPr>
          <w:p w:rsidRPr="0025630A" w:rsidR="00513FF4" w:rsidP="00886630" w:rsidRDefault="00513FF4" w14:paraId="3538E75C" w14:textId="77777777">
            <w:pPr>
              <w:pStyle w:val="a4"/>
            </w:pPr>
            <w:r w:rsidRPr="0025630A">
              <w:t>F</w:t>
            </w:r>
          </w:p>
        </w:tc>
      </w:tr>
      <w:tr w:rsidRPr="00904DE1" w:rsidR="00513FF4" w:rsidTr="00886630" w14:paraId="67A6E682" w14:textId="77777777">
        <w:trPr>
          <w:jc w:val="center"/>
        </w:trPr>
        <w:tc>
          <w:tcPr>
            <w:tcW w:w="1550" w:type="dxa"/>
            <w:vAlign w:val="center"/>
          </w:tcPr>
          <w:p w:rsidRPr="0025630A" w:rsidR="00513FF4" w:rsidP="00886630" w:rsidRDefault="00513FF4" w14:paraId="0A00F69D" w14:textId="77777777">
            <w:pPr>
              <w:pStyle w:val="a4"/>
            </w:pPr>
            <w:r w:rsidRPr="0025630A">
              <w:t>勘察</w:t>
            </w:r>
          </w:p>
        </w:tc>
        <w:tc>
          <w:tcPr>
            <w:tcW w:w="3444" w:type="dxa"/>
            <w:vAlign w:val="center"/>
          </w:tcPr>
          <w:p w:rsidRPr="0025630A" w:rsidR="00513FF4" w:rsidP="00886630" w:rsidRDefault="00513FF4" w14:paraId="6201A76B" w14:textId="77777777">
            <w:pPr>
              <w:pStyle w:val="a4"/>
            </w:pPr>
            <w:r w:rsidRPr="0025630A">
              <w:t>Investigation</w:t>
            </w:r>
          </w:p>
        </w:tc>
        <w:tc>
          <w:tcPr>
            <w:tcW w:w="1642" w:type="dxa"/>
            <w:vAlign w:val="center"/>
          </w:tcPr>
          <w:p w:rsidRPr="0025630A" w:rsidR="00513FF4" w:rsidP="00886630" w:rsidRDefault="00513FF4" w14:paraId="7480B186" w14:textId="77777777">
            <w:pPr>
              <w:pStyle w:val="a4"/>
            </w:pPr>
            <w:r w:rsidRPr="0025630A">
              <w:rPr>
                <w:rFonts w:hint="eastAsia"/>
              </w:rPr>
              <w:t>勘</w:t>
            </w:r>
          </w:p>
        </w:tc>
        <w:tc>
          <w:tcPr>
            <w:tcW w:w="1750" w:type="dxa"/>
            <w:vAlign w:val="center"/>
          </w:tcPr>
          <w:p w:rsidRPr="0025630A" w:rsidR="00513FF4" w:rsidP="00886630" w:rsidRDefault="00513FF4" w14:paraId="082752FA" w14:textId="77777777">
            <w:pPr>
              <w:pStyle w:val="a4"/>
            </w:pPr>
            <w:r w:rsidRPr="0025630A">
              <w:t>V</w:t>
            </w:r>
          </w:p>
        </w:tc>
      </w:tr>
      <w:tr w:rsidRPr="00904DE1" w:rsidR="00513FF4" w:rsidTr="00886630" w14:paraId="3C7BD894" w14:textId="77777777">
        <w:trPr>
          <w:jc w:val="center"/>
        </w:trPr>
        <w:tc>
          <w:tcPr>
            <w:tcW w:w="1550" w:type="dxa"/>
            <w:vAlign w:val="center"/>
          </w:tcPr>
          <w:p w:rsidRPr="0025630A" w:rsidR="00513FF4" w:rsidP="00886630" w:rsidRDefault="00513FF4" w14:paraId="08E5F115" w14:textId="77777777">
            <w:pPr>
              <w:pStyle w:val="a4"/>
            </w:pPr>
            <w:r w:rsidRPr="0025630A">
              <w:rPr>
                <w:rFonts w:hint="eastAsia"/>
              </w:rPr>
              <w:t>景观</w:t>
            </w:r>
          </w:p>
        </w:tc>
        <w:tc>
          <w:tcPr>
            <w:tcW w:w="3444" w:type="dxa"/>
            <w:vAlign w:val="center"/>
          </w:tcPr>
          <w:p w:rsidRPr="0025630A" w:rsidR="00513FF4" w:rsidP="00886630" w:rsidRDefault="00513FF4" w14:paraId="785E5CA9" w14:textId="77777777">
            <w:pPr>
              <w:pStyle w:val="a4"/>
            </w:pPr>
            <w:r w:rsidRPr="0025630A">
              <w:t>Landscape</w:t>
            </w:r>
          </w:p>
        </w:tc>
        <w:tc>
          <w:tcPr>
            <w:tcW w:w="1642" w:type="dxa"/>
            <w:vAlign w:val="center"/>
          </w:tcPr>
          <w:p w:rsidRPr="0025630A" w:rsidR="00513FF4" w:rsidP="00886630" w:rsidRDefault="00513FF4" w14:paraId="5715BBC6" w14:textId="77777777">
            <w:pPr>
              <w:pStyle w:val="a4"/>
            </w:pPr>
            <w:r w:rsidRPr="0025630A">
              <w:rPr>
                <w:rFonts w:hint="eastAsia"/>
              </w:rPr>
              <w:t>景</w:t>
            </w:r>
          </w:p>
        </w:tc>
        <w:tc>
          <w:tcPr>
            <w:tcW w:w="1750" w:type="dxa"/>
            <w:vAlign w:val="center"/>
          </w:tcPr>
          <w:p w:rsidRPr="0025630A" w:rsidR="00513FF4" w:rsidP="00886630" w:rsidRDefault="00513FF4" w14:paraId="77D188D9" w14:textId="77777777">
            <w:pPr>
              <w:pStyle w:val="a4"/>
            </w:pPr>
            <w:r w:rsidRPr="0025630A">
              <w:t>L</w:t>
            </w:r>
          </w:p>
        </w:tc>
      </w:tr>
      <w:tr w:rsidRPr="00904DE1" w:rsidR="00513FF4" w:rsidTr="00886630" w14:paraId="0E39A8E2" w14:textId="77777777">
        <w:trPr>
          <w:jc w:val="center"/>
        </w:trPr>
        <w:tc>
          <w:tcPr>
            <w:tcW w:w="1550" w:type="dxa"/>
            <w:vAlign w:val="center"/>
          </w:tcPr>
          <w:p w:rsidRPr="0025630A" w:rsidR="00513FF4" w:rsidP="00886630" w:rsidRDefault="00513FF4" w14:paraId="7630873F" w14:textId="77777777">
            <w:pPr>
              <w:pStyle w:val="a4"/>
            </w:pPr>
            <w:r w:rsidRPr="0025630A">
              <w:rPr>
                <w:rFonts w:hint="eastAsia"/>
              </w:rPr>
              <w:t>室内装饰</w:t>
            </w:r>
          </w:p>
        </w:tc>
        <w:tc>
          <w:tcPr>
            <w:tcW w:w="3444" w:type="dxa"/>
            <w:vAlign w:val="center"/>
          </w:tcPr>
          <w:p w:rsidRPr="0025630A" w:rsidR="00513FF4" w:rsidP="00886630" w:rsidRDefault="00513FF4" w14:paraId="3EC161CA" w14:textId="77777777">
            <w:pPr>
              <w:pStyle w:val="a4"/>
            </w:pPr>
            <w:r w:rsidRPr="0025630A">
              <w:t>Interior Design</w:t>
            </w:r>
          </w:p>
        </w:tc>
        <w:tc>
          <w:tcPr>
            <w:tcW w:w="1642" w:type="dxa"/>
            <w:vAlign w:val="center"/>
          </w:tcPr>
          <w:p w:rsidRPr="0025630A" w:rsidR="00513FF4" w:rsidP="00886630" w:rsidRDefault="00513FF4" w14:paraId="1BD15D6C" w14:textId="77777777">
            <w:pPr>
              <w:pStyle w:val="a4"/>
            </w:pPr>
            <w:r w:rsidRPr="0025630A">
              <w:rPr>
                <w:rFonts w:hint="eastAsia"/>
              </w:rPr>
              <w:t>室内</w:t>
            </w:r>
          </w:p>
        </w:tc>
        <w:tc>
          <w:tcPr>
            <w:tcW w:w="1750" w:type="dxa"/>
            <w:vAlign w:val="center"/>
          </w:tcPr>
          <w:p w:rsidRPr="0025630A" w:rsidR="00513FF4" w:rsidP="00886630" w:rsidRDefault="00513FF4" w14:paraId="49F9C64F" w14:textId="77777777">
            <w:pPr>
              <w:pStyle w:val="a4"/>
            </w:pPr>
            <w:r w:rsidRPr="0025630A">
              <w:t>I</w:t>
            </w:r>
          </w:p>
        </w:tc>
      </w:tr>
      <w:tr w:rsidRPr="00904DE1" w:rsidR="00513FF4" w:rsidTr="00886630" w14:paraId="2C0D23DA" w14:textId="77777777">
        <w:trPr>
          <w:jc w:val="center"/>
        </w:trPr>
        <w:tc>
          <w:tcPr>
            <w:tcW w:w="1550" w:type="dxa"/>
            <w:vAlign w:val="center"/>
          </w:tcPr>
          <w:p w:rsidRPr="0025630A" w:rsidR="00513FF4" w:rsidP="00886630" w:rsidRDefault="00513FF4" w14:paraId="551093F5" w14:textId="77777777">
            <w:pPr>
              <w:pStyle w:val="a4"/>
            </w:pPr>
            <w:r w:rsidRPr="0025630A">
              <w:rPr>
                <w:rFonts w:hint="eastAsia"/>
              </w:rPr>
              <w:t>绿色节能</w:t>
            </w:r>
          </w:p>
        </w:tc>
        <w:tc>
          <w:tcPr>
            <w:tcW w:w="3444" w:type="dxa"/>
            <w:vAlign w:val="center"/>
          </w:tcPr>
          <w:p w:rsidRPr="0025630A" w:rsidR="00513FF4" w:rsidP="00886630" w:rsidRDefault="00513FF4" w14:paraId="7808FE22" w14:textId="77777777">
            <w:pPr>
              <w:pStyle w:val="a4"/>
            </w:pPr>
            <w:r w:rsidRPr="0025630A">
              <w:t>Green Building</w:t>
            </w:r>
          </w:p>
        </w:tc>
        <w:tc>
          <w:tcPr>
            <w:tcW w:w="1642" w:type="dxa"/>
            <w:vAlign w:val="center"/>
          </w:tcPr>
          <w:p w:rsidRPr="0025630A" w:rsidR="00513FF4" w:rsidP="00886630" w:rsidRDefault="00513FF4" w14:paraId="0C0A6048" w14:textId="77777777">
            <w:pPr>
              <w:pStyle w:val="a4"/>
            </w:pPr>
            <w:r w:rsidRPr="0025630A">
              <w:rPr>
                <w:rFonts w:hint="eastAsia"/>
              </w:rPr>
              <w:t>绿建</w:t>
            </w:r>
          </w:p>
        </w:tc>
        <w:tc>
          <w:tcPr>
            <w:tcW w:w="1750" w:type="dxa"/>
            <w:vAlign w:val="center"/>
          </w:tcPr>
          <w:p w:rsidRPr="0025630A" w:rsidR="00513FF4" w:rsidP="00886630" w:rsidRDefault="00513FF4" w14:paraId="051C5C4A" w14:textId="77777777">
            <w:pPr>
              <w:pStyle w:val="a4"/>
            </w:pPr>
            <w:r w:rsidRPr="0025630A">
              <w:t>GR</w:t>
            </w:r>
          </w:p>
        </w:tc>
      </w:tr>
      <w:tr w:rsidRPr="00904DE1" w:rsidR="00513FF4" w:rsidTr="00886630" w14:paraId="4D604A49" w14:textId="77777777">
        <w:trPr>
          <w:jc w:val="center"/>
        </w:trPr>
        <w:tc>
          <w:tcPr>
            <w:tcW w:w="1550" w:type="dxa"/>
            <w:vAlign w:val="center"/>
          </w:tcPr>
          <w:p w:rsidRPr="0025630A" w:rsidR="00513FF4" w:rsidP="00886630" w:rsidRDefault="00513FF4" w14:paraId="0F25390A" w14:textId="77777777">
            <w:pPr>
              <w:pStyle w:val="a4"/>
            </w:pPr>
            <w:r w:rsidRPr="0025630A">
              <w:rPr>
                <w:rFonts w:hint="eastAsia"/>
              </w:rPr>
              <w:t>环境工程</w:t>
            </w:r>
          </w:p>
        </w:tc>
        <w:tc>
          <w:tcPr>
            <w:tcW w:w="3444" w:type="dxa"/>
            <w:vAlign w:val="center"/>
          </w:tcPr>
          <w:p w:rsidRPr="0025630A" w:rsidR="00513FF4" w:rsidP="00886630" w:rsidRDefault="00513FF4" w14:paraId="2209FC1E" w14:textId="77777777">
            <w:pPr>
              <w:pStyle w:val="a4"/>
            </w:pPr>
            <w:r w:rsidRPr="0025630A">
              <w:t>Environmental Engineering</w:t>
            </w:r>
          </w:p>
        </w:tc>
        <w:tc>
          <w:tcPr>
            <w:tcW w:w="1642" w:type="dxa"/>
            <w:vAlign w:val="center"/>
          </w:tcPr>
          <w:p w:rsidRPr="0025630A" w:rsidR="00513FF4" w:rsidP="00886630" w:rsidRDefault="00513FF4" w14:paraId="7419C950" w14:textId="77777777">
            <w:pPr>
              <w:pStyle w:val="a4"/>
            </w:pPr>
            <w:r w:rsidRPr="0025630A">
              <w:rPr>
                <w:rFonts w:hint="eastAsia"/>
              </w:rPr>
              <w:t>环</w:t>
            </w:r>
          </w:p>
        </w:tc>
        <w:tc>
          <w:tcPr>
            <w:tcW w:w="1750" w:type="dxa"/>
            <w:vAlign w:val="center"/>
          </w:tcPr>
          <w:p w:rsidRPr="0025630A" w:rsidR="00513FF4" w:rsidP="00886630" w:rsidRDefault="00513FF4" w14:paraId="1C4CE7AB" w14:textId="77777777">
            <w:pPr>
              <w:pStyle w:val="a4"/>
            </w:pPr>
            <w:r w:rsidRPr="0025630A">
              <w:t>EE</w:t>
            </w:r>
          </w:p>
        </w:tc>
      </w:tr>
      <w:tr w:rsidRPr="00904DE1" w:rsidR="00513FF4" w:rsidTr="00886630" w14:paraId="342F2657" w14:textId="77777777">
        <w:trPr>
          <w:jc w:val="center"/>
        </w:trPr>
        <w:tc>
          <w:tcPr>
            <w:tcW w:w="1550" w:type="dxa"/>
            <w:vAlign w:val="center"/>
          </w:tcPr>
          <w:p w:rsidRPr="0025630A" w:rsidR="00513FF4" w:rsidP="00886630" w:rsidRDefault="00513FF4" w14:paraId="020EB115" w14:textId="77777777">
            <w:pPr>
              <w:pStyle w:val="a4"/>
            </w:pPr>
            <w:r w:rsidRPr="0025630A">
              <w:t>地理信息</w:t>
            </w:r>
          </w:p>
        </w:tc>
        <w:tc>
          <w:tcPr>
            <w:tcW w:w="3444" w:type="dxa"/>
            <w:vAlign w:val="center"/>
          </w:tcPr>
          <w:p w:rsidRPr="0025630A" w:rsidR="00513FF4" w:rsidP="00886630" w:rsidRDefault="00513FF4" w14:paraId="08AC2EF3" w14:textId="77777777">
            <w:pPr>
              <w:pStyle w:val="a4"/>
            </w:pPr>
            <w:r w:rsidRPr="0025630A">
              <w:t>Geographic Information System</w:t>
            </w:r>
          </w:p>
        </w:tc>
        <w:tc>
          <w:tcPr>
            <w:tcW w:w="1642" w:type="dxa"/>
            <w:vAlign w:val="center"/>
          </w:tcPr>
          <w:p w:rsidRPr="0025630A" w:rsidR="00513FF4" w:rsidP="00886630" w:rsidRDefault="00513FF4" w14:paraId="5091DC39" w14:textId="77777777">
            <w:pPr>
              <w:pStyle w:val="a4"/>
            </w:pPr>
            <w:r w:rsidRPr="0025630A">
              <w:t>地</w:t>
            </w:r>
          </w:p>
        </w:tc>
        <w:tc>
          <w:tcPr>
            <w:tcW w:w="1750" w:type="dxa"/>
            <w:vAlign w:val="center"/>
          </w:tcPr>
          <w:p w:rsidRPr="0025630A" w:rsidR="00513FF4" w:rsidP="00886630" w:rsidRDefault="00513FF4" w14:paraId="06BA4D2B" w14:textId="77777777">
            <w:pPr>
              <w:pStyle w:val="a4"/>
            </w:pPr>
            <w:r w:rsidRPr="0025630A">
              <w:t>GIS</w:t>
            </w:r>
          </w:p>
        </w:tc>
      </w:tr>
      <w:tr w:rsidRPr="00904DE1" w:rsidR="00513FF4" w:rsidTr="00886630" w14:paraId="3103EDDC" w14:textId="77777777">
        <w:trPr>
          <w:jc w:val="center"/>
        </w:trPr>
        <w:tc>
          <w:tcPr>
            <w:tcW w:w="1550" w:type="dxa"/>
            <w:vAlign w:val="center"/>
          </w:tcPr>
          <w:p w:rsidRPr="0025630A" w:rsidR="00513FF4" w:rsidP="00886630" w:rsidRDefault="00513FF4" w14:paraId="0FDEA888" w14:textId="77777777">
            <w:pPr>
              <w:pStyle w:val="a4"/>
            </w:pPr>
            <w:r w:rsidRPr="0025630A">
              <w:rPr>
                <w:rFonts w:hint="eastAsia"/>
              </w:rPr>
              <w:t>市政</w:t>
            </w:r>
          </w:p>
        </w:tc>
        <w:tc>
          <w:tcPr>
            <w:tcW w:w="3444" w:type="dxa"/>
            <w:vAlign w:val="center"/>
          </w:tcPr>
          <w:p w:rsidRPr="0025630A" w:rsidR="00513FF4" w:rsidP="00886630" w:rsidRDefault="00513FF4" w14:paraId="6BF42379" w14:textId="77777777">
            <w:pPr>
              <w:pStyle w:val="a4"/>
            </w:pPr>
            <w:r w:rsidRPr="0025630A">
              <w:t>Civil Engineering</w:t>
            </w:r>
          </w:p>
        </w:tc>
        <w:tc>
          <w:tcPr>
            <w:tcW w:w="1642" w:type="dxa"/>
            <w:vAlign w:val="center"/>
          </w:tcPr>
          <w:p w:rsidRPr="0025630A" w:rsidR="00513FF4" w:rsidP="00886630" w:rsidRDefault="00513FF4" w14:paraId="1001D065" w14:textId="77777777">
            <w:pPr>
              <w:pStyle w:val="a4"/>
            </w:pPr>
            <w:r w:rsidRPr="0025630A">
              <w:rPr>
                <w:rFonts w:hint="eastAsia"/>
              </w:rPr>
              <w:t>市政</w:t>
            </w:r>
          </w:p>
        </w:tc>
        <w:tc>
          <w:tcPr>
            <w:tcW w:w="1750" w:type="dxa"/>
            <w:vAlign w:val="center"/>
          </w:tcPr>
          <w:p w:rsidRPr="0025630A" w:rsidR="00513FF4" w:rsidP="00886630" w:rsidRDefault="00513FF4" w14:paraId="30A47AB3" w14:textId="77777777">
            <w:pPr>
              <w:pStyle w:val="a4"/>
            </w:pPr>
            <w:r w:rsidRPr="0025630A">
              <w:t>CE</w:t>
            </w:r>
          </w:p>
        </w:tc>
      </w:tr>
      <w:tr w:rsidRPr="00904DE1" w:rsidR="00513FF4" w:rsidTr="00886630" w14:paraId="13737CB7" w14:textId="77777777">
        <w:trPr>
          <w:jc w:val="center"/>
        </w:trPr>
        <w:tc>
          <w:tcPr>
            <w:tcW w:w="1550" w:type="dxa"/>
            <w:vAlign w:val="center"/>
          </w:tcPr>
          <w:p w:rsidRPr="0025630A" w:rsidR="00513FF4" w:rsidP="00886630" w:rsidRDefault="00513FF4" w14:paraId="7EC8D9AC" w14:textId="77777777">
            <w:pPr>
              <w:pStyle w:val="a4"/>
            </w:pPr>
            <w:r w:rsidRPr="0025630A">
              <w:rPr>
                <w:rFonts w:hint="eastAsia"/>
              </w:rPr>
              <w:t>经济</w:t>
            </w:r>
          </w:p>
        </w:tc>
        <w:tc>
          <w:tcPr>
            <w:tcW w:w="3444" w:type="dxa"/>
            <w:vAlign w:val="center"/>
          </w:tcPr>
          <w:p w:rsidRPr="0025630A" w:rsidR="00513FF4" w:rsidP="00886630" w:rsidRDefault="00513FF4" w14:paraId="7A53A9FF" w14:textId="77777777">
            <w:pPr>
              <w:pStyle w:val="a4"/>
            </w:pPr>
            <w:r w:rsidRPr="0025630A">
              <w:t>Economics</w:t>
            </w:r>
          </w:p>
        </w:tc>
        <w:tc>
          <w:tcPr>
            <w:tcW w:w="1642" w:type="dxa"/>
            <w:vAlign w:val="center"/>
          </w:tcPr>
          <w:p w:rsidRPr="0025630A" w:rsidR="00513FF4" w:rsidP="00886630" w:rsidRDefault="00513FF4" w14:paraId="76AD87E8" w14:textId="77777777">
            <w:pPr>
              <w:pStyle w:val="a4"/>
            </w:pPr>
            <w:r w:rsidRPr="0025630A">
              <w:rPr>
                <w:rFonts w:hint="eastAsia"/>
              </w:rPr>
              <w:t>经</w:t>
            </w:r>
          </w:p>
        </w:tc>
        <w:tc>
          <w:tcPr>
            <w:tcW w:w="1750" w:type="dxa"/>
            <w:vAlign w:val="center"/>
          </w:tcPr>
          <w:p w:rsidRPr="0025630A" w:rsidR="00513FF4" w:rsidP="00886630" w:rsidRDefault="00513FF4" w14:paraId="7A43BB40" w14:textId="77777777">
            <w:pPr>
              <w:pStyle w:val="a4"/>
            </w:pPr>
            <w:r w:rsidRPr="0025630A">
              <w:t>EC</w:t>
            </w:r>
          </w:p>
        </w:tc>
      </w:tr>
      <w:tr w:rsidRPr="00904DE1" w:rsidR="00513FF4" w:rsidTr="00886630" w14:paraId="4F9A5BDF" w14:textId="77777777">
        <w:trPr>
          <w:jc w:val="center"/>
        </w:trPr>
        <w:tc>
          <w:tcPr>
            <w:tcW w:w="1550" w:type="dxa"/>
            <w:vAlign w:val="center"/>
          </w:tcPr>
          <w:p w:rsidRPr="0025630A" w:rsidR="00513FF4" w:rsidP="00886630" w:rsidRDefault="00513FF4" w14:paraId="508432B3" w14:textId="77777777">
            <w:pPr>
              <w:pStyle w:val="a4"/>
            </w:pPr>
            <w:r w:rsidRPr="0025630A">
              <w:rPr>
                <w:rFonts w:hint="eastAsia"/>
              </w:rPr>
              <w:t>管理</w:t>
            </w:r>
          </w:p>
        </w:tc>
        <w:tc>
          <w:tcPr>
            <w:tcW w:w="3444" w:type="dxa"/>
            <w:vAlign w:val="center"/>
          </w:tcPr>
          <w:p w:rsidRPr="0025630A" w:rsidR="00513FF4" w:rsidP="00886630" w:rsidRDefault="00513FF4" w14:paraId="7A99DC08" w14:textId="77777777">
            <w:pPr>
              <w:pStyle w:val="a4"/>
            </w:pPr>
            <w:r w:rsidRPr="0025630A">
              <w:t>Management</w:t>
            </w:r>
          </w:p>
        </w:tc>
        <w:tc>
          <w:tcPr>
            <w:tcW w:w="1642" w:type="dxa"/>
            <w:vAlign w:val="center"/>
          </w:tcPr>
          <w:p w:rsidRPr="0025630A" w:rsidR="00513FF4" w:rsidP="00886630" w:rsidRDefault="00513FF4" w14:paraId="7B9B2B65" w14:textId="77777777">
            <w:pPr>
              <w:pStyle w:val="a4"/>
            </w:pPr>
            <w:r w:rsidRPr="0025630A">
              <w:rPr>
                <w:rFonts w:hint="eastAsia"/>
              </w:rPr>
              <w:t>管</w:t>
            </w:r>
          </w:p>
        </w:tc>
        <w:tc>
          <w:tcPr>
            <w:tcW w:w="1750" w:type="dxa"/>
            <w:vAlign w:val="center"/>
          </w:tcPr>
          <w:p w:rsidRPr="0025630A" w:rsidR="00513FF4" w:rsidP="00886630" w:rsidRDefault="00513FF4" w14:paraId="0ADCB1B6" w14:textId="77777777">
            <w:pPr>
              <w:pStyle w:val="a4"/>
            </w:pPr>
            <w:r w:rsidRPr="0025630A">
              <w:t>MT</w:t>
            </w:r>
          </w:p>
        </w:tc>
      </w:tr>
      <w:tr w:rsidRPr="00904DE1" w:rsidR="00513FF4" w:rsidTr="00886630" w14:paraId="2E0F930B" w14:textId="77777777">
        <w:trPr>
          <w:jc w:val="center"/>
        </w:trPr>
        <w:tc>
          <w:tcPr>
            <w:tcW w:w="1550" w:type="dxa"/>
            <w:vAlign w:val="center"/>
          </w:tcPr>
          <w:p w:rsidRPr="0025630A" w:rsidR="00513FF4" w:rsidP="00886630" w:rsidRDefault="00513FF4" w14:paraId="6FC36229" w14:textId="77777777">
            <w:pPr>
              <w:pStyle w:val="a4"/>
            </w:pPr>
            <w:r w:rsidRPr="0025630A">
              <w:rPr>
                <w:rFonts w:hint="eastAsia"/>
              </w:rPr>
              <w:t>采购</w:t>
            </w:r>
          </w:p>
        </w:tc>
        <w:tc>
          <w:tcPr>
            <w:tcW w:w="3444" w:type="dxa"/>
            <w:vAlign w:val="center"/>
          </w:tcPr>
          <w:p w:rsidRPr="0025630A" w:rsidR="00513FF4" w:rsidP="00886630" w:rsidRDefault="00513FF4" w14:paraId="3599AB2B" w14:textId="77777777">
            <w:pPr>
              <w:pStyle w:val="a4"/>
            </w:pPr>
            <w:r w:rsidRPr="0025630A">
              <w:t>Procurement</w:t>
            </w:r>
          </w:p>
        </w:tc>
        <w:tc>
          <w:tcPr>
            <w:tcW w:w="1642" w:type="dxa"/>
            <w:vAlign w:val="center"/>
          </w:tcPr>
          <w:p w:rsidRPr="0025630A" w:rsidR="00513FF4" w:rsidP="00886630" w:rsidRDefault="00513FF4" w14:paraId="6348563A" w14:textId="77777777">
            <w:pPr>
              <w:pStyle w:val="a4"/>
            </w:pPr>
            <w:r w:rsidRPr="0025630A">
              <w:rPr>
                <w:rFonts w:hint="eastAsia"/>
              </w:rPr>
              <w:t>采购</w:t>
            </w:r>
          </w:p>
        </w:tc>
        <w:tc>
          <w:tcPr>
            <w:tcW w:w="1750" w:type="dxa"/>
            <w:vAlign w:val="center"/>
          </w:tcPr>
          <w:p w:rsidRPr="0025630A" w:rsidR="00513FF4" w:rsidP="00886630" w:rsidRDefault="00513FF4" w14:paraId="6920E574" w14:textId="77777777">
            <w:pPr>
              <w:pStyle w:val="a4"/>
            </w:pPr>
            <w:r w:rsidRPr="0025630A">
              <w:t>PC</w:t>
            </w:r>
          </w:p>
        </w:tc>
      </w:tr>
      <w:tr w:rsidRPr="00904DE1" w:rsidR="00513FF4" w:rsidTr="00886630" w14:paraId="4E32F1EC" w14:textId="77777777">
        <w:trPr>
          <w:jc w:val="center"/>
        </w:trPr>
        <w:tc>
          <w:tcPr>
            <w:tcW w:w="1550" w:type="dxa"/>
            <w:vAlign w:val="center"/>
          </w:tcPr>
          <w:p w:rsidRPr="0025630A" w:rsidR="00513FF4" w:rsidP="00886630" w:rsidRDefault="00513FF4" w14:paraId="2688E929" w14:textId="77777777">
            <w:pPr>
              <w:pStyle w:val="a4"/>
            </w:pPr>
            <w:r w:rsidRPr="0025630A">
              <w:rPr>
                <w:rFonts w:hint="eastAsia"/>
              </w:rPr>
              <w:t>招投标</w:t>
            </w:r>
          </w:p>
        </w:tc>
        <w:tc>
          <w:tcPr>
            <w:tcW w:w="3444" w:type="dxa"/>
            <w:vAlign w:val="center"/>
          </w:tcPr>
          <w:p w:rsidRPr="0025630A" w:rsidR="00513FF4" w:rsidP="00886630" w:rsidRDefault="00513FF4" w14:paraId="6D658D67" w14:textId="77777777">
            <w:pPr>
              <w:pStyle w:val="a4"/>
            </w:pPr>
            <w:r w:rsidRPr="0025630A">
              <w:t>Bidding</w:t>
            </w:r>
          </w:p>
        </w:tc>
        <w:tc>
          <w:tcPr>
            <w:tcW w:w="1642" w:type="dxa"/>
            <w:vAlign w:val="center"/>
          </w:tcPr>
          <w:p w:rsidRPr="0025630A" w:rsidR="00513FF4" w:rsidP="00886630" w:rsidRDefault="00513FF4" w14:paraId="6BEE9B81" w14:textId="77777777">
            <w:pPr>
              <w:pStyle w:val="a4"/>
            </w:pPr>
            <w:r w:rsidRPr="0025630A">
              <w:rPr>
                <w:rFonts w:hint="eastAsia"/>
              </w:rPr>
              <w:t>招投标</w:t>
            </w:r>
          </w:p>
        </w:tc>
        <w:tc>
          <w:tcPr>
            <w:tcW w:w="1750" w:type="dxa"/>
            <w:vAlign w:val="center"/>
          </w:tcPr>
          <w:p w:rsidRPr="0025630A" w:rsidR="00513FF4" w:rsidP="00886630" w:rsidRDefault="00513FF4" w14:paraId="3BD0A411" w14:textId="77777777">
            <w:pPr>
              <w:pStyle w:val="a4"/>
            </w:pPr>
            <w:r w:rsidRPr="0025630A">
              <w:t>BI</w:t>
            </w:r>
          </w:p>
        </w:tc>
      </w:tr>
      <w:tr w:rsidRPr="00904DE1" w:rsidR="00513FF4" w:rsidTr="00886630" w14:paraId="19BC20D1" w14:textId="77777777">
        <w:trPr>
          <w:jc w:val="center"/>
        </w:trPr>
        <w:tc>
          <w:tcPr>
            <w:tcW w:w="1550" w:type="dxa"/>
            <w:vAlign w:val="center"/>
          </w:tcPr>
          <w:p w:rsidRPr="0025630A" w:rsidR="00513FF4" w:rsidP="00886630" w:rsidRDefault="00513FF4" w14:paraId="1377CB18" w14:textId="77777777">
            <w:pPr>
              <w:pStyle w:val="a4"/>
            </w:pPr>
            <w:r w:rsidRPr="0025630A">
              <w:rPr>
                <w:rFonts w:hint="eastAsia"/>
              </w:rPr>
              <w:t>产品</w:t>
            </w:r>
          </w:p>
        </w:tc>
        <w:tc>
          <w:tcPr>
            <w:tcW w:w="3444" w:type="dxa"/>
            <w:vAlign w:val="center"/>
          </w:tcPr>
          <w:p w:rsidRPr="0025630A" w:rsidR="00513FF4" w:rsidP="00886630" w:rsidRDefault="00513FF4" w14:paraId="75B721D2" w14:textId="77777777">
            <w:pPr>
              <w:pStyle w:val="a4"/>
            </w:pPr>
            <w:r w:rsidRPr="0025630A">
              <w:t>Product</w:t>
            </w:r>
          </w:p>
        </w:tc>
        <w:tc>
          <w:tcPr>
            <w:tcW w:w="1642" w:type="dxa"/>
            <w:vAlign w:val="center"/>
          </w:tcPr>
          <w:p w:rsidRPr="0025630A" w:rsidR="00513FF4" w:rsidP="00886630" w:rsidRDefault="00513FF4" w14:paraId="0D9967C8" w14:textId="77777777">
            <w:pPr>
              <w:pStyle w:val="a4"/>
            </w:pPr>
            <w:r w:rsidRPr="0025630A">
              <w:rPr>
                <w:rFonts w:hint="eastAsia"/>
              </w:rPr>
              <w:t>产品</w:t>
            </w:r>
          </w:p>
        </w:tc>
        <w:tc>
          <w:tcPr>
            <w:tcW w:w="1750" w:type="dxa"/>
            <w:vAlign w:val="center"/>
          </w:tcPr>
          <w:p w:rsidRPr="0025630A" w:rsidR="00513FF4" w:rsidP="00886630" w:rsidRDefault="00513FF4" w14:paraId="512F2C1C" w14:textId="77777777">
            <w:pPr>
              <w:pStyle w:val="a4"/>
            </w:pPr>
            <w:r w:rsidRPr="0025630A">
              <w:t>PD</w:t>
            </w:r>
          </w:p>
        </w:tc>
      </w:tr>
      <w:tr w:rsidRPr="00904DE1" w:rsidR="00513FF4" w:rsidTr="00886630" w14:paraId="1796F5B0" w14:textId="77777777">
        <w:trPr>
          <w:jc w:val="center"/>
        </w:trPr>
        <w:tc>
          <w:tcPr>
            <w:tcW w:w="1550" w:type="dxa"/>
            <w:vAlign w:val="center"/>
          </w:tcPr>
          <w:p w:rsidRPr="0025630A" w:rsidR="00513FF4" w:rsidP="00886630" w:rsidRDefault="00513FF4" w14:paraId="6143A1F4" w14:textId="77777777">
            <w:pPr>
              <w:pStyle w:val="a4"/>
            </w:pPr>
            <w:r w:rsidRPr="0025630A">
              <w:rPr>
                <w:rFonts w:hint="eastAsia"/>
              </w:rPr>
              <w:t>建筑</w:t>
            </w:r>
            <w:r w:rsidRPr="0025630A">
              <w:t>信息模型</w:t>
            </w:r>
          </w:p>
        </w:tc>
        <w:tc>
          <w:tcPr>
            <w:tcW w:w="3444" w:type="dxa"/>
            <w:vAlign w:val="center"/>
          </w:tcPr>
          <w:p w:rsidRPr="0025630A" w:rsidR="00513FF4" w:rsidP="00886630" w:rsidRDefault="00513FF4" w14:paraId="7AA8F809" w14:textId="77777777">
            <w:pPr>
              <w:pStyle w:val="a4"/>
            </w:pPr>
            <w:r w:rsidRPr="0025630A">
              <w:t>Building Information Modeling</w:t>
            </w:r>
          </w:p>
        </w:tc>
        <w:tc>
          <w:tcPr>
            <w:tcW w:w="1642" w:type="dxa"/>
            <w:vAlign w:val="center"/>
          </w:tcPr>
          <w:p w:rsidRPr="009E522C" w:rsidR="00513FF4" w:rsidP="00886630" w:rsidRDefault="00513FF4" w14:paraId="3F406EC6" w14:textId="77777777">
            <w:pPr>
              <w:pStyle w:val="a4"/>
              <w:rPr>
                <w:lang w:val="en-US"/>
              </w:rPr>
            </w:pPr>
            <w:r w:rsidRPr="0025630A">
              <w:t>模型</w:t>
            </w:r>
          </w:p>
        </w:tc>
        <w:tc>
          <w:tcPr>
            <w:tcW w:w="1750" w:type="dxa"/>
            <w:vAlign w:val="center"/>
          </w:tcPr>
          <w:p w:rsidRPr="0025630A" w:rsidR="00513FF4" w:rsidP="00886630" w:rsidRDefault="00513FF4" w14:paraId="25E6855D" w14:textId="77777777">
            <w:pPr>
              <w:pStyle w:val="a4"/>
            </w:pPr>
            <w:r w:rsidRPr="0025630A">
              <w:t>BIM</w:t>
            </w:r>
          </w:p>
        </w:tc>
      </w:tr>
      <w:tr w:rsidRPr="00904DE1" w:rsidR="00513FF4" w:rsidTr="00886630" w14:paraId="779E4240" w14:textId="77777777">
        <w:trPr>
          <w:jc w:val="center"/>
        </w:trPr>
        <w:tc>
          <w:tcPr>
            <w:tcW w:w="1550" w:type="dxa"/>
            <w:vAlign w:val="center"/>
          </w:tcPr>
          <w:p w:rsidRPr="0025630A" w:rsidR="00513FF4" w:rsidP="00886630" w:rsidRDefault="00513FF4" w14:paraId="155C1D8F" w14:textId="77777777">
            <w:pPr>
              <w:pStyle w:val="a4"/>
            </w:pPr>
            <w:r>
              <w:t>其他</w:t>
            </w:r>
            <w:r w:rsidRPr="0025630A">
              <w:t>专业</w:t>
            </w:r>
          </w:p>
        </w:tc>
        <w:tc>
          <w:tcPr>
            <w:tcW w:w="3444" w:type="dxa"/>
            <w:vAlign w:val="center"/>
          </w:tcPr>
          <w:p w:rsidRPr="0025630A" w:rsidR="00513FF4" w:rsidP="00886630" w:rsidRDefault="00513FF4" w14:paraId="09E6A868" w14:textId="77777777">
            <w:pPr>
              <w:pStyle w:val="a4"/>
            </w:pPr>
            <w:r w:rsidRPr="0025630A">
              <w:t>Other Disciplines</w:t>
            </w:r>
          </w:p>
        </w:tc>
        <w:tc>
          <w:tcPr>
            <w:tcW w:w="1642" w:type="dxa"/>
            <w:vAlign w:val="center"/>
          </w:tcPr>
          <w:p w:rsidRPr="0025630A" w:rsidR="00513FF4" w:rsidP="00886630" w:rsidRDefault="00513FF4" w14:paraId="70D74CC2" w14:textId="77777777">
            <w:pPr>
              <w:pStyle w:val="a4"/>
            </w:pPr>
            <w:r>
              <w:t>其他</w:t>
            </w:r>
          </w:p>
        </w:tc>
        <w:tc>
          <w:tcPr>
            <w:tcW w:w="1750" w:type="dxa"/>
            <w:vAlign w:val="center"/>
          </w:tcPr>
          <w:p w:rsidRPr="0025630A" w:rsidR="00513FF4" w:rsidP="00886630" w:rsidRDefault="00513FF4" w14:paraId="0EA8AA69" w14:textId="77777777">
            <w:pPr>
              <w:pStyle w:val="a4"/>
            </w:pPr>
            <w:r w:rsidRPr="0025630A">
              <w:t>X</w:t>
            </w:r>
          </w:p>
        </w:tc>
      </w:tr>
    </w:tbl>
    <w:p w:rsidRPr="00236895" w:rsidR="00513FF4" w:rsidP="00513FF4" w:rsidRDefault="00513FF4" w14:paraId="0D6095BA" w14:textId="77777777">
      <w:pPr>
        <w:ind w:firstLine="447"/>
      </w:pPr>
    </w:p>
    <w:p w:rsidR="00513FF4" w:rsidP="00071D09" w:rsidRDefault="00513FF4" w14:paraId="4D5CB971" w14:textId="77777777">
      <w:pPr>
        <w:pStyle w:val="4-"/>
      </w:pPr>
      <w:r>
        <w:rPr>
          <w:rFonts w:hint="eastAsia"/>
        </w:rPr>
        <w:t>用于进一步说明文件内容</w:t>
      </w:r>
      <w:r>
        <w:t>的</w:t>
      </w:r>
      <w:r w:rsidRPr="00DF69A8">
        <w:rPr>
          <w:rFonts w:hint="eastAsia"/>
        </w:rPr>
        <w:t>描述</w:t>
      </w:r>
      <w:r>
        <w:rPr>
          <w:rFonts w:hint="eastAsia"/>
        </w:rPr>
        <w:t>信息</w:t>
      </w:r>
      <w:r>
        <w:t>可自定义。</w:t>
      </w:r>
    </w:p>
    <w:p w:rsidR="00513FF4" w:rsidP="00F10180" w:rsidRDefault="00513FF4" w14:paraId="7942F8B7" w14:textId="77777777">
      <w:pPr>
        <w:pStyle w:val="ab"/>
      </w:pPr>
      <w:r>
        <w:rPr>
          <w:rFonts w:hint="eastAsia"/>
        </w:rPr>
        <w:t>【</w:t>
      </w:r>
      <w:r w:rsidRPr="00AC761D">
        <w:t>电子</w:t>
      </w:r>
      <w:r w:rsidRPr="00AC761D">
        <w:rPr>
          <w:rFonts w:hint="eastAsia"/>
        </w:rPr>
        <w:t>文件的命名</w:t>
      </w:r>
      <w:r w:rsidRPr="00AC761D">
        <w:t>可协助快速识别文件内容，对于</w:t>
      </w:r>
      <w:r w:rsidRPr="00AC761D">
        <w:rPr>
          <w:rFonts w:hint="eastAsia"/>
        </w:rPr>
        <w:t>社会</w:t>
      </w:r>
      <w:r w:rsidRPr="00AC761D">
        <w:t>广泛协同也有</w:t>
      </w:r>
      <w:r w:rsidRPr="00AC761D">
        <w:rPr>
          <w:rFonts w:hint="eastAsia"/>
        </w:rPr>
        <w:t>重要</w:t>
      </w:r>
      <w:r w:rsidRPr="00AC761D">
        <w:t>意义</w:t>
      </w:r>
      <w:r w:rsidRPr="00AC761D">
        <w:rPr>
          <w:rFonts w:hint="eastAsia"/>
        </w:rPr>
        <w:t>，因此</w:t>
      </w:r>
      <w:r w:rsidRPr="00AC761D">
        <w:t>有必要</w:t>
      </w:r>
      <w:r w:rsidRPr="00AC761D">
        <w:rPr>
          <w:rFonts w:hint="eastAsia"/>
        </w:rPr>
        <w:t>加以较为</w:t>
      </w:r>
      <w:r w:rsidRPr="00AC761D">
        <w:t>详细的统一规定。</w:t>
      </w:r>
      <w:r>
        <w:br/>
      </w:r>
      <w:r w:rsidRPr="00AC761D">
        <w:t>考虑到</w:t>
      </w:r>
      <w:r w:rsidRPr="00AC761D">
        <w:rPr>
          <w:rFonts w:hint="eastAsia"/>
        </w:rPr>
        <w:t>多种</w:t>
      </w:r>
      <w:r w:rsidRPr="00AC761D">
        <w:t>情况，在文件名最后设立</w:t>
      </w:r>
      <w:r w:rsidRPr="00AC761D">
        <w:rPr>
          <w:rFonts w:hint="eastAsia"/>
        </w:rPr>
        <w:t>“</w:t>
      </w:r>
      <w:r w:rsidRPr="00AC761D">
        <w:t>描述</w:t>
      </w:r>
      <w:r w:rsidRPr="00AC761D">
        <w:t>”</w:t>
      </w:r>
      <w:r w:rsidRPr="00AC761D">
        <w:t>字段</w:t>
      </w:r>
      <w:r w:rsidRPr="00AC761D">
        <w:rPr>
          <w:rFonts w:hint="eastAsia"/>
        </w:rPr>
        <w:t>，可</w:t>
      </w:r>
      <w:r w:rsidRPr="00AC761D">
        <w:t>自行定义，</w:t>
      </w:r>
      <w:r w:rsidRPr="00AC761D">
        <w:rPr>
          <w:rFonts w:hint="eastAsia"/>
        </w:rPr>
        <w:t>用于补充说明其它</w:t>
      </w:r>
      <w:r w:rsidRPr="00AC761D">
        <w:t>情况。</w:t>
      </w:r>
      <w:r>
        <w:rPr>
          <w:rFonts w:hint="eastAsia"/>
        </w:rPr>
        <w:t>】</w:t>
      </w:r>
    </w:p>
    <w:p w:rsidRPr="007A3DB9" w:rsidR="006831AC" w:rsidP="007A3DB9" w:rsidRDefault="006831AC" w14:paraId="411E2796" w14:textId="77777777">
      <w:pPr>
        <w:pStyle w:val="1-"/>
        <w:spacing w:before="120" w:after="360"/>
        <w:rPr>
          <w:rFonts w:hint="eastAsia"/>
        </w:rPr>
        <w:sectPr w:rsidRPr="007A3DB9" w:rsidR="006831AC" w:rsidSect="00BB04E8">
          <w:pgSz w:w="11906" w:h="16838" w:orient="portrait"/>
          <w:pgMar w:top="1701" w:right="1701" w:bottom="1797" w:left="1418" w:header="709" w:footer="851" w:gutter="0"/>
          <w:pgNumType w:start="1"/>
          <w:cols w:space="720"/>
        </w:sectPr>
      </w:pPr>
    </w:p>
    <w:p w:rsidR="004E24B7" w:rsidP="007A3DB9" w:rsidRDefault="009C2764" w14:paraId="715F580F" w14:textId="6F76AAE1">
      <w:pPr>
        <w:pStyle w:val="1-"/>
        <w:spacing w:before="120" w:after="360"/>
        <w:rPr>
          <w:rFonts w:hint="eastAsia"/>
        </w:rPr>
      </w:pPr>
      <w:bookmarkStart w:name="_Toc213704825" w:id="85"/>
      <w:r>
        <w:rPr>
          <w:rFonts w:hint="eastAsia"/>
        </w:rPr>
        <w:t>信息</w:t>
      </w:r>
      <w:r w:rsidR="003B29D4">
        <w:rPr>
          <w:rFonts w:hint="eastAsia"/>
        </w:rPr>
        <w:t>需求</w:t>
      </w:r>
      <w:bookmarkEnd w:id="85"/>
    </w:p>
    <w:p w:rsidR="00B10609" w:rsidP="00B10609" w:rsidRDefault="00B10609" w14:paraId="32CAFD5E" w14:textId="0F92D2D3">
      <w:pPr>
        <w:pStyle w:val="2-"/>
      </w:pPr>
      <w:bookmarkStart w:name="_Toc213704826" w:id="86"/>
      <w:r>
        <w:rPr>
          <w:rFonts w:hint="eastAsia"/>
        </w:rPr>
        <w:t>一般规定</w:t>
      </w:r>
      <w:bookmarkEnd w:id="86"/>
    </w:p>
    <w:p w:rsidR="00B10609" w:rsidP="00B10609" w:rsidRDefault="00B10609" w14:paraId="530E5EBA" w14:textId="0382BF2B">
      <w:pPr>
        <w:pStyle w:val="3-"/>
        <w:rPr>
          <w:lang w:val="en-US"/>
        </w:rPr>
      </w:pPr>
      <w:r>
        <w:rPr>
          <w:rFonts w:hint="eastAsia"/>
          <w:lang w:val="en-US"/>
        </w:rPr>
        <w:t>信息模型交付前</w:t>
      </w:r>
      <w:r w:rsidR="00FF0D78">
        <w:rPr>
          <w:rFonts w:hint="eastAsia"/>
          <w:lang w:val="en-US"/>
        </w:rPr>
        <w:t>应由建设方</w:t>
      </w:r>
      <w:r>
        <w:rPr>
          <w:rFonts w:hint="eastAsia"/>
          <w:lang w:val="en-US"/>
        </w:rPr>
        <w:t>预先制定信息需求文件，作为信息生产</w:t>
      </w:r>
      <w:r w:rsidR="0064140E">
        <w:rPr>
          <w:rFonts w:hint="eastAsia"/>
          <w:lang w:val="en-US"/>
        </w:rPr>
        <w:t>、交付和应用的</w:t>
      </w:r>
      <w:r w:rsidR="007958AB">
        <w:rPr>
          <w:rFonts w:hint="eastAsia"/>
          <w:lang w:val="en-US"/>
        </w:rPr>
        <w:t>依据。</w:t>
      </w:r>
    </w:p>
    <w:p w:rsidR="008A5C70" w:rsidP="00B10609" w:rsidRDefault="007958AB" w14:paraId="516E4850" w14:textId="63090B8B">
      <w:pPr>
        <w:pStyle w:val="3-"/>
        <w:rPr>
          <w:lang w:val="en-US"/>
        </w:rPr>
      </w:pPr>
      <w:r>
        <w:rPr>
          <w:rFonts w:hint="eastAsia"/>
          <w:lang w:val="en-US"/>
        </w:rPr>
        <w:t>信息需求</w:t>
      </w:r>
      <w:r w:rsidR="00383941">
        <w:rPr>
          <w:rFonts w:hint="eastAsia"/>
          <w:lang w:val="en-US"/>
        </w:rPr>
        <w:t>文件</w:t>
      </w:r>
      <w:r w:rsidR="008A5C70">
        <w:rPr>
          <w:rFonts w:hint="eastAsia"/>
          <w:lang w:val="en-US"/>
        </w:rPr>
        <w:t>应综合</w:t>
      </w:r>
      <w:r w:rsidR="00700DFF">
        <w:rPr>
          <w:rFonts w:hint="eastAsia"/>
          <w:lang w:val="en-US"/>
        </w:rPr>
        <w:t>体现</w:t>
      </w:r>
      <w:r w:rsidR="00777443">
        <w:rPr>
          <w:rFonts w:hint="eastAsia"/>
          <w:lang w:val="en-US"/>
        </w:rPr>
        <w:t>建筑信息模型交付的</w:t>
      </w:r>
      <w:r w:rsidR="00A14202">
        <w:rPr>
          <w:rFonts w:hint="eastAsia"/>
          <w:lang w:val="en-US"/>
        </w:rPr>
        <w:t>目标和条件，并包括</w:t>
      </w:r>
      <w:r w:rsidR="00F056A5">
        <w:rPr>
          <w:rFonts w:hint="eastAsia"/>
          <w:lang w:val="en-US"/>
        </w:rPr>
        <w:t>下列内容：</w:t>
      </w:r>
    </w:p>
    <w:p w:rsidR="00F056A5" w:rsidP="00F056A5" w:rsidRDefault="00BD39D7" w14:paraId="1F8432AA" w14:textId="0DB43B12">
      <w:pPr>
        <w:pStyle w:val="4-"/>
      </w:pPr>
      <w:r>
        <w:rPr>
          <w:rFonts w:hint="eastAsia"/>
        </w:rPr>
        <w:t>宜</w:t>
      </w:r>
      <w:r w:rsidR="00FD6169">
        <w:rPr>
          <w:rFonts w:hint="eastAsia"/>
        </w:rPr>
        <w:t>评估</w:t>
      </w:r>
      <w:r w:rsidR="00E2490F">
        <w:rPr>
          <w:rFonts w:hint="eastAsia"/>
        </w:rPr>
        <w:t>行政管理方、</w:t>
      </w:r>
      <w:r w:rsidR="007958AB">
        <w:rPr>
          <w:rFonts w:hint="eastAsia"/>
        </w:rPr>
        <w:t>项目</w:t>
      </w:r>
      <w:r w:rsidR="0009457B">
        <w:rPr>
          <w:rFonts w:hint="eastAsia"/>
        </w:rPr>
        <w:t>建设方</w:t>
      </w:r>
      <w:r w:rsidR="00E2490F">
        <w:rPr>
          <w:rFonts w:hint="eastAsia"/>
        </w:rPr>
        <w:t>、</w:t>
      </w:r>
      <w:r>
        <w:rPr>
          <w:rFonts w:hint="eastAsia"/>
        </w:rPr>
        <w:t>资产管理方</w:t>
      </w:r>
      <w:r w:rsidR="0009457B">
        <w:rPr>
          <w:rFonts w:hint="eastAsia"/>
        </w:rPr>
        <w:t>以及</w:t>
      </w:r>
      <w:r w:rsidR="00E2490F">
        <w:rPr>
          <w:rFonts w:hint="eastAsia"/>
        </w:rPr>
        <w:t>项目</w:t>
      </w:r>
      <w:r w:rsidR="007958AB">
        <w:rPr>
          <w:rFonts w:hint="eastAsia"/>
        </w:rPr>
        <w:t>各</w:t>
      </w:r>
      <w:r>
        <w:rPr>
          <w:rFonts w:hint="eastAsia"/>
        </w:rPr>
        <w:t>参建</w:t>
      </w:r>
      <w:r w:rsidR="007958AB">
        <w:rPr>
          <w:rFonts w:hint="eastAsia"/>
        </w:rPr>
        <w:t>方</w:t>
      </w:r>
      <w:r w:rsidR="00F056A5">
        <w:rPr>
          <w:rFonts w:hint="eastAsia"/>
        </w:rPr>
        <w:t>的需求；</w:t>
      </w:r>
    </w:p>
    <w:p w:rsidR="00FD6169" w:rsidP="00F056A5" w:rsidRDefault="00BD39D7" w14:paraId="53BA776D" w14:textId="27496FAA">
      <w:pPr>
        <w:pStyle w:val="4-"/>
      </w:pPr>
      <w:r>
        <w:rPr>
          <w:rFonts w:hint="eastAsia"/>
        </w:rPr>
        <w:t>应</w:t>
      </w:r>
      <w:r w:rsidR="002F2FAC">
        <w:rPr>
          <w:rFonts w:hint="eastAsia"/>
        </w:rPr>
        <w:t>分析并</w:t>
      </w:r>
      <w:r w:rsidR="00FD6169">
        <w:rPr>
          <w:rFonts w:hint="eastAsia"/>
        </w:rPr>
        <w:t>总结</w:t>
      </w:r>
      <w:r w:rsidR="00941885">
        <w:rPr>
          <w:rFonts w:hint="eastAsia"/>
        </w:rPr>
        <w:t>项目</w:t>
      </w:r>
      <w:r w:rsidR="004B7E94">
        <w:rPr>
          <w:rFonts w:hint="eastAsia"/>
        </w:rPr>
        <w:t>设计和施工过程中</w:t>
      </w:r>
      <w:r w:rsidR="0071027E">
        <w:rPr>
          <w:rFonts w:hint="eastAsia"/>
        </w:rPr>
        <w:t>质量、进度和成本</w:t>
      </w:r>
      <w:r w:rsidR="006B551A">
        <w:rPr>
          <w:rFonts w:hint="eastAsia"/>
        </w:rPr>
        <w:t>管理</w:t>
      </w:r>
      <w:r w:rsidR="00066742">
        <w:rPr>
          <w:rFonts w:hint="eastAsia"/>
        </w:rPr>
        <w:t>的需求，可分阶段实施；</w:t>
      </w:r>
    </w:p>
    <w:p w:rsidR="007958AB" w:rsidP="00F056A5" w:rsidRDefault="005F2909" w14:paraId="73EB9CC9" w14:textId="50F62EE8">
      <w:pPr>
        <w:pStyle w:val="4-"/>
      </w:pPr>
      <w:r>
        <w:rPr>
          <w:rFonts w:hint="eastAsia"/>
        </w:rPr>
        <w:t>宜</w:t>
      </w:r>
      <w:r w:rsidR="00492E21">
        <w:rPr>
          <w:rFonts w:hint="eastAsia"/>
        </w:rPr>
        <w:t>考虑</w:t>
      </w:r>
      <w:r w:rsidR="00941885">
        <w:rPr>
          <w:rFonts w:hint="eastAsia"/>
        </w:rPr>
        <w:t>资产</w:t>
      </w:r>
      <w:r w:rsidR="005D77F3">
        <w:rPr>
          <w:rFonts w:hint="eastAsia"/>
        </w:rPr>
        <w:t>运营、维护和</w:t>
      </w:r>
      <w:r w:rsidR="006B551A">
        <w:rPr>
          <w:rFonts w:hint="eastAsia"/>
        </w:rPr>
        <w:t>管理等</w:t>
      </w:r>
      <w:r w:rsidR="00A507E8">
        <w:rPr>
          <w:rFonts w:hint="eastAsia"/>
        </w:rPr>
        <w:t>方面对信息的需求</w:t>
      </w:r>
      <w:r w:rsidR="00CC00C7">
        <w:rPr>
          <w:rFonts w:hint="eastAsia"/>
        </w:rPr>
        <w:t>。</w:t>
      </w:r>
    </w:p>
    <w:p w:rsidRPr="00C534F1" w:rsidR="00B10609" w:rsidP="00C534F1" w:rsidRDefault="002D238C" w14:paraId="5A3B6015" w14:textId="39C37B6C">
      <w:pPr>
        <w:pStyle w:val="3-"/>
        <w:rPr>
          <w:lang w:val="en-US"/>
        </w:rPr>
      </w:pPr>
      <w:r>
        <w:rPr>
          <w:rFonts w:hint="eastAsia"/>
          <w:lang w:val="en-US"/>
        </w:rPr>
        <w:t>信息需求</w:t>
      </w:r>
      <w:r w:rsidR="00BF63CE">
        <w:rPr>
          <w:rFonts w:hint="eastAsia"/>
          <w:lang w:val="en-US"/>
        </w:rPr>
        <w:t>应以</w:t>
      </w:r>
      <w:r>
        <w:rPr>
          <w:rFonts w:hint="eastAsia"/>
          <w:lang w:val="en-US"/>
        </w:rPr>
        <w:t>文件中应</w:t>
      </w:r>
      <w:r w:rsidR="004D1D65">
        <w:rPr>
          <w:rFonts w:hint="eastAsia"/>
          <w:lang w:val="en-US"/>
        </w:rPr>
        <w:t>定义</w:t>
      </w:r>
      <w:r w:rsidR="00464A84">
        <w:rPr>
          <w:rFonts w:hint="eastAsia"/>
          <w:lang w:val="en-US"/>
        </w:rPr>
        <w:t>信息用例</w:t>
      </w:r>
      <w:r w:rsidR="000F2DBD">
        <w:rPr>
          <w:rFonts w:hint="eastAsia"/>
          <w:lang w:val="en-US"/>
        </w:rPr>
        <w:t>和信息交换需求。</w:t>
      </w:r>
    </w:p>
    <w:p w:rsidRPr="00ED11F9" w:rsidR="009951D3" w:rsidP="00ED11F9" w:rsidRDefault="009951D3" w14:paraId="13665A3D" w14:textId="7DD5F4A6">
      <w:pPr>
        <w:pStyle w:val="2-"/>
      </w:pPr>
      <w:bookmarkStart w:name="_Toc213704827" w:id="87"/>
      <w:r w:rsidRPr="00ED11F9">
        <w:rPr>
          <w:rFonts w:hint="eastAsia"/>
        </w:rPr>
        <w:t>信息用例</w:t>
      </w:r>
      <w:bookmarkEnd w:id="87"/>
    </w:p>
    <w:p w:rsidR="00C91839" w:rsidP="00AF66DE" w:rsidRDefault="00B4609A" w14:paraId="487B5437" w14:textId="77777777">
      <w:pPr>
        <w:pStyle w:val="3-"/>
        <w:rPr>
          <w:lang w:val="en-US"/>
        </w:rPr>
      </w:pPr>
      <w:r>
        <w:rPr>
          <w:rFonts w:hint="eastAsia"/>
          <w:lang w:val="en-US"/>
        </w:rPr>
        <w:t>信息交付</w:t>
      </w:r>
      <w:r w:rsidR="00040AB2">
        <w:rPr>
          <w:rFonts w:hint="eastAsia"/>
          <w:lang w:val="en-US"/>
        </w:rPr>
        <w:t>应</w:t>
      </w:r>
      <w:r w:rsidR="007A1F65">
        <w:rPr>
          <w:rFonts w:hint="eastAsia"/>
          <w:lang w:val="en-US"/>
        </w:rPr>
        <w:t>满足</w:t>
      </w:r>
      <w:r w:rsidR="00040AB2">
        <w:rPr>
          <w:rFonts w:hint="eastAsia"/>
          <w:lang w:val="en-US"/>
        </w:rPr>
        <w:t>信息用例</w:t>
      </w:r>
      <w:r w:rsidR="007A1F65">
        <w:rPr>
          <w:rFonts w:hint="eastAsia"/>
          <w:lang w:val="en-US"/>
        </w:rPr>
        <w:t>的要求，</w:t>
      </w:r>
      <w:r w:rsidR="00950D1A">
        <w:rPr>
          <w:rFonts w:hint="eastAsia"/>
          <w:lang w:val="en-US"/>
        </w:rPr>
        <w:t>以</w:t>
      </w:r>
      <w:r w:rsidR="009A78EB">
        <w:rPr>
          <w:rFonts w:hint="eastAsia"/>
          <w:lang w:val="en-US"/>
        </w:rPr>
        <w:t>支持工程项目设计和管理中的决策。</w:t>
      </w:r>
    </w:p>
    <w:p w:rsidR="009A78EB" w:rsidP="00AF66DE" w:rsidRDefault="00C91839" w14:paraId="61C71FD1" w14:textId="0DA369D7">
      <w:pPr>
        <w:pStyle w:val="3-"/>
        <w:rPr>
          <w:lang w:val="en-US"/>
        </w:rPr>
      </w:pPr>
      <w:r>
        <w:rPr>
          <w:rFonts w:hint="eastAsia"/>
          <w:lang w:val="en-US"/>
        </w:rPr>
        <w:t>信息用例可分为过程性用例和阶段性用例两种类型，</w:t>
      </w:r>
      <w:r w:rsidR="00441C07">
        <w:rPr>
          <w:rFonts w:hint="eastAsia"/>
          <w:lang w:val="en-US"/>
        </w:rPr>
        <w:t>其中过程性用例应</w:t>
      </w:r>
      <w:r w:rsidR="00E61E20">
        <w:rPr>
          <w:rFonts w:hint="eastAsia"/>
          <w:lang w:val="en-US"/>
        </w:rPr>
        <w:t>能够</w:t>
      </w:r>
      <w:r w:rsidR="00441C07">
        <w:rPr>
          <w:rFonts w:hint="eastAsia"/>
          <w:lang w:val="en-US"/>
        </w:rPr>
        <w:t>支撑</w:t>
      </w:r>
      <w:r w:rsidR="00E61E20">
        <w:rPr>
          <w:rFonts w:hint="eastAsia"/>
          <w:lang w:val="en-US"/>
        </w:rPr>
        <w:t>论证</w:t>
      </w:r>
      <w:r w:rsidR="00441C07">
        <w:rPr>
          <w:rFonts w:hint="eastAsia"/>
          <w:lang w:val="en-US"/>
        </w:rPr>
        <w:t>设计</w:t>
      </w:r>
      <w:r w:rsidR="00E61E20">
        <w:rPr>
          <w:rFonts w:hint="eastAsia"/>
          <w:lang w:val="en-US"/>
        </w:rPr>
        <w:t>的合理性和合规性，阶段性用例应能够支撑</w:t>
      </w:r>
      <w:r w:rsidR="00E44F9C">
        <w:rPr>
          <w:rFonts w:hint="eastAsia"/>
          <w:lang w:val="en-US"/>
        </w:rPr>
        <w:t>将设计信息移交至其他阶段使用。</w:t>
      </w:r>
    </w:p>
    <w:p w:rsidR="00D05E45" w:rsidP="00AF66DE" w:rsidRDefault="00D05E45" w14:paraId="75F31DA9" w14:textId="754B7AE6">
      <w:pPr>
        <w:pStyle w:val="3-"/>
        <w:rPr>
          <w:lang w:val="en-US"/>
        </w:rPr>
      </w:pPr>
      <w:r>
        <w:rPr>
          <w:rFonts w:hint="eastAsia"/>
          <w:lang w:val="en-US"/>
        </w:rPr>
        <w:t>多专业间设计协同应以信息用例的方式</w:t>
      </w:r>
      <w:r w:rsidR="00ED0E7D">
        <w:rPr>
          <w:rFonts w:hint="eastAsia"/>
          <w:lang w:val="en-US"/>
        </w:rPr>
        <w:t>提出</w:t>
      </w:r>
      <w:r w:rsidR="00D324EC">
        <w:rPr>
          <w:rFonts w:hint="eastAsia"/>
          <w:lang w:val="en-US"/>
        </w:rPr>
        <w:t>相关需求。</w:t>
      </w:r>
    </w:p>
    <w:p w:rsidR="006E5B13" w:rsidP="006E5B13" w:rsidRDefault="006E5B13" w14:paraId="2668719D" w14:textId="77777777">
      <w:pPr>
        <w:pStyle w:val="3-"/>
        <w:rPr>
          <w:lang w:val="en-US"/>
        </w:rPr>
      </w:pPr>
      <w:bookmarkStart w:name="_Ref213682873" w:id="88"/>
      <w:bookmarkStart w:name="_Ref213682888" w:id="89"/>
      <w:r>
        <w:rPr>
          <w:rFonts w:hint="eastAsia"/>
          <w:lang w:val="en-US"/>
        </w:rPr>
        <w:t>主要信息用例类别的代号和目标应符合表</w:t>
      </w:r>
      <w:bookmarkEnd w:id="88"/>
      <w:r>
        <w:rPr>
          <w:lang w:val="en-US"/>
        </w:rPr>
        <w:fldChar w:fldCharType="begin"/>
      </w:r>
      <w:r>
        <w:rPr>
          <w:lang w:val="en-US"/>
        </w:rPr>
        <w:instrText xml:space="preserve"> </w:instrText>
      </w:r>
      <w:r>
        <w:rPr>
          <w:rFonts w:hint="eastAsia"/>
          <w:lang w:val="en-US"/>
        </w:rPr>
        <w:instrText>REF _Ref213682873 \r \h</w:instrText>
      </w:r>
      <w:r>
        <w:rPr>
          <w:lang w:val="en-US"/>
        </w:rPr>
        <w:instrText xml:space="preserve"> </w:instrText>
      </w:r>
      <w:r>
        <w:rPr>
          <w:lang w:val="en-US"/>
        </w:rPr>
      </w:r>
      <w:r>
        <w:rPr>
          <w:lang w:val="en-US"/>
        </w:rPr>
        <w:fldChar w:fldCharType="separate"/>
      </w:r>
      <w:r>
        <w:rPr>
          <w:lang w:val="en-US"/>
        </w:rPr>
        <w:t>4．1．3</w:t>
      </w:r>
      <w:r>
        <w:rPr>
          <w:lang w:val="en-US"/>
        </w:rPr>
        <w:fldChar w:fldCharType="end"/>
      </w:r>
      <w:bookmarkEnd w:id="89"/>
      <w:r>
        <w:rPr>
          <w:rFonts w:hint="eastAsia"/>
          <w:lang w:val="en-US"/>
        </w:rPr>
        <w:t>的规定。</w:t>
      </w:r>
    </w:p>
    <w:p w:rsidRPr="00A70C6A" w:rsidR="006E5B13" w:rsidP="006D7848" w:rsidRDefault="006E5B13" w14:paraId="0FDB66FC" w14:textId="496EE3B7">
      <w:pPr>
        <w:pStyle w:val="ac"/>
      </w:pPr>
      <w:r w:rsidRPr="00A70C6A">
        <w:t>表</w:t>
      </w:r>
      <w:r w:rsidRPr="00A70C6A">
        <w:t xml:space="preserve"> </w:t>
      </w:r>
      <w:r>
        <w:fldChar w:fldCharType="begin"/>
      </w:r>
      <w:r>
        <w:instrText xml:space="preserve"> REF _Ref213682888 \r \h </w:instrText>
      </w:r>
      <w:r w:rsidR="006D7848">
        <w:instrText xml:space="preserve"> \* MERGEFORMAT </w:instrText>
      </w:r>
      <w:r>
        <w:fldChar w:fldCharType="separate"/>
      </w:r>
      <w:r>
        <w:rPr>
          <w:rFonts w:hint="eastAsia"/>
        </w:rPr>
        <w:t>4</w:t>
      </w:r>
      <w:r>
        <w:rPr>
          <w:rFonts w:hint="eastAsia"/>
        </w:rPr>
        <w:t>．</w:t>
      </w:r>
      <w:r>
        <w:rPr>
          <w:rFonts w:hint="eastAsia"/>
        </w:rPr>
        <w:t>1</w:t>
      </w:r>
      <w:r>
        <w:rPr>
          <w:rFonts w:hint="eastAsia"/>
        </w:rPr>
        <w:t>．</w:t>
      </w:r>
      <w:r>
        <w:rPr>
          <w:rFonts w:hint="eastAsia"/>
        </w:rPr>
        <w:t>3</w:t>
      </w:r>
      <w:r>
        <w:fldChar w:fldCharType="end"/>
      </w:r>
      <w:r>
        <w:t xml:space="preserve">   </w:t>
      </w:r>
      <w:r>
        <w:rPr>
          <w:rFonts w:hint="eastAsia"/>
        </w:rPr>
        <w:t>主要信息用例</w:t>
      </w:r>
      <w:r>
        <w:t>类别</w:t>
      </w:r>
      <w:r w:rsidRPr="000E4261">
        <w:rPr>
          <w:rFonts w:hint="eastAsia"/>
          <w:highlight w:val="yellow"/>
        </w:rPr>
        <w:t>（需要再论证）</w:t>
      </w:r>
    </w:p>
    <w:tbl>
      <w:tblPr>
        <w:tblStyle w:val="13"/>
        <w:tblW w:w="0" w:type="auto"/>
        <w:jc w:val="center"/>
        <w:tblCellMar>
          <w:top w:w="57" w:type="dxa"/>
          <w:bottom w:w="57" w:type="dxa"/>
        </w:tblCellMar>
        <w:tblLook w:val="04A0" w:firstRow="1" w:lastRow="0" w:firstColumn="1" w:lastColumn="0" w:noHBand="0" w:noVBand="1"/>
      </w:tblPr>
      <w:tblGrid>
        <w:gridCol w:w="1133"/>
        <w:gridCol w:w="1706"/>
        <w:gridCol w:w="5099"/>
      </w:tblGrid>
      <w:tr w:rsidRPr="00287591" w:rsidR="006E5B13" w:rsidTr="006D7848" w14:paraId="25E39C80" w14:textId="77777777">
        <w:trPr>
          <w:trHeight w:val="340"/>
          <w:tblHeader/>
          <w:jc w:val="center"/>
        </w:trPr>
        <w:tc>
          <w:tcPr>
            <w:tcW w:w="1133" w:type="dxa"/>
            <w:vAlign w:val="center"/>
          </w:tcPr>
          <w:p w:rsidRPr="00C948DE" w:rsidR="006E5B13" w:rsidP="00886630" w:rsidRDefault="006E5B13" w14:paraId="6F0A87F1" w14:textId="77777777">
            <w:pPr>
              <w:pStyle w:val="a4"/>
            </w:pPr>
            <w:r w:rsidRPr="00C948DE">
              <w:t>代号</w:t>
            </w:r>
          </w:p>
        </w:tc>
        <w:tc>
          <w:tcPr>
            <w:tcW w:w="1706" w:type="dxa"/>
            <w:vAlign w:val="center"/>
          </w:tcPr>
          <w:p w:rsidRPr="00C948DE" w:rsidR="006E5B13" w:rsidP="00886630" w:rsidRDefault="006E5B13" w14:paraId="020E23D0" w14:textId="77777777">
            <w:pPr>
              <w:pStyle w:val="a4"/>
            </w:pPr>
            <w:r w:rsidRPr="00C948DE">
              <w:t>应用类别</w:t>
            </w:r>
          </w:p>
        </w:tc>
        <w:tc>
          <w:tcPr>
            <w:tcW w:w="5099" w:type="dxa"/>
            <w:vAlign w:val="center"/>
          </w:tcPr>
          <w:p w:rsidRPr="00C948DE" w:rsidR="006E5B13" w:rsidP="00886630" w:rsidRDefault="006E5B13" w14:paraId="73808E65" w14:textId="77777777">
            <w:pPr>
              <w:pStyle w:val="a4"/>
            </w:pPr>
            <w:r w:rsidRPr="00C948DE">
              <w:t>应用目标</w:t>
            </w:r>
          </w:p>
        </w:tc>
      </w:tr>
      <w:tr w:rsidRPr="00287591" w:rsidR="006E5B13" w:rsidTr="006D7848" w14:paraId="56DB69DA" w14:textId="77777777">
        <w:trPr>
          <w:trHeight w:val="340"/>
          <w:jc w:val="center"/>
        </w:trPr>
        <w:tc>
          <w:tcPr>
            <w:tcW w:w="1133" w:type="dxa"/>
            <w:vAlign w:val="center"/>
          </w:tcPr>
          <w:p w:rsidRPr="00C948DE" w:rsidR="006E5B13" w:rsidP="00886630" w:rsidRDefault="006E5B13" w14:paraId="27F7A2CF" w14:textId="77777777">
            <w:pPr>
              <w:pStyle w:val="a4"/>
            </w:pPr>
            <w:r w:rsidRPr="00C948DE">
              <w:t>R1</w:t>
            </w:r>
          </w:p>
        </w:tc>
        <w:tc>
          <w:tcPr>
            <w:tcW w:w="1706" w:type="dxa"/>
            <w:vAlign w:val="center"/>
          </w:tcPr>
          <w:p w:rsidRPr="00C948DE" w:rsidR="006E5B13" w:rsidP="00886630" w:rsidRDefault="006E5B13" w14:paraId="622D9D8A" w14:textId="77777777">
            <w:pPr>
              <w:pStyle w:val="a4"/>
            </w:pPr>
            <w:r w:rsidRPr="00C948DE">
              <w:rPr>
                <w:rFonts w:hint="eastAsia"/>
              </w:rPr>
              <w:t>性能化</w:t>
            </w:r>
            <w:r w:rsidRPr="00C948DE">
              <w:t>分析</w:t>
            </w:r>
          </w:p>
        </w:tc>
        <w:tc>
          <w:tcPr>
            <w:tcW w:w="5099" w:type="dxa"/>
            <w:vAlign w:val="center"/>
          </w:tcPr>
          <w:p w:rsidRPr="00C948DE" w:rsidR="006E5B13" w:rsidP="00886630" w:rsidRDefault="006E5B13" w14:paraId="0B0195C5" w14:textId="77777777">
            <w:pPr>
              <w:pStyle w:val="a4"/>
            </w:pPr>
            <w:r w:rsidRPr="00C948DE">
              <w:rPr>
                <w:rFonts w:hint="eastAsia"/>
              </w:rPr>
              <w:t>各阶段有关建筑能耗、安全、使用性能的模拟</w:t>
            </w:r>
          </w:p>
        </w:tc>
      </w:tr>
      <w:tr w:rsidRPr="00287591" w:rsidR="006E5B13" w:rsidTr="006D7848" w14:paraId="1014C18A" w14:textId="77777777">
        <w:trPr>
          <w:trHeight w:val="340"/>
          <w:jc w:val="center"/>
        </w:trPr>
        <w:tc>
          <w:tcPr>
            <w:tcW w:w="1133" w:type="dxa"/>
            <w:vAlign w:val="center"/>
          </w:tcPr>
          <w:p w:rsidRPr="00C948DE" w:rsidR="006E5B13" w:rsidP="00886630" w:rsidRDefault="006E5B13" w14:paraId="3A78AE61" w14:textId="77777777">
            <w:pPr>
              <w:pStyle w:val="a4"/>
            </w:pPr>
            <w:r w:rsidRPr="00C948DE">
              <w:t>R2</w:t>
            </w:r>
          </w:p>
        </w:tc>
        <w:tc>
          <w:tcPr>
            <w:tcW w:w="1706" w:type="dxa"/>
            <w:vAlign w:val="center"/>
          </w:tcPr>
          <w:p w:rsidRPr="00C948DE" w:rsidR="006E5B13" w:rsidP="00886630" w:rsidRDefault="006E5B13" w14:paraId="42C6A571" w14:textId="77777777">
            <w:pPr>
              <w:pStyle w:val="a4"/>
            </w:pPr>
            <w:r w:rsidRPr="00C948DE">
              <w:t>设计</w:t>
            </w:r>
            <w:r w:rsidRPr="00C948DE">
              <w:rPr>
                <w:rFonts w:hint="eastAsia"/>
              </w:rPr>
              <w:t>效果</w:t>
            </w:r>
            <w:r w:rsidRPr="00C948DE">
              <w:t>表</w:t>
            </w:r>
            <w:r w:rsidRPr="00C948DE">
              <w:rPr>
                <w:rFonts w:hint="eastAsia"/>
              </w:rPr>
              <w:t>现</w:t>
            </w:r>
          </w:p>
        </w:tc>
        <w:tc>
          <w:tcPr>
            <w:tcW w:w="5099" w:type="dxa"/>
            <w:vAlign w:val="center"/>
          </w:tcPr>
          <w:p w:rsidRPr="00C948DE" w:rsidR="006E5B13" w:rsidP="00886630" w:rsidRDefault="006E5B13" w14:paraId="59C5B099" w14:textId="77777777">
            <w:pPr>
              <w:pStyle w:val="a4"/>
            </w:pPr>
            <w:r w:rsidRPr="00C948DE">
              <w:rPr>
                <w:rFonts w:hint="eastAsia"/>
              </w:rPr>
              <w:t>表达设计思想的视觉效果</w:t>
            </w:r>
          </w:p>
        </w:tc>
      </w:tr>
      <w:tr w:rsidRPr="00287591" w:rsidR="006E5B13" w:rsidTr="006D7848" w14:paraId="595C14AF" w14:textId="77777777">
        <w:trPr>
          <w:trHeight w:val="340"/>
          <w:jc w:val="center"/>
        </w:trPr>
        <w:tc>
          <w:tcPr>
            <w:tcW w:w="1133" w:type="dxa"/>
            <w:vAlign w:val="center"/>
          </w:tcPr>
          <w:p w:rsidRPr="00C948DE" w:rsidR="006E5B13" w:rsidP="00886630" w:rsidRDefault="006E5B13" w14:paraId="07518A73" w14:textId="77777777">
            <w:pPr>
              <w:pStyle w:val="a4"/>
            </w:pPr>
            <w:r w:rsidRPr="00C948DE">
              <w:t>R3</w:t>
            </w:r>
          </w:p>
        </w:tc>
        <w:tc>
          <w:tcPr>
            <w:tcW w:w="1706" w:type="dxa"/>
            <w:vAlign w:val="center"/>
          </w:tcPr>
          <w:p w:rsidRPr="00C948DE" w:rsidR="006E5B13" w:rsidP="00886630" w:rsidRDefault="006E5B13" w14:paraId="5E3923E9" w14:textId="77777777">
            <w:pPr>
              <w:pStyle w:val="a4"/>
            </w:pPr>
            <w:r w:rsidRPr="00C948DE">
              <w:t>冲突检测</w:t>
            </w:r>
          </w:p>
        </w:tc>
        <w:tc>
          <w:tcPr>
            <w:tcW w:w="5099" w:type="dxa"/>
            <w:vAlign w:val="center"/>
          </w:tcPr>
          <w:p w:rsidRPr="00C948DE" w:rsidR="006E5B13" w:rsidP="00886630" w:rsidRDefault="006E5B13" w14:paraId="51237C15" w14:textId="77777777">
            <w:pPr>
              <w:pStyle w:val="a4"/>
            </w:pPr>
            <w:r w:rsidRPr="00C948DE">
              <w:t>不同模型单元的</w:t>
            </w:r>
            <w:r w:rsidRPr="00C948DE">
              <w:rPr>
                <w:rFonts w:hint="eastAsia"/>
              </w:rPr>
              <w:t>空间</w:t>
            </w:r>
            <w:r w:rsidRPr="00C948DE">
              <w:t>冲突进行检测</w:t>
            </w:r>
            <w:r w:rsidRPr="00C948DE">
              <w:rPr>
                <w:rFonts w:hint="eastAsia"/>
              </w:rPr>
              <w:t>和</w:t>
            </w:r>
            <w:r w:rsidRPr="00C948DE">
              <w:t>消除</w:t>
            </w:r>
          </w:p>
        </w:tc>
      </w:tr>
      <w:tr w:rsidRPr="00287591" w:rsidR="006E5B13" w:rsidTr="006D7848" w14:paraId="375E6E0E" w14:textId="77777777">
        <w:trPr>
          <w:trHeight w:val="340"/>
          <w:jc w:val="center"/>
        </w:trPr>
        <w:tc>
          <w:tcPr>
            <w:tcW w:w="1133" w:type="dxa"/>
            <w:vAlign w:val="center"/>
          </w:tcPr>
          <w:p w:rsidRPr="00C948DE" w:rsidR="006E5B13" w:rsidP="00886630" w:rsidRDefault="006E5B13" w14:paraId="3C925C5C" w14:textId="77777777">
            <w:pPr>
              <w:pStyle w:val="a4"/>
            </w:pPr>
            <w:r w:rsidRPr="00C948DE">
              <w:t>R</w:t>
            </w:r>
            <w:r w:rsidRPr="00C948DE">
              <w:rPr>
                <w:rFonts w:hint="eastAsia"/>
              </w:rPr>
              <w:t>4</w:t>
            </w:r>
          </w:p>
        </w:tc>
        <w:tc>
          <w:tcPr>
            <w:tcW w:w="1706" w:type="dxa"/>
            <w:vAlign w:val="center"/>
          </w:tcPr>
          <w:p w:rsidRPr="00C948DE" w:rsidR="006E5B13" w:rsidP="00886630" w:rsidRDefault="006E5B13" w14:paraId="55EE06A5" w14:textId="77777777">
            <w:pPr>
              <w:pStyle w:val="a4"/>
            </w:pPr>
            <w:r w:rsidRPr="00C948DE">
              <w:t>管线综合</w:t>
            </w:r>
          </w:p>
        </w:tc>
        <w:tc>
          <w:tcPr>
            <w:tcW w:w="5099" w:type="dxa"/>
            <w:vAlign w:val="center"/>
          </w:tcPr>
          <w:p w:rsidRPr="00C948DE" w:rsidR="006E5B13" w:rsidP="00886630" w:rsidRDefault="006E5B13" w14:paraId="2781BDE3" w14:textId="77777777">
            <w:pPr>
              <w:pStyle w:val="a4"/>
            </w:pPr>
            <w:r w:rsidRPr="00C948DE">
              <w:rPr>
                <w:rFonts w:hint="eastAsia"/>
              </w:rPr>
              <w:t>对</w:t>
            </w:r>
            <w:r w:rsidRPr="00C948DE">
              <w:t>给水排水、</w:t>
            </w:r>
            <w:r w:rsidRPr="00C948DE">
              <w:rPr>
                <w:rFonts w:hint="eastAsia"/>
              </w:rPr>
              <w:t>暖通</w:t>
            </w:r>
            <w:r w:rsidRPr="00C948DE">
              <w:t>空调、</w:t>
            </w:r>
            <w:r w:rsidRPr="00C948DE">
              <w:rPr>
                <w:rFonts w:hint="eastAsia"/>
              </w:rPr>
              <w:t>电气</w:t>
            </w:r>
            <w:r w:rsidRPr="00C948DE">
              <w:t>、</w:t>
            </w:r>
            <w:r w:rsidRPr="00C948DE">
              <w:rPr>
                <w:rFonts w:hint="eastAsia"/>
              </w:rPr>
              <w:t>智能化和动力</w:t>
            </w:r>
            <w:r w:rsidRPr="00C948DE">
              <w:t>系统进行统一的空间排布，在满足系统安装要求的基础上优化空间布局</w:t>
            </w:r>
          </w:p>
        </w:tc>
      </w:tr>
      <w:tr w:rsidRPr="00287591" w:rsidR="006E5B13" w:rsidTr="006D7848" w14:paraId="03F5A408" w14:textId="77777777">
        <w:trPr>
          <w:trHeight w:val="340"/>
          <w:jc w:val="center"/>
        </w:trPr>
        <w:tc>
          <w:tcPr>
            <w:tcW w:w="1133" w:type="dxa"/>
            <w:vAlign w:val="center"/>
          </w:tcPr>
          <w:p w:rsidRPr="00C948DE" w:rsidR="006E5B13" w:rsidP="00886630" w:rsidRDefault="006E5B13" w14:paraId="3CB0D897" w14:textId="77777777">
            <w:pPr>
              <w:pStyle w:val="a4"/>
            </w:pPr>
            <w:r w:rsidRPr="00C948DE">
              <w:t>R</w:t>
            </w:r>
            <w:r w:rsidRPr="00C948DE">
              <w:rPr>
                <w:rFonts w:hint="eastAsia"/>
              </w:rPr>
              <w:t>5</w:t>
            </w:r>
          </w:p>
        </w:tc>
        <w:tc>
          <w:tcPr>
            <w:tcW w:w="1706" w:type="dxa"/>
            <w:vAlign w:val="center"/>
          </w:tcPr>
          <w:p w:rsidRPr="00C948DE" w:rsidR="006E5B13" w:rsidP="00886630" w:rsidRDefault="006E5B13" w14:paraId="6771F9F6" w14:textId="77777777">
            <w:pPr>
              <w:pStyle w:val="a4"/>
            </w:pPr>
            <w:r w:rsidRPr="00C948DE">
              <w:t>项目审批</w:t>
            </w:r>
          </w:p>
        </w:tc>
        <w:tc>
          <w:tcPr>
            <w:tcW w:w="5099" w:type="dxa"/>
            <w:vAlign w:val="center"/>
          </w:tcPr>
          <w:p w:rsidRPr="00C948DE" w:rsidR="006E5B13" w:rsidP="00886630" w:rsidRDefault="006E5B13" w14:paraId="1A8F3BCB" w14:textId="77777777">
            <w:pPr>
              <w:pStyle w:val="a4"/>
            </w:pPr>
            <w:r w:rsidRPr="00C948DE">
              <w:rPr>
                <w:rFonts w:hint="eastAsia"/>
              </w:rPr>
              <w:t>项目基本建设程序中的各个审批环节</w:t>
            </w:r>
          </w:p>
        </w:tc>
      </w:tr>
      <w:tr w:rsidRPr="00287591" w:rsidR="006E5B13" w:rsidTr="006D7848" w14:paraId="6C7B3613" w14:textId="77777777">
        <w:trPr>
          <w:trHeight w:val="340"/>
          <w:jc w:val="center"/>
        </w:trPr>
        <w:tc>
          <w:tcPr>
            <w:tcW w:w="1133" w:type="dxa"/>
            <w:vAlign w:val="center"/>
          </w:tcPr>
          <w:p w:rsidRPr="00C948DE" w:rsidR="006E5B13" w:rsidP="00886630" w:rsidRDefault="006E5B13" w14:paraId="01A26CC0" w14:textId="77777777">
            <w:pPr>
              <w:pStyle w:val="a4"/>
            </w:pPr>
            <w:r w:rsidRPr="00C948DE">
              <w:t>R6</w:t>
            </w:r>
          </w:p>
        </w:tc>
        <w:tc>
          <w:tcPr>
            <w:tcW w:w="1706" w:type="dxa"/>
            <w:vAlign w:val="center"/>
          </w:tcPr>
          <w:p w:rsidRPr="00C948DE" w:rsidR="006E5B13" w:rsidP="00886630" w:rsidRDefault="006E5B13" w14:paraId="4F32AACF" w14:textId="77777777">
            <w:pPr>
              <w:pStyle w:val="a4"/>
            </w:pPr>
            <w:r w:rsidRPr="00C948DE">
              <w:rPr>
                <w:rFonts w:hint="eastAsia"/>
              </w:rPr>
              <w:t>投资管理</w:t>
            </w:r>
          </w:p>
        </w:tc>
        <w:tc>
          <w:tcPr>
            <w:tcW w:w="5099" w:type="dxa"/>
            <w:vAlign w:val="center"/>
          </w:tcPr>
          <w:p w:rsidRPr="00C948DE" w:rsidR="006E5B13" w:rsidP="00886630" w:rsidRDefault="006E5B13" w14:paraId="65CFB5B8" w14:textId="77777777">
            <w:pPr>
              <w:pStyle w:val="a4"/>
            </w:pPr>
            <w:r w:rsidRPr="00C948DE">
              <w:rPr>
                <w:rFonts w:hint="eastAsia"/>
              </w:rPr>
              <w:t>项目基本建设程序中的投资管理</w:t>
            </w:r>
          </w:p>
        </w:tc>
      </w:tr>
      <w:tr w:rsidRPr="00287591" w:rsidR="006E5B13" w:rsidTr="006D7848" w14:paraId="1C043CE6" w14:textId="77777777">
        <w:trPr>
          <w:trHeight w:val="340"/>
          <w:jc w:val="center"/>
        </w:trPr>
        <w:tc>
          <w:tcPr>
            <w:tcW w:w="1133" w:type="dxa"/>
            <w:vAlign w:val="center"/>
          </w:tcPr>
          <w:p w:rsidRPr="00C948DE" w:rsidR="006E5B13" w:rsidP="00886630" w:rsidRDefault="006E5B13" w14:paraId="4DD655C3" w14:textId="77777777">
            <w:pPr>
              <w:pStyle w:val="a4"/>
            </w:pPr>
            <w:r w:rsidRPr="00C948DE">
              <w:t>R7</w:t>
            </w:r>
          </w:p>
        </w:tc>
        <w:tc>
          <w:tcPr>
            <w:tcW w:w="1706" w:type="dxa"/>
            <w:vAlign w:val="center"/>
          </w:tcPr>
          <w:p w:rsidRPr="00C948DE" w:rsidR="006E5B13" w:rsidP="00886630" w:rsidRDefault="006E5B13" w14:paraId="32A4F208" w14:textId="77777777">
            <w:pPr>
              <w:pStyle w:val="a4"/>
            </w:pPr>
            <w:r w:rsidRPr="00C948DE">
              <w:t>招投标</w:t>
            </w:r>
          </w:p>
        </w:tc>
        <w:tc>
          <w:tcPr>
            <w:tcW w:w="5099" w:type="dxa"/>
            <w:vAlign w:val="center"/>
          </w:tcPr>
          <w:p w:rsidRPr="00C948DE" w:rsidR="006E5B13" w:rsidP="00886630" w:rsidRDefault="006E5B13" w14:paraId="7CE5EEB9" w14:textId="77777777">
            <w:pPr>
              <w:pStyle w:val="a4"/>
            </w:pPr>
            <w:r w:rsidRPr="00C948DE">
              <w:rPr>
                <w:rFonts w:hint="eastAsia"/>
              </w:rPr>
              <w:t>项目基本建设程序中的各类招标和投标环节</w:t>
            </w:r>
          </w:p>
        </w:tc>
      </w:tr>
      <w:tr w:rsidRPr="00287591" w:rsidR="006E5B13" w:rsidTr="006D7848" w14:paraId="54D6010B" w14:textId="77777777">
        <w:trPr>
          <w:trHeight w:val="340"/>
          <w:jc w:val="center"/>
        </w:trPr>
        <w:tc>
          <w:tcPr>
            <w:tcW w:w="1133" w:type="dxa"/>
            <w:vAlign w:val="center"/>
          </w:tcPr>
          <w:p w:rsidRPr="00C948DE" w:rsidR="006E5B13" w:rsidP="00886630" w:rsidRDefault="006E5B13" w14:paraId="69A1099C" w14:textId="77777777">
            <w:pPr>
              <w:pStyle w:val="a4"/>
            </w:pPr>
            <w:r w:rsidRPr="00C948DE">
              <w:t>R8</w:t>
            </w:r>
          </w:p>
        </w:tc>
        <w:tc>
          <w:tcPr>
            <w:tcW w:w="1706" w:type="dxa"/>
            <w:vAlign w:val="center"/>
          </w:tcPr>
          <w:p w:rsidRPr="00C948DE" w:rsidR="006E5B13" w:rsidP="00886630" w:rsidRDefault="006E5B13" w14:paraId="61FA9F81" w14:textId="77777777">
            <w:pPr>
              <w:pStyle w:val="a4"/>
            </w:pPr>
            <w:r w:rsidRPr="00C948DE">
              <w:t>施工组织</w:t>
            </w:r>
          </w:p>
        </w:tc>
        <w:tc>
          <w:tcPr>
            <w:tcW w:w="5099" w:type="dxa"/>
            <w:vAlign w:val="center"/>
          </w:tcPr>
          <w:p w:rsidRPr="00C948DE" w:rsidR="006E5B13" w:rsidP="00886630" w:rsidRDefault="006E5B13" w14:paraId="66C5FF0A" w14:textId="77777777">
            <w:pPr>
              <w:pStyle w:val="a4"/>
            </w:pPr>
            <w:r w:rsidRPr="00C948DE">
              <w:rPr>
                <w:rFonts w:hint="eastAsia"/>
              </w:rPr>
              <w:t>项目建造过程中，关于施工作业的组织</w:t>
            </w:r>
          </w:p>
        </w:tc>
      </w:tr>
      <w:tr w:rsidRPr="00287591" w:rsidR="006E5B13" w:rsidTr="006D7848" w14:paraId="338F6E11" w14:textId="77777777">
        <w:trPr>
          <w:trHeight w:val="340"/>
          <w:jc w:val="center"/>
        </w:trPr>
        <w:tc>
          <w:tcPr>
            <w:tcW w:w="1133" w:type="dxa"/>
            <w:vAlign w:val="center"/>
          </w:tcPr>
          <w:p w:rsidRPr="00C948DE" w:rsidR="006E5B13" w:rsidP="00886630" w:rsidRDefault="006E5B13" w14:paraId="30F2D7BE" w14:textId="77777777">
            <w:pPr>
              <w:pStyle w:val="a4"/>
            </w:pPr>
            <w:r w:rsidRPr="00C948DE">
              <w:t>R9</w:t>
            </w:r>
          </w:p>
        </w:tc>
        <w:tc>
          <w:tcPr>
            <w:tcW w:w="1706" w:type="dxa"/>
            <w:vAlign w:val="center"/>
          </w:tcPr>
          <w:p w:rsidRPr="00C948DE" w:rsidR="006E5B13" w:rsidP="00886630" w:rsidRDefault="006E5B13" w14:paraId="6F4B5835" w14:textId="77777777">
            <w:pPr>
              <w:pStyle w:val="a4"/>
            </w:pPr>
            <w:r w:rsidRPr="00C948DE">
              <w:t>质量</w:t>
            </w:r>
            <w:r w:rsidRPr="00C948DE">
              <w:rPr>
                <w:rFonts w:hint="eastAsia"/>
              </w:rPr>
              <w:t>管理</w:t>
            </w:r>
          </w:p>
        </w:tc>
        <w:tc>
          <w:tcPr>
            <w:tcW w:w="5099" w:type="dxa"/>
            <w:vAlign w:val="center"/>
          </w:tcPr>
          <w:p w:rsidRPr="00C948DE" w:rsidR="006E5B13" w:rsidP="00886630" w:rsidRDefault="006E5B13" w14:paraId="3883CE55" w14:textId="77777777">
            <w:pPr>
              <w:pStyle w:val="a4"/>
            </w:pPr>
            <w:r w:rsidRPr="00C948DE">
              <w:rPr>
                <w:rFonts w:hint="eastAsia"/>
              </w:rPr>
              <w:t>项目设计和建造过程中的质量管理</w:t>
            </w:r>
          </w:p>
        </w:tc>
      </w:tr>
      <w:tr w:rsidRPr="00287591" w:rsidR="006E5B13" w:rsidTr="006D7848" w14:paraId="17793D90" w14:textId="77777777">
        <w:trPr>
          <w:trHeight w:val="340"/>
          <w:jc w:val="center"/>
        </w:trPr>
        <w:tc>
          <w:tcPr>
            <w:tcW w:w="1133" w:type="dxa"/>
            <w:vAlign w:val="center"/>
          </w:tcPr>
          <w:p w:rsidRPr="00C948DE" w:rsidR="006E5B13" w:rsidP="00886630" w:rsidRDefault="006E5B13" w14:paraId="207E5E31" w14:textId="77777777">
            <w:pPr>
              <w:pStyle w:val="a4"/>
            </w:pPr>
            <w:r w:rsidRPr="00C948DE">
              <w:t>R10</w:t>
            </w:r>
          </w:p>
        </w:tc>
        <w:tc>
          <w:tcPr>
            <w:tcW w:w="1706" w:type="dxa"/>
            <w:vAlign w:val="center"/>
          </w:tcPr>
          <w:p w:rsidRPr="00C948DE" w:rsidR="006E5B13" w:rsidP="00886630" w:rsidRDefault="006E5B13" w14:paraId="2AF03360" w14:textId="77777777">
            <w:pPr>
              <w:pStyle w:val="a4"/>
            </w:pPr>
            <w:r w:rsidRPr="00C948DE">
              <w:t>成本</w:t>
            </w:r>
            <w:r w:rsidRPr="00C948DE">
              <w:rPr>
                <w:rFonts w:hint="eastAsia"/>
              </w:rPr>
              <w:t>管理</w:t>
            </w:r>
          </w:p>
        </w:tc>
        <w:tc>
          <w:tcPr>
            <w:tcW w:w="5099" w:type="dxa"/>
            <w:vAlign w:val="center"/>
          </w:tcPr>
          <w:p w:rsidRPr="00C948DE" w:rsidR="006E5B13" w:rsidP="00886630" w:rsidRDefault="006E5B13" w14:paraId="5BEFBED8" w14:textId="77777777">
            <w:pPr>
              <w:pStyle w:val="a4"/>
            </w:pPr>
            <w:r w:rsidRPr="00C948DE">
              <w:rPr>
                <w:rFonts w:hint="eastAsia"/>
              </w:rPr>
              <w:t>项目设计和建造过程中的成本管理</w:t>
            </w:r>
          </w:p>
        </w:tc>
      </w:tr>
      <w:tr w:rsidRPr="00287591" w:rsidR="006E5B13" w:rsidTr="006D7848" w14:paraId="29798C82" w14:textId="77777777">
        <w:trPr>
          <w:trHeight w:val="340"/>
          <w:jc w:val="center"/>
        </w:trPr>
        <w:tc>
          <w:tcPr>
            <w:tcW w:w="1133" w:type="dxa"/>
            <w:vAlign w:val="center"/>
          </w:tcPr>
          <w:p w:rsidRPr="00C948DE" w:rsidR="006E5B13" w:rsidP="00886630" w:rsidRDefault="006E5B13" w14:paraId="213B6FAB" w14:textId="77777777">
            <w:pPr>
              <w:pStyle w:val="a4"/>
            </w:pPr>
            <w:r w:rsidRPr="00C948DE">
              <w:t>R11</w:t>
            </w:r>
          </w:p>
        </w:tc>
        <w:tc>
          <w:tcPr>
            <w:tcW w:w="1706" w:type="dxa"/>
            <w:vAlign w:val="center"/>
          </w:tcPr>
          <w:p w:rsidRPr="00C948DE" w:rsidR="006E5B13" w:rsidP="00886630" w:rsidRDefault="006E5B13" w14:paraId="0037A900" w14:textId="77777777">
            <w:pPr>
              <w:pStyle w:val="a4"/>
            </w:pPr>
            <w:r w:rsidRPr="00C948DE">
              <w:t>进度</w:t>
            </w:r>
            <w:r w:rsidRPr="00C948DE">
              <w:rPr>
                <w:rFonts w:hint="eastAsia"/>
              </w:rPr>
              <w:t>管理</w:t>
            </w:r>
          </w:p>
        </w:tc>
        <w:tc>
          <w:tcPr>
            <w:tcW w:w="5099" w:type="dxa"/>
            <w:vAlign w:val="center"/>
          </w:tcPr>
          <w:p w:rsidRPr="00C948DE" w:rsidR="006E5B13" w:rsidP="00886630" w:rsidRDefault="006E5B13" w14:paraId="725B091D" w14:textId="77777777">
            <w:pPr>
              <w:pStyle w:val="a4"/>
            </w:pPr>
            <w:r w:rsidRPr="00C948DE">
              <w:rPr>
                <w:rFonts w:hint="eastAsia"/>
              </w:rPr>
              <w:t>项目设计和建造过程中的进度管理</w:t>
            </w:r>
          </w:p>
        </w:tc>
      </w:tr>
      <w:tr w:rsidRPr="00287591" w:rsidR="006E5B13" w:rsidTr="006D7848" w14:paraId="3AA378EF" w14:textId="77777777">
        <w:trPr>
          <w:trHeight w:val="340"/>
          <w:jc w:val="center"/>
        </w:trPr>
        <w:tc>
          <w:tcPr>
            <w:tcW w:w="1133" w:type="dxa"/>
            <w:vAlign w:val="center"/>
          </w:tcPr>
          <w:p w:rsidRPr="00C948DE" w:rsidR="006E5B13" w:rsidP="00886630" w:rsidRDefault="006E5B13" w14:paraId="37101964" w14:textId="77777777">
            <w:pPr>
              <w:pStyle w:val="a4"/>
            </w:pPr>
            <w:r w:rsidRPr="00C948DE">
              <w:t>R12</w:t>
            </w:r>
          </w:p>
        </w:tc>
        <w:tc>
          <w:tcPr>
            <w:tcW w:w="1706" w:type="dxa"/>
            <w:vAlign w:val="center"/>
          </w:tcPr>
          <w:p w:rsidRPr="00C948DE" w:rsidR="006E5B13" w:rsidP="00886630" w:rsidRDefault="006E5B13" w14:paraId="7FAAD3B6" w14:textId="77777777">
            <w:pPr>
              <w:pStyle w:val="a4"/>
            </w:pPr>
            <w:r w:rsidRPr="00C948DE">
              <w:t>构配件生产</w:t>
            </w:r>
          </w:p>
        </w:tc>
        <w:tc>
          <w:tcPr>
            <w:tcW w:w="5099" w:type="dxa"/>
            <w:vAlign w:val="center"/>
          </w:tcPr>
          <w:p w:rsidRPr="00C948DE" w:rsidR="006E5B13" w:rsidP="00886630" w:rsidRDefault="006E5B13" w14:paraId="5788EAC5" w14:textId="77777777">
            <w:pPr>
              <w:pStyle w:val="a4"/>
            </w:pPr>
            <w:r w:rsidRPr="00C948DE">
              <w:rPr>
                <w:rFonts w:hint="eastAsia"/>
              </w:rPr>
              <w:t>建筑本体构配件、部品和产品的加工和生产</w:t>
            </w:r>
          </w:p>
        </w:tc>
      </w:tr>
      <w:tr w:rsidRPr="00287591" w:rsidR="006E5B13" w:rsidTr="006D7848" w14:paraId="7E2FD677" w14:textId="77777777">
        <w:trPr>
          <w:trHeight w:val="340"/>
          <w:jc w:val="center"/>
        </w:trPr>
        <w:tc>
          <w:tcPr>
            <w:tcW w:w="1133" w:type="dxa"/>
            <w:vAlign w:val="center"/>
          </w:tcPr>
          <w:p w:rsidRPr="00C948DE" w:rsidR="006E5B13" w:rsidP="00886630" w:rsidRDefault="006E5B13" w14:paraId="2C633BD9" w14:textId="77777777">
            <w:pPr>
              <w:pStyle w:val="a4"/>
            </w:pPr>
            <w:r w:rsidRPr="00C948DE">
              <w:t>R13</w:t>
            </w:r>
          </w:p>
        </w:tc>
        <w:tc>
          <w:tcPr>
            <w:tcW w:w="1706" w:type="dxa"/>
            <w:vAlign w:val="center"/>
          </w:tcPr>
          <w:p w:rsidRPr="00C948DE" w:rsidR="006E5B13" w:rsidP="00886630" w:rsidRDefault="006E5B13" w14:paraId="75FBB132" w14:textId="77777777">
            <w:pPr>
              <w:pStyle w:val="a4"/>
            </w:pPr>
            <w:r w:rsidRPr="00C948DE">
              <w:rPr>
                <w:rFonts w:hint="eastAsia"/>
              </w:rPr>
              <w:t>产品</w:t>
            </w:r>
            <w:r w:rsidRPr="00C948DE">
              <w:t>采购</w:t>
            </w:r>
          </w:p>
        </w:tc>
        <w:tc>
          <w:tcPr>
            <w:tcW w:w="5099" w:type="dxa"/>
            <w:vAlign w:val="center"/>
          </w:tcPr>
          <w:p w:rsidRPr="00C948DE" w:rsidR="006E5B13" w:rsidP="00886630" w:rsidRDefault="006E5B13" w14:paraId="53C9C24D" w14:textId="77777777">
            <w:pPr>
              <w:pStyle w:val="a4"/>
            </w:pPr>
            <w:r w:rsidRPr="00C948DE">
              <w:rPr>
                <w:rFonts w:hint="eastAsia"/>
              </w:rPr>
              <w:t>建筑本体构配件、设备、部品和产品的采购</w:t>
            </w:r>
          </w:p>
        </w:tc>
      </w:tr>
      <w:tr w:rsidRPr="00287591" w:rsidR="006E5B13" w:rsidTr="006D7848" w14:paraId="0014A35A" w14:textId="77777777">
        <w:trPr>
          <w:trHeight w:val="340"/>
          <w:jc w:val="center"/>
        </w:trPr>
        <w:tc>
          <w:tcPr>
            <w:tcW w:w="1133" w:type="dxa"/>
            <w:vAlign w:val="center"/>
          </w:tcPr>
          <w:p w:rsidRPr="00C948DE" w:rsidR="006E5B13" w:rsidP="00886630" w:rsidRDefault="006E5B13" w14:paraId="0C4392E9" w14:textId="77777777">
            <w:pPr>
              <w:pStyle w:val="a4"/>
            </w:pPr>
            <w:r w:rsidRPr="00C948DE">
              <w:t>R14</w:t>
            </w:r>
          </w:p>
        </w:tc>
        <w:tc>
          <w:tcPr>
            <w:tcW w:w="1706" w:type="dxa"/>
            <w:vAlign w:val="center"/>
          </w:tcPr>
          <w:p w:rsidRPr="00C948DE" w:rsidR="006E5B13" w:rsidP="00886630" w:rsidRDefault="006E5B13" w14:paraId="1767BBE7" w14:textId="77777777">
            <w:pPr>
              <w:pStyle w:val="a4"/>
            </w:pPr>
            <w:r w:rsidRPr="00C948DE">
              <w:rPr>
                <w:rFonts w:hint="eastAsia"/>
              </w:rPr>
              <w:t>建筑</w:t>
            </w:r>
            <w:r w:rsidRPr="00C948DE">
              <w:t>资产管理</w:t>
            </w:r>
          </w:p>
        </w:tc>
        <w:tc>
          <w:tcPr>
            <w:tcW w:w="5099" w:type="dxa"/>
            <w:vAlign w:val="center"/>
          </w:tcPr>
          <w:p w:rsidRPr="00C948DE" w:rsidR="006E5B13" w:rsidP="00886630" w:rsidRDefault="006E5B13" w14:paraId="01A05CCC" w14:textId="77777777">
            <w:pPr>
              <w:pStyle w:val="a4"/>
            </w:pPr>
            <w:r w:rsidRPr="00C948DE">
              <w:rPr>
                <w:rFonts w:hint="eastAsia"/>
              </w:rPr>
              <w:t>建筑本体及其设备、部品和产品的资产管理</w:t>
            </w:r>
          </w:p>
        </w:tc>
      </w:tr>
      <w:tr w:rsidRPr="00287591" w:rsidR="006E5B13" w:rsidTr="006D7848" w14:paraId="43262E42" w14:textId="77777777">
        <w:trPr>
          <w:trHeight w:val="340"/>
          <w:jc w:val="center"/>
        </w:trPr>
        <w:tc>
          <w:tcPr>
            <w:tcW w:w="1133" w:type="dxa"/>
            <w:vAlign w:val="center"/>
          </w:tcPr>
          <w:p w:rsidRPr="00C948DE" w:rsidR="006E5B13" w:rsidP="00886630" w:rsidRDefault="006E5B13" w14:paraId="32CB71BD" w14:textId="77777777">
            <w:pPr>
              <w:pStyle w:val="a4"/>
            </w:pPr>
            <w:r w:rsidRPr="00C948DE">
              <w:t>R15</w:t>
            </w:r>
          </w:p>
        </w:tc>
        <w:tc>
          <w:tcPr>
            <w:tcW w:w="1706" w:type="dxa"/>
            <w:vAlign w:val="center"/>
          </w:tcPr>
          <w:p w:rsidRPr="00C948DE" w:rsidR="006E5B13" w:rsidP="00886630" w:rsidRDefault="006E5B13" w14:paraId="41D72DEC" w14:textId="77777777">
            <w:pPr>
              <w:pStyle w:val="a4"/>
            </w:pPr>
            <w:r w:rsidRPr="00C948DE">
              <w:t>运营和维护</w:t>
            </w:r>
          </w:p>
        </w:tc>
        <w:tc>
          <w:tcPr>
            <w:tcW w:w="5099" w:type="dxa"/>
            <w:vAlign w:val="center"/>
          </w:tcPr>
          <w:p w:rsidRPr="00C948DE" w:rsidR="006E5B13" w:rsidP="00886630" w:rsidRDefault="006E5B13" w14:paraId="77098452" w14:textId="77777777">
            <w:pPr>
              <w:pStyle w:val="a4"/>
            </w:pPr>
            <w:r w:rsidRPr="00C948DE">
              <w:rPr>
                <w:rFonts w:hint="eastAsia"/>
              </w:rPr>
              <w:t>建筑本体构配件、设备、部品和产品的管理</w:t>
            </w:r>
          </w:p>
        </w:tc>
      </w:tr>
    </w:tbl>
    <w:p w:rsidR="006E5B13" w:rsidP="006E5B13" w:rsidRDefault="006E5B13" w14:paraId="2AC9662E" w14:textId="77777777">
      <w:pPr>
        <w:pStyle w:val="ab"/>
      </w:pPr>
      <w:r>
        <w:rPr>
          <w:rFonts w:hint="eastAsia"/>
        </w:rPr>
        <w:t>【</w:t>
      </w:r>
      <w:r w:rsidRPr="006340F8">
        <w:rPr>
          <w:rFonts w:hint="eastAsia"/>
        </w:rPr>
        <w:t>本条列出了当前业务实践中的常见应用需求，表中未列出的部分，可自行定义，在本表编号之后顺序扩充。</w:t>
      </w:r>
      <w:r>
        <w:rPr>
          <w:rFonts w:hint="eastAsia"/>
        </w:rPr>
        <w:t>】</w:t>
      </w:r>
    </w:p>
    <w:p w:rsidRPr="007A1F65" w:rsidR="00C36D49" w:rsidP="00D70FDC" w:rsidRDefault="009951D3" w14:paraId="5D09C964" w14:textId="51F7148F">
      <w:pPr>
        <w:pStyle w:val="3-"/>
        <w:rPr>
          <w:lang w:val="en-US"/>
        </w:rPr>
      </w:pPr>
      <w:r w:rsidRPr="007A1F65">
        <w:rPr>
          <w:rFonts w:hint="eastAsia"/>
          <w:lang w:val="en-US"/>
        </w:rPr>
        <w:t>信息用例应在信息</w:t>
      </w:r>
      <w:r w:rsidR="000C5072">
        <w:rPr>
          <w:rFonts w:hint="eastAsia"/>
          <w:lang w:val="en-US"/>
        </w:rPr>
        <w:t>生产</w:t>
      </w:r>
      <w:r w:rsidRPr="007A1F65">
        <w:rPr>
          <w:rFonts w:hint="eastAsia"/>
          <w:lang w:val="en-US"/>
        </w:rPr>
        <w:t>前确定</w:t>
      </w:r>
      <w:r w:rsidR="007A1F65">
        <w:rPr>
          <w:rFonts w:hint="eastAsia"/>
          <w:lang w:val="en-US"/>
        </w:rPr>
        <w:t>，</w:t>
      </w:r>
      <w:r w:rsidRPr="007A1F65" w:rsidR="00C36D49">
        <w:rPr>
          <w:lang w:val="en-US"/>
        </w:rPr>
        <w:t>每个信息用例应形成</w:t>
      </w:r>
      <w:r w:rsidR="00B016DE">
        <w:rPr>
          <w:rFonts w:hint="eastAsia"/>
          <w:lang w:val="en-US"/>
        </w:rPr>
        <w:t>规范化描述，</w:t>
      </w:r>
      <w:r w:rsidRPr="007A1F65" w:rsidR="00C36D49">
        <w:rPr>
          <w:lang w:val="en-US"/>
        </w:rPr>
        <w:t>内容宜包含：</w:t>
      </w:r>
    </w:p>
    <w:p w:rsidRPr="00071D09" w:rsidR="00163659" w:rsidP="00071D09" w:rsidRDefault="00163659" w14:paraId="67DEDE42" w14:textId="59906AD6">
      <w:pPr>
        <w:pStyle w:val="4-"/>
      </w:pPr>
      <w:r w:rsidRPr="00071D09">
        <w:rPr>
          <w:rFonts w:hint="eastAsia"/>
        </w:rPr>
        <w:t>信息用例名称、</w:t>
      </w:r>
      <w:r w:rsidRPr="00071D09" w:rsidR="00044730">
        <w:rPr>
          <w:rFonts w:hint="eastAsia"/>
        </w:rPr>
        <w:t>类别、</w:t>
      </w:r>
      <w:r w:rsidRPr="00071D09">
        <w:rPr>
          <w:rFonts w:hint="eastAsia"/>
        </w:rPr>
        <w:t>版本</w:t>
      </w:r>
      <w:r w:rsidRPr="00071D09" w:rsidR="00581640">
        <w:rPr>
          <w:rFonts w:hint="eastAsia"/>
        </w:rPr>
        <w:t>、</w:t>
      </w:r>
      <w:r w:rsidRPr="00071D09" w:rsidR="001946C7">
        <w:rPr>
          <w:rFonts w:hint="eastAsia"/>
        </w:rPr>
        <w:t>发布</w:t>
      </w:r>
      <w:r w:rsidRPr="00071D09" w:rsidR="00581640">
        <w:rPr>
          <w:rFonts w:hint="eastAsia"/>
        </w:rPr>
        <w:t>者</w:t>
      </w:r>
      <w:r w:rsidRPr="00071D09">
        <w:rPr>
          <w:rFonts w:hint="eastAsia"/>
        </w:rPr>
        <w:t>；</w:t>
      </w:r>
    </w:p>
    <w:p w:rsidRPr="00C36D49" w:rsidR="00C36D49" w:rsidP="00071D09" w:rsidRDefault="00C36D49" w14:paraId="5B7FE9ED" w14:textId="145F7959">
      <w:pPr>
        <w:pStyle w:val="4-"/>
      </w:pPr>
      <w:r w:rsidRPr="00C36D49">
        <w:t>应用目标范围；</w:t>
      </w:r>
    </w:p>
    <w:p w:rsidRPr="00C36D49" w:rsidR="00C36D49" w:rsidP="00071D09" w:rsidRDefault="00C36D49" w14:paraId="553E18D1" w14:textId="79544217">
      <w:pPr>
        <w:pStyle w:val="4-"/>
      </w:pPr>
      <w:r w:rsidRPr="00C36D49">
        <w:t>主要参与方与职责；</w:t>
      </w:r>
    </w:p>
    <w:p w:rsidRPr="00C36D49" w:rsidR="00C36D49" w:rsidP="00071D09" w:rsidRDefault="00C36D49" w14:paraId="4A4ADD19" w14:textId="30787061">
      <w:pPr>
        <w:pStyle w:val="4-"/>
      </w:pPr>
      <w:r w:rsidRPr="00C36D49">
        <w:t>工作流程与协同方式；</w:t>
      </w:r>
    </w:p>
    <w:p w:rsidRPr="00C36D49" w:rsidR="00C36D49" w:rsidP="00071D09" w:rsidRDefault="007A1F65" w14:paraId="3510D363" w14:textId="498951BA">
      <w:pPr>
        <w:pStyle w:val="4-"/>
      </w:pPr>
      <w:r>
        <w:rPr>
          <w:rFonts w:hint="eastAsia"/>
        </w:rPr>
        <w:t>信息交换节点上</w:t>
      </w:r>
      <w:r w:rsidRPr="00C36D49" w:rsidR="00C36D49">
        <w:t>所需的信息；</w:t>
      </w:r>
    </w:p>
    <w:p w:rsidR="009951D3" w:rsidP="00071D09" w:rsidRDefault="00C36D49" w14:paraId="46471FBE" w14:textId="0E3F7494">
      <w:pPr>
        <w:pStyle w:val="4-"/>
      </w:pPr>
      <w:r w:rsidRPr="00C36D49">
        <w:t>交付成果与数据格式。</w:t>
      </w:r>
    </w:p>
    <w:p w:rsidRPr="00ED11F9" w:rsidR="004E24B7" w:rsidP="00ED11F9" w:rsidRDefault="00A73E85" w14:paraId="2AE43874" w14:textId="7BCDBF0C">
      <w:pPr>
        <w:pStyle w:val="2-"/>
      </w:pPr>
      <w:bookmarkStart w:name="_Toc213704828" w:id="90"/>
      <w:r w:rsidRPr="00ED11F9">
        <w:rPr>
          <w:rFonts w:hint="eastAsia"/>
        </w:rPr>
        <w:t>信息</w:t>
      </w:r>
      <w:r w:rsidRPr="00ED11F9" w:rsidR="00A70635">
        <w:rPr>
          <w:rFonts w:hint="eastAsia"/>
        </w:rPr>
        <w:t>交换</w:t>
      </w:r>
      <w:r w:rsidRPr="00ED11F9">
        <w:rPr>
          <w:rFonts w:hint="eastAsia"/>
        </w:rPr>
        <w:t>需求</w:t>
      </w:r>
      <w:bookmarkEnd w:id="90"/>
    </w:p>
    <w:p w:rsidRPr="009A78EB" w:rsidR="009A78EB" w:rsidP="00F10180" w:rsidRDefault="00A61097" w14:paraId="7B7027D3" w14:textId="0AD6702F">
      <w:pPr>
        <w:pStyle w:val="3-"/>
      </w:pPr>
      <w:r>
        <w:rPr>
          <w:rFonts w:hint="eastAsia"/>
          <w:lang w:val="en-US"/>
        </w:rPr>
        <w:t>信息模型交付前，</w:t>
      </w:r>
      <w:r w:rsidRPr="009A78EB" w:rsidR="009A78EB">
        <w:t>应根据项目目标和信息</w:t>
      </w:r>
      <w:r>
        <w:rPr>
          <w:rFonts w:hint="eastAsia"/>
        </w:rPr>
        <w:t>用例</w:t>
      </w:r>
      <w:r w:rsidRPr="009A78EB" w:rsidR="009A78EB">
        <w:t>制定信息</w:t>
      </w:r>
      <w:r>
        <w:rPr>
          <w:rFonts w:hint="eastAsia"/>
        </w:rPr>
        <w:t>交换</w:t>
      </w:r>
      <w:r w:rsidRPr="009A78EB" w:rsidR="009A78EB">
        <w:t>需求</w:t>
      </w:r>
      <w:r w:rsidR="00B72B5D">
        <w:rPr>
          <w:rFonts w:hint="eastAsia"/>
        </w:rPr>
        <w:t>，</w:t>
      </w:r>
      <w:r>
        <w:rPr>
          <w:rFonts w:hint="eastAsia"/>
        </w:rPr>
        <w:t>并</w:t>
      </w:r>
      <w:r w:rsidRPr="009A78EB" w:rsidR="009A78EB">
        <w:t>作为交付依据。</w:t>
      </w:r>
    </w:p>
    <w:p w:rsidRPr="009A78EB" w:rsidR="009A78EB" w:rsidP="00F10180" w:rsidRDefault="009A78EB" w14:paraId="18B4C12A" w14:textId="65E1FBCA">
      <w:pPr>
        <w:pStyle w:val="3-"/>
      </w:pPr>
      <w:r w:rsidRPr="009A78EB">
        <w:t>信息需求应清晰、完整、可验证，并至少包含下列内容：</w:t>
      </w:r>
    </w:p>
    <w:p w:rsidR="009437A2" w:rsidP="003C2ED9" w:rsidRDefault="009A78EB" w14:paraId="5F1B2D1F" w14:textId="329ADFD6">
      <w:pPr>
        <w:pStyle w:val="4-"/>
      </w:pPr>
      <w:r w:rsidRPr="009A78EB">
        <w:t>项目</w:t>
      </w:r>
      <w:r w:rsidR="009437A2">
        <w:rPr>
          <w:rFonts w:hint="eastAsia"/>
        </w:rPr>
        <w:t>BIM应用范围、目标和基本原则；</w:t>
      </w:r>
    </w:p>
    <w:p w:rsidRPr="009A78EB" w:rsidR="00EE13C3" w:rsidP="00EE13C3" w:rsidRDefault="00EE13C3" w14:paraId="5D1ABE4A" w14:textId="77777777">
      <w:pPr>
        <w:pStyle w:val="4-"/>
      </w:pPr>
      <w:r>
        <w:rPr>
          <w:rFonts w:hint="eastAsia"/>
        </w:rPr>
        <w:t>信息模型</w:t>
      </w:r>
      <w:r w:rsidRPr="009A78EB">
        <w:t>架构、</w:t>
      </w:r>
      <w:r>
        <w:rPr>
          <w:rFonts w:hint="eastAsia"/>
        </w:rPr>
        <w:t>拆分和整合规划；</w:t>
      </w:r>
    </w:p>
    <w:p w:rsidR="002E345E" w:rsidP="00071D09" w:rsidRDefault="002E345E" w14:paraId="5A939CC0" w14:textId="397F4DC8">
      <w:pPr>
        <w:pStyle w:val="4-"/>
      </w:pPr>
      <w:r>
        <w:rPr>
          <w:rFonts w:hint="eastAsia"/>
        </w:rPr>
        <w:t>各参与方的信息生产和交付职责；</w:t>
      </w:r>
    </w:p>
    <w:p w:rsidR="001D3DA0" w:rsidP="001D3DA0" w:rsidRDefault="001D3DA0" w14:paraId="0C06CF81" w14:textId="77777777">
      <w:pPr>
        <w:pStyle w:val="4-"/>
      </w:pPr>
      <w:r>
        <w:rPr>
          <w:rFonts w:hint="eastAsia"/>
        </w:rPr>
        <w:t>信息生产组织架构和交付程序；</w:t>
      </w:r>
    </w:p>
    <w:p w:rsidRPr="009A78EB" w:rsidR="003B56D7" w:rsidP="003B56D7" w:rsidRDefault="00661138" w14:paraId="55523906" w14:textId="37DFDE5A">
      <w:pPr>
        <w:pStyle w:val="4-"/>
      </w:pPr>
      <w:r>
        <w:rPr>
          <w:rFonts w:hint="eastAsia"/>
        </w:rPr>
        <w:t>信息用例</w:t>
      </w:r>
      <w:r w:rsidR="003B56D7">
        <w:rPr>
          <w:rFonts w:hint="eastAsia"/>
        </w:rPr>
        <w:t>清单，</w:t>
      </w:r>
      <w:r w:rsidRPr="009A78EB" w:rsidR="003B56D7">
        <w:t>各</w:t>
      </w:r>
      <w:r w:rsidR="003B56D7">
        <w:rPr>
          <w:rFonts w:hint="eastAsia"/>
        </w:rPr>
        <w:t>用例所需的几何信息、文字性信息和文档的需求</w:t>
      </w:r>
      <w:r w:rsidRPr="009A78EB" w:rsidR="003B56D7">
        <w:t>；</w:t>
      </w:r>
    </w:p>
    <w:p w:rsidR="006E3484" w:rsidP="00E0655C" w:rsidRDefault="006E3484" w14:paraId="1B4D5E1C" w14:textId="5DA80283">
      <w:pPr>
        <w:pStyle w:val="4-"/>
      </w:pPr>
      <w:r>
        <w:rPr>
          <w:rFonts w:hint="eastAsia"/>
        </w:rPr>
        <w:t>信息</w:t>
      </w:r>
      <w:r w:rsidRPr="009A78EB" w:rsidR="00661138">
        <w:t>交付范围</w:t>
      </w:r>
      <w:r w:rsidR="00661138">
        <w:rPr>
          <w:rFonts w:hint="eastAsia"/>
        </w:rPr>
        <w:t>、</w:t>
      </w:r>
      <w:r>
        <w:rPr>
          <w:rFonts w:hint="eastAsia"/>
        </w:rPr>
        <w:t>关键节点和交付成果清单</w:t>
      </w:r>
      <w:r w:rsidR="001D3DA0">
        <w:rPr>
          <w:rFonts w:hint="eastAsia"/>
        </w:rPr>
        <w:t>、</w:t>
      </w:r>
      <w:r w:rsidR="003B56D7">
        <w:t>交付载体</w:t>
      </w:r>
      <w:r w:rsidR="003B56D7">
        <w:rPr>
          <w:rFonts w:hint="eastAsia"/>
        </w:rPr>
        <w:t>和</w:t>
      </w:r>
      <w:r w:rsidR="003B56D7">
        <w:t>数据格式</w:t>
      </w:r>
      <w:r>
        <w:rPr>
          <w:rFonts w:hint="eastAsia"/>
        </w:rPr>
        <w:t>；</w:t>
      </w:r>
    </w:p>
    <w:p w:rsidR="00071EA7" w:rsidP="00071D09" w:rsidRDefault="00071EA7" w14:paraId="45199C37" w14:textId="77777777">
      <w:pPr>
        <w:pStyle w:val="4-"/>
      </w:pPr>
      <w:r w:rsidRPr="009A78EB">
        <w:t>交付成果的</w:t>
      </w:r>
      <w:r>
        <w:rPr>
          <w:rFonts w:hint="eastAsia"/>
        </w:rPr>
        <w:t>元数据</w:t>
      </w:r>
      <w:r w:rsidRPr="009A78EB">
        <w:t>；</w:t>
      </w:r>
    </w:p>
    <w:p w:rsidR="00EE13C3" w:rsidP="00071D09" w:rsidRDefault="00EE13C3" w14:paraId="2B855597" w14:textId="604CB5C9">
      <w:pPr>
        <w:pStyle w:val="4-"/>
      </w:pPr>
      <w:r>
        <w:rPr>
          <w:rFonts w:hint="eastAsia"/>
        </w:rPr>
        <w:t>通用数据环境</w:t>
      </w:r>
      <w:r w:rsidR="003F305C">
        <w:rPr>
          <w:rFonts w:hint="eastAsia"/>
        </w:rPr>
        <w:t>和各信息生产方的IT环境要求；</w:t>
      </w:r>
    </w:p>
    <w:p w:rsidR="003F305C" w:rsidP="003F305C" w:rsidRDefault="003F305C" w14:paraId="0D4D3A50" w14:textId="3914C482">
      <w:pPr>
        <w:pStyle w:val="4-"/>
      </w:pPr>
      <w:r w:rsidRPr="009A78EB">
        <w:t>质量控制要求与</w:t>
      </w:r>
      <w:r w:rsidRPr="009A78EB">
        <w:rPr>
          <w:rFonts w:hint="eastAsia"/>
        </w:rPr>
        <w:t>验收标准</w:t>
      </w:r>
      <w:r>
        <w:rPr>
          <w:rFonts w:hint="eastAsia"/>
        </w:rPr>
        <w:t>；</w:t>
      </w:r>
    </w:p>
    <w:p w:rsidRPr="009A78EB" w:rsidR="003F305C" w:rsidP="00071D09" w:rsidRDefault="003F305C" w14:paraId="27DBCBE6" w14:textId="1DDEA5B5">
      <w:pPr>
        <w:pStyle w:val="4-"/>
      </w:pPr>
      <w:r>
        <w:rPr>
          <w:rFonts w:hint="eastAsia"/>
        </w:rPr>
        <w:t>信息生产和交付的风险防范和保障措施；</w:t>
      </w:r>
    </w:p>
    <w:p w:rsidR="002D3FC5" w:rsidP="00071D09" w:rsidRDefault="00FB19D3" w14:paraId="10F6D34A" w14:textId="07F657D9">
      <w:pPr>
        <w:pStyle w:val="4-"/>
      </w:pPr>
      <w:r>
        <w:rPr>
          <w:rFonts w:hint="eastAsia"/>
        </w:rPr>
        <w:t>知识产权方面的约定。</w:t>
      </w:r>
    </w:p>
    <w:p w:rsidR="00CE6699" w:rsidP="00CE6699" w:rsidRDefault="00CE6699" w14:paraId="45C924F6" w14:textId="1CBEDAC0">
      <w:pPr>
        <w:pStyle w:val="3-"/>
      </w:pPr>
      <w:r>
        <w:rPr>
          <w:rFonts w:hint="eastAsia"/>
        </w:rPr>
        <w:t>建设方应</w:t>
      </w:r>
      <w:r w:rsidR="00E33DB2">
        <w:rPr>
          <w:rFonts w:hint="eastAsia"/>
        </w:rPr>
        <w:t>根据信息交换需求对数据资源、项目</w:t>
      </w:r>
      <w:r w:rsidR="00AB5937">
        <w:rPr>
          <w:rFonts w:hint="eastAsia"/>
        </w:rPr>
        <w:t>管理数据进行收集、识别、复核</w:t>
      </w:r>
      <w:r w:rsidR="00F43250">
        <w:rPr>
          <w:rFonts w:hint="eastAsia"/>
        </w:rPr>
        <w:t>和整理</w:t>
      </w:r>
      <w:r w:rsidR="008F3B11">
        <w:rPr>
          <w:rFonts w:hint="eastAsia"/>
        </w:rPr>
        <w:t>，并存储在通用数据环境中共享</w:t>
      </w:r>
      <w:r w:rsidR="000A4C9A">
        <w:rPr>
          <w:rFonts w:hint="eastAsia"/>
        </w:rPr>
        <w:t>，并符合下列规定：</w:t>
      </w:r>
    </w:p>
    <w:p w:rsidR="00EF1AFD" w:rsidP="00990E9D" w:rsidRDefault="00990E9D" w14:paraId="411FB990" w14:textId="59411862">
      <w:pPr>
        <w:pStyle w:val="4-"/>
      </w:pPr>
      <w:r w:rsidRPr="00990E9D">
        <w:rPr>
          <w:rFonts w:hint="eastAsia"/>
        </w:rPr>
        <w:t>数据资源应包括设计阶段BIM模型、设计图纸和文档、现状资产数据、标准规范数据等，宜根据需求进行结构化处理</w:t>
      </w:r>
      <w:r>
        <w:rPr>
          <w:rFonts w:hint="eastAsia"/>
        </w:rPr>
        <w:t>；</w:t>
      </w:r>
    </w:p>
    <w:p w:rsidR="00990E9D" w:rsidP="005F0339" w:rsidRDefault="005F0339" w14:paraId="14C8E648" w14:textId="1428313B">
      <w:pPr>
        <w:pStyle w:val="4-"/>
        <w:ind w:hanging="362"/>
      </w:pPr>
      <w:r w:rsidRPr="005F0339">
        <w:t>项目管理数据应包括</w:t>
      </w:r>
      <w:r w:rsidR="00760C78">
        <w:rPr>
          <w:rFonts w:hint="eastAsia"/>
        </w:rPr>
        <w:t>设计</w:t>
      </w:r>
      <w:r w:rsidRPr="005F0339">
        <w:t>阶段项目组织结构、各参与方职责、项目</w:t>
      </w:r>
      <w:r w:rsidR="00760C78">
        <w:rPr>
          <w:rFonts w:hint="eastAsia"/>
        </w:rPr>
        <w:t>设计</w:t>
      </w:r>
      <w:r w:rsidRPr="005F0339">
        <w:t>组织设计和专项</w:t>
      </w:r>
      <w:r w:rsidR="00760C78">
        <w:rPr>
          <w:rFonts w:hint="eastAsia"/>
        </w:rPr>
        <w:t>设计</w:t>
      </w:r>
      <w:r w:rsidRPr="005F0339">
        <w:t>方案等</w:t>
      </w:r>
      <w:r w:rsidR="00760C78">
        <w:rPr>
          <w:rFonts w:hint="eastAsia"/>
        </w:rPr>
        <w:t>。</w:t>
      </w:r>
    </w:p>
    <w:p w:rsidR="009A7633" w:rsidP="007A3DB9" w:rsidRDefault="009A7633" w14:paraId="5B47FFD2" w14:textId="77777777">
      <w:pPr>
        <w:pStyle w:val="1-"/>
        <w:spacing w:before="120" w:after="360"/>
        <w:rPr>
          <w:rFonts w:hint="eastAsia"/>
        </w:rPr>
        <w:sectPr w:rsidR="009A7633" w:rsidSect="00BB04E8">
          <w:pgSz w:w="11906" w:h="16838" w:orient="portrait"/>
          <w:pgMar w:top="1701" w:right="1701" w:bottom="1797" w:left="1418" w:header="709" w:footer="851" w:gutter="0"/>
          <w:cols w:space="720"/>
        </w:sectPr>
      </w:pPr>
    </w:p>
    <w:p w:rsidRPr="007A3DB9" w:rsidR="00AA7108" w:rsidP="007A3DB9" w:rsidRDefault="00AA7108" w14:paraId="13705C46" w14:textId="1635DE46">
      <w:pPr>
        <w:pStyle w:val="1-"/>
        <w:spacing w:before="120" w:after="360"/>
        <w:rPr>
          <w:rFonts w:hint="eastAsia"/>
        </w:rPr>
      </w:pPr>
      <w:bookmarkStart w:name="_Toc213704829" w:id="91"/>
      <w:r w:rsidRPr="007A3DB9">
        <w:rPr>
          <w:rFonts w:hint="eastAsia"/>
        </w:rPr>
        <w:t>信息生产</w:t>
      </w:r>
      <w:r w:rsidR="00494277">
        <w:rPr>
          <w:rFonts w:hint="eastAsia"/>
        </w:rPr>
        <w:t>和交付</w:t>
      </w:r>
      <w:bookmarkEnd w:id="91"/>
    </w:p>
    <w:p w:rsidRPr="00ED11F9" w:rsidR="007E704D" w:rsidP="00ED11F9" w:rsidRDefault="007E704D" w14:paraId="5A0B56B3" w14:textId="6F2A291C">
      <w:pPr>
        <w:pStyle w:val="2-"/>
      </w:pPr>
      <w:bookmarkStart w:name="_Toc213704830" w:id="92"/>
      <w:r w:rsidRPr="00ED11F9">
        <w:rPr>
          <w:rFonts w:hint="eastAsia"/>
        </w:rPr>
        <w:t>一般规定</w:t>
      </w:r>
      <w:bookmarkEnd w:id="92"/>
    </w:p>
    <w:p w:rsidR="00AA7108" w:rsidP="00F10180" w:rsidRDefault="009D1DB7" w14:paraId="09B649A0" w14:textId="5E3F5234">
      <w:pPr>
        <w:pStyle w:val="3-"/>
      </w:pPr>
      <w:r w:rsidRPr="009D1DB7">
        <w:rPr>
          <w:rFonts w:hint="eastAsia"/>
        </w:rPr>
        <w:t>信息生产</w:t>
      </w:r>
      <w:r w:rsidR="0001444C">
        <w:rPr>
          <w:rFonts w:hint="eastAsia"/>
        </w:rPr>
        <w:t>之</w:t>
      </w:r>
      <w:r w:rsidR="0001444C">
        <w:rPr>
          <w:rFonts w:hint="eastAsia"/>
          <w:lang w:val="en-US"/>
        </w:rPr>
        <w:t>前，</w:t>
      </w:r>
      <w:r>
        <w:rPr>
          <w:rFonts w:hint="eastAsia"/>
        </w:rPr>
        <w:t>应按照信息交换需求</w:t>
      </w:r>
      <w:r w:rsidR="00071EA7">
        <w:rPr>
          <w:rFonts w:hint="eastAsia"/>
        </w:rPr>
        <w:t>制定相应的信息生产计划</w:t>
      </w:r>
      <w:r w:rsidR="00071EA7">
        <w:rPr>
          <w:rFonts w:hint="eastAsia"/>
          <w:lang w:val="en-US"/>
        </w:rPr>
        <w:t>，并依据该文档</w:t>
      </w:r>
      <w:r>
        <w:rPr>
          <w:rFonts w:hint="eastAsia"/>
        </w:rPr>
        <w:t>进行组织和实施</w:t>
      </w:r>
      <w:r w:rsidR="00097F9D">
        <w:rPr>
          <w:rFonts w:hint="eastAsia"/>
        </w:rPr>
        <w:t>。</w:t>
      </w:r>
    </w:p>
    <w:p w:rsidR="00AD606C" w:rsidP="00F10180" w:rsidRDefault="00A117B5" w14:paraId="563FDB93" w14:textId="0F53B446">
      <w:pPr>
        <w:pStyle w:val="3-"/>
      </w:pPr>
      <w:r>
        <w:rPr>
          <w:rFonts w:hint="eastAsia"/>
        </w:rPr>
        <w:t>应制定责任矩阵表，规定信息生产和交付中</w:t>
      </w:r>
      <w:r w:rsidR="00DF54F6">
        <w:rPr>
          <w:rFonts w:hint="eastAsia"/>
        </w:rPr>
        <w:t>任务所涉及的各方责任</w:t>
      </w:r>
      <w:r w:rsidR="00944481">
        <w:rPr>
          <w:rFonts w:hint="eastAsia"/>
        </w:rPr>
        <w:t>。</w:t>
      </w:r>
    </w:p>
    <w:p w:rsidR="00143F11" w:rsidP="00F10180" w:rsidRDefault="008702FC" w14:paraId="675440CF" w14:textId="2713AB95">
      <w:pPr>
        <w:pStyle w:val="3-"/>
        <w:rPr>
          <w:noProof/>
        </w:rPr>
      </w:pPr>
      <w:r>
        <w:rPr>
          <w:rFonts w:hint="eastAsia"/>
        </w:rPr>
        <w:t>信息生产应与项目设计业务同时进行，</w:t>
      </w:r>
      <w:r w:rsidR="00143F11">
        <w:rPr>
          <w:rFonts w:hint="eastAsia"/>
          <w:noProof/>
        </w:rPr>
        <w:t>应确保所创建</w:t>
      </w:r>
      <w:r>
        <w:rPr>
          <w:rFonts w:hint="eastAsia"/>
          <w:noProof/>
        </w:rPr>
        <w:t>和维护的</w:t>
      </w:r>
      <w:r w:rsidR="00143F11">
        <w:rPr>
          <w:rFonts w:hint="eastAsia"/>
          <w:noProof/>
        </w:rPr>
        <w:t>信息</w:t>
      </w:r>
      <w:r w:rsidR="0008638F">
        <w:rPr>
          <w:rFonts w:hint="eastAsia"/>
          <w:noProof/>
        </w:rPr>
        <w:t>符合设计意图，</w:t>
      </w:r>
      <w:r w:rsidR="00027FEA">
        <w:rPr>
          <w:rFonts w:hint="eastAsia"/>
          <w:noProof/>
        </w:rPr>
        <w:t>满足预定义的信息交换需求</w:t>
      </w:r>
      <w:r w:rsidR="00143F11">
        <w:rPr>
          <w:rFonts w:hint="eastAsia"/>
          <w:noProof/>
        </w:rPr>
        <w:t>。</w:t>
      </w:r>
    </w:p>
    <w:p w:rsidR="004F77C6" w:rsidP="008532CA" w:rsidRDefault="008532CA" w14:paraId="537C5318" w14:textId="69D93150">
      <w:pPr>
        <w:pStyle w:val="3-"/>
      </w:pPr>
      <w:r>
        <w:t>信息生产应以建立和维护模型单元为主要方式</w:t>
      </w:r>
      <w:r w:rsidR="00E56B8E">
        <w:t>，</w:t>
      </w:r>
      <w:r>
        <w:t>工程图纸、技术文档及多媒体资料可作为辅助</w:t>
      </w:r>
      <w:r w:rsidR="00781A26">
        <w:t>方式</w:t>
      </w:r>
      <w:r w:rsidR="00DB36AD">
        <w:t>，</w:t>
      </w:r>
      <w:r w:rsidR="004F77C6">
        <w:t>形成本体信息模型和</w:t>
      </w:r>
      <w:r w:rsidR="0005785F">
        <w:t>业务信息模型。</w:t>
      </w:r>
    </w:p>
    <w:p w:rsidR="00027371" w:rsidP="008532CA" w:rsidRDefault="00BD0DB4" w14:paraId="1491F21B" w14:textId="6DCFD740">
      <w:pPr>
        <w:pStyle w:val="3-"/>
      </w:pPr>
      <w:r>
        <w:rPr>
          <w:rFonts w:hint="eastAsia"/>
        </w:rPr>
        <w:t>本体信息模型和业务信息模型</w:t>
      </w:r>
      <w:r w:rsidR="00DB36AD">
        <w:rPr>
          <w:rFonts w:hint="eastAsia"/>
        </w:rPr>
        <w:t>的</w:t>
      </w:r>
      <w:r>
        <w:rPr>
          <w:rFonts w:hint="eastAsia"/>
        </w:rPr>
        <w:t>信息</w:t>
      </w:r>
      <w:r w:rsidR="00DB36AD">
        <w:rPr>
          <w:rFonts w:hint="eastAsia"/>
        </w:rPr>
        <w:t>组织应符合本标准第3章的规定。</w:t>
      </w:r>
    </w:p>
    <w:p w:rsidR="00744F25" w:rsidP="008532CA" w:rsidRDefault="00446D97" w14:paraId="51DB2E95" w14:textId="5FC345F4">
      <w:pPr>
        <w:pStyle w:val="3-"/>
      </w:pPr>
      <w:r>
        <w:rPr>
          <w:rFonts w:hint="eastAsia"/>
        </w:rPr>
        <w:t>信息生产过程中应捕获和维护</w:t>
      </w:r>
      <w:r w:rsidR="00EC47AF">
        <w:rPr>
          <w:rFonts w:hint="eastAsia"/>
        </w:rPr>
        <w:t>数据项和电子文件的</w:t>
      </w:r>
      <w:r w:rsidR="00F12240">
        <w:rPr>
          <w:rFonts w:hint="eastAsia"/>
        </w:rPr>
        <w:t>元数据。</w:t>
      </w:r>
    </w:p>
    <w:p w:rsidR="00DC5B33" w:rsidP="008532CA" w:rsidRDefault="00DC5B33" w14:paraId="1656708A" w14:textId="5225E07B">
      <w:pPr>
        <w:pStyle w:val="3-"/>
      </w:pPr>
      <w:r>
        <w:rPr>
          <w:rFonts w:hint="eastAsia"/>
        </w:rPr>
        <w:t>信息交付应以模型单元作为主要交付成果，</w:t>
      </w:r>
      <w:r w:rsidR="00D5219F">
        <w:rPr>
          <w:rFonts w:hint="eastAsia"/>
        </w:rPr>
        <w:t>工程图纸和技术文档</w:t>
      </w:r>
      <w:r w:rsidR="00ED0B2F">
        <w:rPr>
          <w:rFonts w:hint="eastAsia"/>
        </w:rPr>
        <w:t>可</w:t>
      </w:r>
      <w:r w:rsidR="00D5219F">
        <w:rPr>
          <w:rFonts w:hint="eastAsia"/>
        </w:rPr>
        <w:t>作为辅助交付成果。</w:t>
      </w:r>
    </w:p>
    <w:p w:rsidR="00744F25" w:rsidP="00744F25" w:rsidRDefault="00744F25" w14:paraId="4DA8EB87" w14:textId="39C0EEE5">
      <w:pPr>
        <w:pStyle w:val="2-"/>
      </w:pPr>
      <w:bookmarkStart w:name="_Toc213704831" w:id="93"/>
      <w:r>
        <w:rPr>
          <w:rFonts w:hint="eastAsia"/>
        </w:rPr>
        <w:t>模型单元</w:t>
      </w:r>
      <w:bookmarkEnd w:id="93"/>
    </w:p>
    <w:p w:rsidR="00CF7E11" w:rsidP="00F10180" w:rsidRDefault="00CF7E11" w14:paraId="09E2AA3E" w14:textId="7C470911">
      <w:pPr>
        <w:pStyle w:val="3-"/>
        <w:rPr>
          <w:noProof/>
        </w:rPr>
      </w:pPr>
      <w:r>
        <w:rPr>
          <w:rFonts w:hint="eastAsia"/>
          <w:noProof/>
        </w:rPr>
        <w:t>模型单元</w:t>
      </w:r>
      <w:r w:rsidR="00E96588">
        <w:rPr>
          <w:rFonts w:hint="eastAsia"/>
          <w:noProof/>
        </w:rPr>
        <w:t>建立时，应首先标记</w:t>
      </w:r>
      <w:r>
        <w:rPr>
          <w:rFonts w:hint="eastAsia"/>
          <w:noProof/>
        </w:rPr>
        <w:t>身份标识信息</w:t>
      </w:r>
      <w:r w:rsidR="00C0796F">
        <w:rPr>
          <w:rFonts w:hint="eastAsia"/>
          <w:noProof/>
        </w:rPr>
        <w:t>，身份标识信息应符合本标准</w:t>
      </w:r>
      <w:r w:rsidR="00C0796F">
        <w:rPr>
          <w:noProof/>
        </w:rPr>
        <w:fldChar w:fldCharType="begin"/>
      </w:r>
      <w:r w:rsidR="00C0796F">
        <w:rPr>
          <w:noProof/>
        </w:rPr>
        <w:instrText xml:space="preserve"> </w:instrText>
      </w:r>
      <w:r w:rsidR="00C0796F">
        <w:rPr>
          <w:rFonts w:hint="eastAsia"/>
          <w:noProof/>
        </w:rPr>
        <w:instrText>REF _Ref213696458 \r \h</w:instrText>
      </w:r>
      <w:r w:rsidR="00C0796F">
        <w:rPr>
          <w:noProof/>
        </w:rPr>
        <w:instrText xml:space="preserve"> </w:instrText>
      </w:r>
      <w:r w:rsidR="00C0796F">
        <w:rPr>
          <w:noProof/>
        </w:rPr>
      </w:r>
      <w:r w:rsidR="00C0796F">
        <w:rPr>
          <w:noProof/>
        </w:rPr>
        <w:fldChar w:fldCharType="separate"/>
      </w:r>
      <w:r w:rsidR="00C0796F">
        <w:rPr>
          <w:noProof/>
        </w:rPr>
        <w:t>3．4</w:t>
      </w:r>
      <w:r w:rsidR="00C0796F">
        <w:rPr>
          <w:noProof/>
        </w:rPr>
        <w:fldChar w:fldCharType="end"/>
      </w:r>
      <w:r w:rsidR="00C0796F">
        <w:rPr>
          <w:rFonts w:hint="eastAsia"/>
          <w:noProof/>
        </w:rPr>
        <w:t>节的规定</w:t>
      </w:r>
      <w:r w:rsidR="00BA0B0E">
        <w:rPr>
          <w:rFonts w:hint="eastAsia"/>
          <w:noProof/>
        </w:rPr>
        <w:t>。</w:t>
      </w:r>
    </w:p>
    <w:p w:rsidR="00143F11" w:rsidP="00F10180" w:rsidRDefault="00D76741" w14:paraId="764D3473" w14:textId="2AC6060B">
      <w:pPr>
        <w:pStyle w:val="3-"/>
        <w:rPr>
          <w:noProof/>
        </w:rPr>
      </w:pPr>
      <w:r>
        <w:rPr>
          <w:rFonts w:hint="eastAsia"/>
          <w:noProof/>
        </w:rPr>
        <w:t>模型单元</w:t>
      </w:r>
      <w:r w:rsidR="00143F11">
        <w:rPr>
          <w:rFonts w:hint="eastAsia"/>
          <w:noProof/>
        </w:rPr>
        <w:t>几何信息的生产并应符合下列规定：</w:t>
      </w:r>
    </w:p>
    <w:p w:rsidR="00725523" w:rsidP="006148A7" w:rsidRDefault="00143F11" w14:paraId="21F1715D" w14:textId="36C9DC31">
      <w:pPr>
        <w:pStyle w:val="4-"/>
        <w:rPr>
          <w:noProof/>
        </w:rPr>
      </w:pPr>
      <w:r>
        <w:rPr>
          <w:rFonts w:hint="eastAsia"/>
          <w:noProof/>
        </w:rPr>
        <w:t>应根据信息用例和设计阶段要求，为模型单元选取几何表达精度（Gx）</w:t>
      </w:r>
      <w:r w:rsidR="00827449">
        <w:rPr>
          <w:rFonts w:hint="eastAsia"/>
          <w:noProof/>
        </w:rPr>
        <w:t>，在满足要求的前提下，</w:t>
      </w:r>
      <w:r>
        <w:rPr>
          <w:rFonts w:hint="eastAsia"/>
          <w:noProof/>
        </w:rPr>
        <w:t>宜选用</w:t>
      </w:r>
      <w:r w:rsidR="004E2FE7">
        <w:rPr>
          <w:rFonts w:hint="eastAsia"/>
          <w:noProof/>
        </w:rPr>
        <w:t>较低</w:t>
      </w:r>
      <w:r>
        <w:rPr>
          <w:rFonts w:hint="eastAsia"/>
          <w:noProof/>
        </w:rPr>
        <w:t>的几何表达精度</w:t>
      </w:r>
      <w:r w:rsidR="00827449">
        <w:rPr>
          <w:rFonts w:hint="eastAsia"/>
          <w:noProof/>
        </w:rPr>
        <w:t>；</w:t>
      </w:r>
    </w:p>
    <w:p w:rsidR="00143F11" w:rsidP="00071D09" w:rsidRDefault="00143F11" w14:paraId="1CB2F73C" w14:textId="5D730E1E">
      <w:pPr>
        <w:pStyle w:val="4-"/>
        <w:rPr>
          <w:noProof/>
        </w:rPr>
      </w:pPr>
      <w:r>
        <w:rPr>
          <w:rFonts w:hint="eastAsia"/>
          <w:noProof/>
        </w:rPr>
        <w:t>同一个信息模型中的不同模型单元可具有不同的几何表达精度。</w:t>
      </w:r>
    </w:p>
    <w:p w:rsidR="00143F11" w:rsidP="00071D09" w:rsidRDefault="00143F11" w14:paraId="18C36D8D" w14:textId="65AAF719">
      <w:pPr>
        <w:pStyle w:val="4-"/>
        <w:rPr>
          <w:noProof/>
        </w:rPr>
      </w:pPr>
      <w:r>
        <w:rPr>
          <w:rFonts w:hint="eastAsia"/>
          <w:noProof/>
        </w:rPr>
        <w:t>预制构件或设备等模型单元，其几何信息宜在满足系统性能和空间协同要求的基础上，优先采用厂商提供的产品模型。</w:t>
      </w:r>
    </w:p>
    <w:p w:rsidR="00143F11" w:rsidP="00F10180" w:rsidRDefault="000906DE" w14:paraId="071B45FB" w14:textId="41E69705">
      <w:pPr>
        <w:pStyle w:val="3-"/>
        <w:rPr>
          <w:noProof/>
        </w:rPr>
      </w:pPr>
      <w:r>
        <w:rPr>
          <w:rFonts w:hint="eastAsia"/>
          <w:noProof/>
        </w:rPr>
        <w:t>宜</w:t>
      </w:r>
      <w:r w:rsidR="00CA3BBB">
        <w:rPr>
          <w:rFonts w:hint="eastAsia"/>
          <w:noProof/>
        </w:rPr>
        <w:t>使用</w:t>
      </w:r>
      <w:r w:rsidRPr="00A75560">
        <w:rPr>
          <w:rFonts w:hint="eastAsia"/>
          <w:noProof/>
          <w:color w:val="EE0000"/>
        </w:rPr>
        <w:t>信息</w:t>
      </w:r>
      <w:r w:rsidRPr="00A75560" w:rsidR="00CA3BBB">
        <w:rPr>
          <w:rFonts w:hint="eastAsia"/>
          <w:noProof/>
          <w:color w:val="EE0000"/>
        </w:rPr>
        <w:t>模板</w:t>
      </w:r>
      <w:r w:rsidR="00CA3BBB">
        <w:rPr>
          <w:rFonts w:hint="eastAsia"/>
          <w:noProof/>
        </w:rPr>
        <w:t>生产特性信息和</w:t>
      </w:r>
      <w:r w:rsidR="00143F11">
        <w:rPr>
          <w:rFonts w:hint="eastAsia"/>
          <w:noProof/>
        </w:rPr>
        <w:t>属性信息，并应符合下列规定：</w:t>
      </w:r>
    </w:p>
    <w:p w:rsidRPr="00A75560" w:rsidR="00143F11" w:rsidP="00071D09" w:rsidRDefault="00143F11" w14:paraId="3C585C6A" w14:textId="16BDF580">
      <w:pPr>
        <w:pStyle w:val="4-"/>
        <w:rPr>
          <w:noProof/>
        </w:rPr>
      </w:pPr>
      <w:r>
        <w:rPr>
          <w:rFonts w:hint="eastAsia"/>
          <w:noProof/>
        </w:rPr>
        <w:t>应根据信息用例和设计阶段要求，为模型单元选取适宜的信息深度（Nx），信息深度等级的划分应符合本标准表4.3.7的规定。</w:t>
      </w:r>
    </w:p>
    <w:p w:rsidR="00143F11" w:rsidP="00071D09" w:rsidRDefault="00143F11" w14:paraId="20EE56F1" w14:textId="0BF2C21C">
      <w:pPr>
        <w:pStyle w:val="4-"/>
        <w:rPr>
          <w:noProof/>
        </w:rPr>
      </w:pPr>
      <w:r>
        <w:rPr>
          <w:rFonts w:hint="eastAsia"/>
          <w:noProof/>
        </w:rPr>
        <w:t>属性值的生产应遵循以下原则：</w:t>
      </w:r>
    </w:p>
    <w:p w:rsidR="00143F11" w:rsidP="00B177DF" w:rsidRDefault="00143F11" w14:paraId="728A0EA6" w14:textId="463C716F">
      <w:pPr>
        <w:ind w:left="687" w:firstLine="0" w:firstLineChars="0"/>
      </w:pPr>
      <w:r>
        <w:rPr>
          <w:rFonts w:hint="eastAsia"/>
        </w:rPr>
        <w:t xml:space="preserve">    1</w:t>
      </w:r>
      <w:r>
        <w:rPr>
          <w:rFonts w:hint="eastAsia"/>
        </w:rPr>
        <w:t>）准确性：属性值应准确反映设计意图或产品性能，并经过校核；</w:t>
      </w:r>
    </w:p>
    <w:p w:rsidR="00143F11" w:rsidP="00B177DF" w:rsidRDefault="00143F11" w14:paraId="3560F1DD" w14:textId="17D88844">
      <w:pPr>
        <w:ind w:left="687" w:firstLine="0" w:firstLineChars="0"/>
      </w:pPr>
      <w:r>
        <w:rPr>
          <w:rFonts w:hint="eastAsia"/>
        </w:rPr>
        <w:t xml:space="preserve">    2</w:t>
      </w:r>
      <w:r>
        <w:rPr>
          <w:rFonts w:hint="eastAsia"/>
        </w:rPr>
        <w:t>）一致性：同类模型单元的相同属性，其命名、数据类型和计量单位应保持一致；</w:t>
      </w:r>
    </w:p>
    <w:p w:rsidR="00143F11" w:rsidP="00071D09" w:rsidRDefault="00143F11" w14:paraId="08989976" w14:textId="180C85AF">
      <w:pPr>
        <w:pStyle w:val="4-"/>
        <w:rPr>
          <w:noProof/>
        </w:rPr>
      </w:pPr>
      <w:r>
        <w:rPr>
          <w:rFonts w:hint="eastAsia"/>
          <w:noProof/>
        </w:rPr>
        <w:t>模型单元的属性值应按本标准表4.3.8的规定标记其数据来源，并随项目进展动态更新。</w:t>
      </w:r>
    </w:p>
    <w:p w:rsidR="00071EA7" w:rsidP="00F10180" w:rsidRDefault="00EE1D76" w14:paraId="12CC7AD7" w14:textId="15E0778D">
      <w:pPr>
        <w:pStyle w:val="3-"/>
      </w:pPr>
      <w:r>
        <w:rPr>
          <w:rFonts w:hint="eastAsia"/>
          <w:noProof/>
        </w:rPr>
        <w:t>信息生产过程中</w:t>
      </w:r>
      <w:r w:rsidR="00071EA7">
        <w:rPr>
          <w:rFonts w:hint="eastAsia"/>
          <w:noProof/>
        </w:rPr>
        <w:t>应</w:t>
      </w:r>
      <w:r>
        <w:rPr>
          <w:rFonts w:hint="eastAsia"/>
          <w:noProof/>
        </w:rPr>
        <w:t>根据信息需求和生产计划持续对生产成果进行</w:t>
      </w:r>
      <w:r w:rsidR="00071EA7">
        <w:rPr>
          <w:rFonts w:hint="eastAsia"/>
          <w:noProof/>
        </w:rPr>
        <w:t>验证</w:t>
      </w:r>
      <w:r w:rsidR="00840038">
        <w:rPr>
          <w:rFonts w:hint="eastAsia"/>
          <w:noProof/>
        </w:rPr>
        <w:t>。（SHARED）</w:t>
      </w:r>
    </w:p>
    <w:p w:rsidR="00587FCE" w:rsidP="00587FCE" w:rsidRDefault="00587FCE" w14:paraId="0E0DD8A0" w14:textId="75BE6205">
      <w:pPr>
        <w:pStyle w:val="2-"/>
      </w:pPr>
      <w:bookmarkStart w:name="_Toc213704832" w:id="94"/>
      <w:r>
        <w:rPr>
          <w:rFonts w:hint="eastAsia"/>
        </w:rPr>
        <w:t>工程图纸</w:t>
      </w:r>
      <w:r w:rsidR="00981346">
        <w:rPr>
          <w:rFonts w:hint="eastAsia"/>
        </w:rPr>
        <w:t>和技术文档</w:t>
      </w:r>
      <w:bookmarkEnd w:id="94"/>
    </w:p>
    <w:p w:rsidR="00A57859" w:rsidP="00587FCE" w:rsidRDefault="00A57859" w14:paraId="57F1EA2E" w14:textId="6F9BCAB4">
      <w:pPr>
        <w:pStyle w:val="3-"/>
      </w:pPr>
      <w:r>
        <w:rPr>
          <w:rFonts w:hint="eastAsia"/>
        </w:rPr>
        <w:t>工程文档和技术文档的元数据中应包含关联的模型单元的身份标识信息。</w:t>
      </w:r>
    </w:p>
    <w:p w:rsidR="00587FCE" w:rsidP="00587FCE" w:rsidRDefault="00587FCE" w14:paraId="041E3332" w14:textId="529C61AB">
      <w:pPr>
        <w:pStyle w:val="3-"/>
      </w:pPr>
      <w:r>
        <w:rPr>
          <w:rFonts w:hint="eastAsia"/>
        </w:rPr>
        <w:t>工程图纸</w:t>
      </w:r>
      <w:r w:rsidR="00B5686A">
        <w:rPr>
          <w:rFonts w:hint="eastAsia"/>
        </w:rPr>
        <w:t>和技术文档</w:t>
      </w:r>
      <w:r w:rsidR="0007352F">
        <w:rPr>
          <w:rFonts w:hint="eastAsia"/>
        </w:rPr>
        <w:t>可作为信息输入手段，也可作为</w:t>
      </w:r>
      <w:r w:rsidR="00E0574B">
        <w:rPr>
          <w:rFonts w:hint="eastAsia"/>
        </w:rPr>
        <w:t>信息交付</w:t>
      </w:r>
      <w:r w:rsidR="00B80B50">
        <w:rPr>
          <w:rFonts w:hint="eastAsia"/>
        </w:rPr>
        <w:t>成果</w:t>
      </w:r>
      <w:r w:rsidR="0040323A">
        <w:rPr>
          <w:rFonts w:hint="eastAsia"/>
        </w:rPr>
        <w:t>。</w:t>
      </w:r>
    </w:p>
    <w:p w:rsidR="00454482" w:rsidP="00587FCE" w:rsidRDefault="00AA1D08" w14:paraId="740192EE" w14:textId="60642520">
      <w:pPr>
        <w:pStyle w:val="3-"/>
      </w:pPr>
      <w:r>
        <w:rPr>
          <w:rFonts w:hint="eastAsia"/>
        </w:rPr>
        <w:t>工程图纸</w:t>
      </w:r>
      <w:r w:rsidR="00FA454E">
        <w:rPr>
          <w:rFonts w:hint="eastAsia"/>
        </w:rPr>
        <w:t>和技术文档</w:t>
      </w:r>
      <w:r>
        <w:rPr>
          <w:rFonts w:hint="eastAsia"/>
        </w:rPr>
        <w:t>作为输入手段时，</w:t>
      </w:r>
      <w:r w:rsidR="00454482">
        <w:rPr>
          <w:rFonts w:hint="eastAsia"/>
        </w:rPr>
        <w:t>应采取下列措施之一：</w:t>
      </w:r>
    </w:p>
    <w:p w:rsidR="00E0574B" w:rsidP="00454482" w:rsidRDefault="00AA1D08" w14:paraId="57417508" w14:textId="480AAC26">
      <w:pPr>
        <w:pStyle w:val="4-"/>
      </w:pPr>
      <w:r>
        <w:rPr>
          <w:rFonts w:hint="eastAsia"/>
        </w:rPr>
        <w:t>应</w:t>
      </w:r>
      <w:r w:rsidR="008C6897">
        <w:rPr>
          <w:rFonts w:hint="eastAsia"/>
        </w:rPr>
        <w:t>抽取其中的几何信息和文字性信息</w:t>
      </w:r>
      <w:r w:rsidR="00E662B2">
        <w:rPr>
          <w:rFonts w:hint="eastAsia"/>
        </w:rPr>
        <w:t>，转换为模型单元的结构化信息</w:t>
      </w:r>
      <w:r w:rsidR="00AD2F85">
        <w:rPr>
          <w:rFonts w:hint="eastAsia"/>
        </w:rPr>
        <w:t>；</w:t>
      </w:r>
    </w:p>
    <w:p w:rsidR="00AD2F85" w:rsidP="00454482" w:rsidRDefault="00877198" w14:paraId="13E45925" w14:textId="1872AE40">
      <w:pPr>
        <w:pStyle w:val="4-"/>
      </w:pPr>
      <w:r>
        <w:rPr>
          <w:rFonts w:hint="eastAsia"/>
        </w:rPr>
        <w:t>可</w:t>
      </w:r>
      <w:r w:rsidR="00AD2F85">
        <w:rPr>
          <w:rFonts w:hint="eastAsia"/>
        </w:rPr>
        <w:t>作为文档与对应的模型单元建立关联关系</w:t>
      </w:r>
      <w:r w:rsidR="009A5780">
        <w:rPr>
          <w:rFonts w:hint="eastAsia"/>
        </w:rPr>
        <w:t>，作为补充信息。</w:t>
      </w:r>
    </w:p>
    <w:p w:rsidR="00B80B50" w:rsidP="00B80B50" w:rsidRDefault="00B80B50" w14:paraId="7E7826AD" w14:textId="5648107E">
      <w:pPr>
        <w:pStyle w:val="3-"/>
      </w:pPr>
      <w:r>
        <w:rPr>
          <w:rFonts w:hint="eastAsia"/>
        </w:rPr>
        <w:t>工程图纸</w:t>
      </w:r>
      <w:r w:rsidR="00E65016">
        <w:rPr>
          <w:rFonts w:hint="eastAsia"/>
        </w:rPr>
        <w:t>和技术文档</w:t>
      </w:r>
      <w:r w:rsidR="000F3B15">
        <w:rPr>
          <w:rFonts w:hint="eastAsia"/>
        </w:rPr>
        <w:t>满足</w:t>
      </w:r>
      <w:r w:rsidR="00207617">
        <w:rPr>
          <w:rFonts w:hint="eastAsia"/>
        </w:rPr>
        <w:t>下列规定</w:t>
      </w:r>
      <w:r w:rsidR="000F3B15">
        <w:rPr>
          <w:rFonts w:hint="eastAsia"/>
        </w:rPr>
        <w:t>时，可作为交付成果</w:t>
      </w:r>
      <w:r w:rsidR="00207617">
        <w:rPr>
          <w:rFonts w:hint="eastAsia"/>
        </w:rPr>
        <w:t>：</w:t>
      </w:r>
    </w:p>
    <w:p w:rsidR="00207617" w:rsidP="00207617" w:rsidRDefault="00E437E9" w14:paraId="01AEC75C" w14:textId="1D845CD9">
      <w:pPr>
        <w:pStyle w:val="4-"/>
      </w:pPr>
      <w:r>
        <w:rPr>
          <w:rFonts w:hint="eastAsia"/>
        </w:rPr>
        <w:t>在生产过程中</w:t>
      </w:r>
      <w:r w:rsidR="003D2DE7">
        <w:rPr>
          <w:rFonts w:hint="eastAsia"/>
        </w:rPr>
        <w:t>完成指定的</w:t>
      </w:r>
      <w:r>
        <w:rPr>
          <w:rFonts w:hint="eastAsia"/>
        </w:rPr>
        <w:t>过程性</w:t>
      </w:r>
      <w:r w:rsidR="003D2DE7">
        <w:rPr>
          <w:rFonts w:hint="eastAsia"/>
        </w:rPr>
        <w:t>信息用例</w:t>
      </w:r>
      <w:r w:rsidR="00227F61">
        <w:rPr>
          <w:rFonts w:hint="eastAsia"/>
        </w:rPr>
        <w:t>，并根据用例结果</w:t>
      </w:r>
      <w:r w:rsidR="000906DC">
        <w:rPr>
          <w:rFonts w:hint="eastAsia"/>
        </w:rPr>
        <w:t>对</w:t>
      </w:r>
      <w:r w:rsidR="002454D3">
        <w:rPr>
          <w:rFonts w:hint="eastAsia"/>
        </w:rPr>
        <w:t>模型单元进行了调整或优化；</w:t>
      </w:r>
    </w:p>
    <w:p w:rsidRPr="00587FCE" w:rsidR="002454D3" w:rsidP="00207617" w:rsidRDefault="002A11E0" w14:paraId="7734BADB" w14:textId="56A1C603">
      <w:pPr>
        <w:pStyle w:val="4-"/>
      </w:pPr>
      <w:r>
        <w:rPr>
          <w:rFonts w:hint="eastAsia"/>
        </w:rPr>
        <w:t>工程图纸和技术文档</w:t>
      </w:r>
      <w:r w:rsidR="007C17AE">
        <w:rPr>
          <w:rFonts w:hint="eastAsia"/>
        </w:rPr>
        <w:t>中</w:t>
      </w:r>
      <w:r w:rsidR="002454D3">
        <w:rPr>
          <w:rFonts w:hint="eastAsia"/>
        </w:rPr>
        <w:t>的</w:t>
      </w:r>
      <w:r w:rsidR="007C17AE">
        <w:rPr>
          <w:rFonts w:hint="eastAsia"/>
        </w:rPr>
        <w:t>信息全部来源于调整或优化后的模型单元。</w:t>
      </w:r>
    </w:p>
    <w:p w:rsidR="00DC2A39" w:rsidP="002A11E0" w:rsidRDefault="00A31867" w14:paraId="3100F00B" w14:textId="4C5A2A04">
      <w:pPr>
        <w:pStyle w:val="4-"/>
      </w:pPr>
      <w:r>
        <w:rPr>
          <w:rFonts w:hint="eastAsia"/>
        </w:rPr>
        <w:t>作为</w:t>
      </w:r>
      <w:r w:rsidR="00FF63B5">
        <w:rPr>
          <w:rFonts w:hint="eastAsia"/>
        </w:rPr>
        <w:t>模型单元</w:t>
      </w:r>
      <w:r w:rsidR="00B15A4A">
        <w:rPr>
          <w:rFonts w:hint="eastAsia"/>
        </w:rPr>
        <w:t>外部</w:t>
      </w:r>
      <w:r w:rsidR="00DC2A39">
        <w:rPr>
          <w:rFonts w:hint="eastAsia"/>
        </w:rPr>
        <w:t>引用文件</w:t>
      </w:r>
      <w:r>
        <w:rPr>
          <w:rFonts w:hint="eastAsia"/>
        </w:rPr>
        <w:t>时，</w:t>
      </w:r>
      <w:r w:rsidR="00130028">
        <w:rPr>
          <w:rFonts w:hint="eastAsia"/>
        </w:rPr>
        <w:t>应</w:t>
      </w:r>
      <w:r w:rsidR="002A11E0">
        <w:rPr>
          <w:rFonts w:hint="eastAsia"/>
        </w:rPr>
        <w:t>与对应的模型单元属性信息建立关联关系，作为补充信息。</w:t>
      </w:r>
    </w:p>
    <w:p w:rsidR="003A0A08" w:rsidP="00284699" w:rsidRDefault="00FF63B5" w14:paraId="40E7B5E1" w14:textId="2EBA1226">
      <w:pPr>
        <w:pStyle w:val="3-"/>
      </w:pPr>
      <w:r>
        <w:rPr>
          <w:rFonts w:hint="eastAsia"/>
        </w:rPr>
        <w:t>工程图纸和技术文档</w:t>
      </w:r>
      <w:r w:rsidR="003A0A08">
        <w:rPr>
          <w:rFonts w:hint="eastAsia"/>
        </w:rPr>
        <w:t>中的信息与模型单元中的信息</w:t>
      </w:r>
      <w:r w:rsidR="006F2BCD">
        <w:rPr>
          <w:rFonts w:hint="eastAsia"/>
        </w:rPr>
        <w:t>可重合，但不应冲突。</w:t>
      </w:r>
    </w:p>
    <w:p w:rsidRPr="00ED11F9" w:rsidR="005F7EE0" w:rsidP="00ED11F9" w:rsidRDefault="00AC56C3" w14:paraId="5AF29CC7" w14:textId="5A44A765">
      <w:pPr>
        <w:pStyle w:val="2-"/>
      </w:pPr>
      <w:bookmarkStart w:name="_Toc213704833" w:id="95"/>
      <w:r>
        <w:rPr>
          <w:rFonts w:hint="eastAsia"/>
        </w:rPr>
        <w:t>交付过程</w:t>
      </w:r>
      <w:bookmarkEnd w:id="95"/>
    </w:p>
    <w:p w:rsidR="00EE1D76" w:rsidP="00F10180" w:rsidRDefault="0094181C" w14:paraId="1C0BCC1F" w14:textId="01279A80">
      <w:pPr>
        <w:pStyle w:val="3-"/>
        <w:rPr>
          <w:lang w:val="en-US"/>
        </w:rPr>
      </w:pPr>
      <w:r>
        <w:rPr>
          <w:rFonts w:hint="eastAsia"/>
          <w:lang w:val="en-US"/>
        </w:rPr>
        <w:t>信息交付方</w:t>
      </w:r>
      <w:r w:rsidR="00EE1D76">
        <w:rPr>
          <w:rFonts w:hint="eastAsia"/>
          <w:lang w:val="en-US"/>
        </w:rPr>
        <w:t>应按照信息交换需求对所需的模型单元的几何信息、文字性信息和文档收集和整理</w:t>
      </w:r>
      <w:r w:rsidR="007F68CF">
        <w:rPr>
          <w:rFonts w:hint="eastAsia"/>
          <w:lang w:val="en-US"/>
        </w:rPr>
        <w:t>，</w:t>
      </w:r>
      <w:r w:rsidR="00EE1D76">
        <w:rPr>
          <w:rFonts w:hint="eastAsia"/>
          <w:lang w:val="en-US"/>
        </w:rPr>
        <w:t>信息</w:t>
      </w:r>
      <w:r w:rsidR="007F68CF">
        <w:rPr>
          <w:rFonts w:hint="eastAsia"/>
          <w:lang w:val="en-US"/>
        </w:rPr>
        <w:t>不应</w:t>
      </w:r>
      <w:r w:rsidR="00EE1D76">
        <w:rPr>
          <w:rFonts w:hint="eastAsia"/>
          <w:lang w:val="en-US"/>
        </w:rPr>
        <w:t>缺失，宜避免信息冗余。</w:t>
      </w:r>
    </w:p>
    <w:p w:rsidR="00E36988" w:rsidP="00F10180" w:rsidRDefault="00E36988" w14:paraId="062C96ED" w14:textId="397F62C5">
      <w:pPr>
        <w:pStyle w:val="3-"/>
        <w:rPr>
          <w:lang w:val="en-US"/>
        </w:rPr>
      </w:pPr>
      <w:r>
        <w:rPr>
          <w:rFonts w:hint="eastAsia"/>
          <w:lang w:val="en-US"/>
        </w:rPr>
        <w:t>信息交付前应根据</w:t>
      </w:r>
      <w:r w:rsidR="00EE1D76">
        <w:rPr>
          <w:rFonts w:hint="eastAsia"/>
          <w:lang w:val="en-US"/>
        </w:rPr>
        <w:t>信息交换</w:t>
      </w:r>
      <w:r>
        <w:rPr>
          <w:rFonts w:hint="eastAsia"/>
          <w:lang w:val="en-US"/>
        </w:rPr>
        <w:t>需求对生产成果进行</w:t>
      </w:r>
      <w:r w:rsidR="008D7457">
        <w:rPr>
          <w:rFonts w:hint="eastAsia"/>
          <w:lang w:val="en-US"/>
        </w:rPr>
        <w:t>下列检测：</w:t>
      </w:r>
    </w:p>
    <w:p w:rsidR="00812F9B" w:rsidP="00071D09" w:rsidRDefault="00812F9B" w14:paraId="5514CF99" w14:textId="32480CB3">
      <w:pPr>
        <w:pStyle w:val="4-"/>
      </w:pPr>
      <w:r>
        <w:rPr>
          <w:rFonts w:hint="eastAsia"/>
        </w:rPr>
        <w:t>真实性：信息应符合设计意图</w:t>
      </w:r>
    </w:p>
    <w:p w:rsidR="00C525BD" w:rsidP="00071D09" w:rsidRDefault="00840038" w14:paraId="26738017" w14:textId="6D4DB3BF">
      <w:pPr>
        <w:pStyle w:val="4-"/>
      </w:pPr>
      <w:r>
        <w:rPr>
          <w:rFonts w:hint="eastAsia"/>
        </w:rPr>
        <w:t>完整性</w:t>
      </w:r>
      <w:r w:rsidR="008D7457">
        <w:rPr>
          <w:rFonts w:hint="eastAsia"/>
        </w:rPr>
        <w:t>：</w:t>
      </w:r>
      <w:r w:rsidR="00812F9B">
        <w:rPr>
          <w:rFonts w:hint="eastAsia"/>
        </w:rPr>
        <w:t>数据内容</w:t>
      </w:r>
      <w:r w:rsidR="008D7457">
        <w:rPr>
          <w:rFonts w:hint="eastAsia"/>
        </w:rPr>
        <w:t>应</w:t>
      </w:r>
      <w:r w:rsidR="00812F9B">
        <w:rPr>
          <w:rFonts w:hint="eastAsia"/>
        </w:rPr>
        <w:t>充分满足信息交换的需要</w:t>
      </w:r>
    </w:p>
    <w:p w:rsidR="00840038" w:rsidP="00071D09" w:rsidRDefault="00840038" w14:paraId="78D4B33D" w14:textId="3FE58B19">
      <w:pPr>
        <w:pStyle w:val="4-"/>
      </w:pPr>
      <w:r>
        <w:rPr>
          <w:rFonts w:hint="eastAsia"/>
        </w:rPr>
        <w:t>有效性</w:t>
      </w:r>
      <w:r w:rsidR="00812F9B">
        <w:rPr>
          <w:rFonts w:hint="eastAsia"/>
        </w:rPr>
        <w:t>：应核对</w:t>
      </w:r>
      <w:r w:rsidR="00730700">
        <w:rPr>
          <w:rFonts w:hint="eastAsia"/>
        </w:rPr>
        <w:t>数据内容与信息交换需求的适配性，如无特殊要求，应提供最新版本的信息模型。</w:t>
      </w:r>
    </w:p>
    <w:p w:rsidR="00840038" w:rsidP="00071D09" w:rsidRDefault="00592021" w14:paraId="1FF48D5C" w14:textId="535CD5F3">
      <w:pPr>
        <w:pStyle w:val="4-"/>
      </w:pPr>
      <w:r>
        <w:rPr>
          <w:rFonts w:hint="eastAsia"/>
        </w:rPr>
        <w:t>安全性：</w:t>
      </w:r>
      <w:r w:rsidR="003C6448">
        <w:rPr>
          <w:rFonts w:hint="eastAsia"/>
        </w:rPr>
        <w:t>应根据信息安全相关要求对信息</w:t>
      </w:r>
      <w:r w:rsidR="00304755">
        <w:rPr>
          <w:rFonts w:hint="eastAsia"/>
        </w:rPr>
        <w:t>进行安全审查。</w:t>
      </w:r>
    </w:p>
    <w:p w:rsidR="00C525BD" w:rsidP="00F10180" w:rsidRDefault="0094181C" w14:paraId="3AE67ED7" w14:textId="316083BB">
      <w:pPr>
        <w:pStyle w:val="3-"/>
        <w:rPr>
          <w:lang w:val="en-US"/>
        </w:rPr>
      </w:pPr>
      <w:r>
        <w:rPr>
          <w:rFonts w:hint="eastAsia"/>
          <w:lang w:val="en-US"/>
        </w:rPr>
        <w:t>检测合格的生产成果</w:t>
      </w:r>
      <w:r w:rsidR="00730700">
        <w:rPr>
          <w:rFonts w:hint="eastAsia"/>
          <w:lang w:val="en-US"/>
        </w:rPr>
        <w:t>应</w:t>
      </w:r>
      <w:r>
        <w:rPr>
          <w:rFonts w:hint="eastAsia"/>
          <w:lang w:val="en-US"/>
        </w:rPr>
        <w:t>交付到</w:t>
      </w:r>
      <w:r w:rsidR="00730700">
        <w:rPr>
          <w:rFonts w:hint="eastAsia"/>
          <w:lang w:val="en-US"/>
        </w:rPr>
        <w:t>CDE中</w:t>
      </w:r>
      <w:r w:rsidR="00176610">
        <w:rPr>
          <w:rFonts w:hint="eastAsia"/>
          <w:lang w:val="en-US"/>
        </w:rPr>
        <w:t>，</w:t>
      </w:r>
      <w:r w:rsidR="007274B7">
        <w:rPr>
          <w:rFonts w:hint="eastAsia"/>
          <w:lang w:val="en-US"/>
        </w:rPr>
        <w:t>状态转化成PUBLISHED，</w:t>
      </w:r>
      <w:r w:rsidR="00176610">
        <w:rPr>
          <w:rFonts w:hint="eastAsia"/>
          <w:lang w:val="en-US"/>
        </w:rPr>
        <w:t>形成交付成果</w:t>
      </w:r>
      <w:r w:rsidR="00730700">
        <w:rPr>
          <w:rFonts w:hint="eastAsia"/>
          <w:lang w:val="en-US"/>
        </w:rPr>
        <w:t>。</w:t>
      </w:r>
    </w:p>
    <w:p w:rsidR="007F68CF" w:rsidP="00F10180" w:rsidRDefault="007F68CF" w14:paraId="3DC5BAAC" w14:textId="32B08F1F">
      <w:pPr>
        <w:pStyle w:val="3-"/>
        <w:rPr>
          <w:lang w:val="en-US"/>
        </w:rPr>
      </w:pPr>
      <w:r>
        <w:rPr>
          <w:rFonts w:hint="eastAsia"/>
          <w:lang w:val="en-US"/>
        </w:rPr>
        <w:t>交付成果应</w:t>
      </w:r>
      <w:r w:rsidR="00D86427">
        <w:rPr>
          <w:rFonts w:hint="eastAsia"/>
          <w:lang w:val="en-US"/>
        </w:rPr>
        <w:t>至少</w:t>
      </w:r>
      <w:r>
        <w:rPr>
          <w:rFonts w:hint="eastAsia"/>
          <w:lang w:val="en-US"/>
        </w:rPr>
        <w:t>包括下列内容：</w:t>
      </w:r>
    </w:p>
    <w:p w:rsidR="007F68CF" w:rsidP="00071D09" w:rsidRDefault="007F68CF" w14:paraId="577A155B" w14:textId="179E018A">
      <w:pPr>
        <w:pStyle w:val="4-"/>
      </w:pPr>
      <w:r>
        <w:rPr>
          <w:rFonts w:hint="eastAsia"/>
        </w:rPr>
        <w:t>整合信息模型</w:t>
      </w:r>
      <w:r w:rsidR="00D86427">
        <w:rPr>
          <w:rFonts w:hint="eastAsia"/>
        </w:rPr>
        <w:t>，应采用IFC等公开数据格式，宜同时交付原生数据格式文件</w:t>
      </w:r>
      <w:r>
        <w:rPr>
          <w:rFonts w:hint="eastAsia"/>
        </w:rPr>
        <w:t>；</w:t>
      </w:r>
    </w:p>
    <w:p w:rsidR="00166004" w:rsidP="00071D09" w:rsidRDefault="00166004" w14:paraId="22C243CF" w14:textId="6E01A66C">
      <w:pPr>
        <w:pStyle w:val="4-"/>
      </w:pPr>
      <w:r>
        <w:rPr>
          <w:rFonts w:hint="eastAsia"/>
        </w:rPr>
        <w:t>工程图，应从整合信息模型中转化而成；</w:t>
      </w:r>
    </w:p>
    <w:p w:rsidR="00D86427" w:rsidP="00071D09" w:rsidRDefault="00D86427" w14:paraId="77789C0D" w14:textId="215AB537">
      <w:pPr>
        <w:pStyle w:val="4-"/>
      </w:pPr>
      <w:r>
        <w:rPr>
          <w:rFonts w:hint="eastAsia"/>
        </w:rPr>
        <w:t>外部引用的文档，应保持关联关系的持续稳定性。</w:t>
      </w:r>
    </w:p>
    <w:p w:rsidR="005B1A28" w:rsidP="00071D09" w:rsidRDefault="00D86427" w14:paraId="150CF615" w14:textId="783EC2C0">
      <w:pPr>
        <w:pStyle w:val="4-"/>
      </w:pPr>
      <w:r>
        <w:rPr>
          <w:rFonts w:hint="eastAsia"/>
        </w:rPr>
        <w:t>交付成果的</w:t>
      </w:r>
      <w:r w:rsidR="005B1A28">
        <w:rPr>
          <w:rFonts w:hint="eastAsia"/>
        </w:rPr>
        <w:t>元数据</w:t>
      </w:r>
      <w:r>
        <w:rPr>
          <w:rFonts w:hint="eastAsia"/>
        </w:rPr>
        <w:t>，应采用xml文件，说明交付人、交付时间等。</w:t>
      </w:r>
    </w:p>
    <w:p w:rsidR="007F68CF" w:rsidP="00071D09" w:rsidRDefault="005B1A28" w14:paraId="52405D49" w14:textId="666DF0F3">
      <w:pPr>
        <w:pStyle w:val="4-"/>
      </w:pPr>
      <w:r>
        <w:rPr>
          <w:rFonts w:hint="eastAsia"/>
        </w:rPr>
        <w:t>信息模型说明文件</w:t>
      </w:r>
      <w:r w:rsidR="00D86427">
        <w:rPr>
          <w:rFonts w:hint="eastAsia"/>
        </w:rPr>
        <w:t>，应采用PDF格式，说明信息模型的组成、建模规则。</w:t>
      </w:r>
    </w:p>
    <w:p w:rsidR="00166004" w:rsidP="00F10180" w:rsidRDefault="00166004" w14:paraId="370A2BC9" w14:textId="1E667583">
      <w:pPr>
        <w:pStyle w:val="3-"/>
        <w:rPr>
          <w:lang w:val="en-US"/>
        </w:rPr>
      </w:pPr>
      <w:r>
        <w:rPr>
          <w:rFonts w:hint="eastAsia"/>
          <w:lang w:val="en-US"/>
        </w:rPr>
        <w:t>交付成果的组成</w:t>
      </w:r>
      <w:r w:rsidR="007072C3">
        <w:rPr>
          <w:rFonts w:hint="eastAsia"/>
          <w:lang w:val="en-US"/>
        </w:rPr>
        <w:t>和表达方法应符合《建筑工程设计信息模型制图标准》</w:t>
      </w:r>
      <w:r w:rsidR="007072C3">
        <w:rPr>
          <w:lang w:val="en-US"/>
        </w:rPr>
        <w:t>JGJ/T 448</w:t>
      </w:r>
      <w:r w:rsidR="007072C3">
        <w:rPr>
          <w:rFonts w:hint="eastAsia"/>
          <w:lang w:val="en-US"/>
        </w:rPr>
        <w:t>的有关规定。</w:t>
      </w:r>
    </w:p>
    <w:p w:rsidR="0094181C" w:rsidP="00F10180" w:rsidRDefault="0094181C" w14:paraId="0A4FC5FF" w14:textId="4E696BE4">
      <w:pPr>
        <w:pStyle w:val="3-"/>
        <w:rPr>
          <w:lang w:val="en-US"/>
        </w:rPr>
      </w:pPr>
      <w:r>
        <w:rPr>
          <w:rFonts w:hint="eastAsia"/>
          <w:lang w:val="en-US"/>
        </w:rPr>
        <w:t>信息接收方应</w:t>
      </w:r>
      <w:r w:rsidR="007F68CF">
        <w:rPr>
          <w:rFonts w:hint="eastAsia"/>
          <w:lang w:val="en-US"/>
        </w:rPr>
        <w:t>根据信息交换需求</w:t>
      </w:r>
      <w:r>
        <w:rPr>
          <w:rFonts w:hint="eastAsia"/>
          <w:lang w:val="en-US"/>
        </w:rPr>
        <w:t>对交付</w:t>
      </w:r>
      <w:r w:rsidR="00176610">
        <w:rPr>
          <w:rFonts w:hint="eastAsia"/>
          <w:lang w:val="en-US"/>
        </w:rPr>
        <w:t>成果</w:t>
      </w:r>
      <w:r>
        <w:rPr>
          <w:rFonts w:hint="eastAsia"/>
          <w:lang w:val="en-US"/>
        </w:rPr>
        <w:t>进行复核。</w:t>
      </w:r>
      <w:r w:rsidRPr="00304755" w:rsidR="00304755">
        <w:rPr>
          <w:rFonts w:hint="eastAsia"/>
          <w:highlight w:val="yellow"/>
          <w:lang w:val="en-US"/>
        </w:rPr>
        <w:t>（需细化）</w:t>
      </w:r>
    </w:p>
    <w:p w:rsidRPr="00ED11F9" w:rsidR="005F7EE0" w:rsidP="00ED11F9" w:rsidRDefault="005F7EE0" w14:paraId="603CC990" w14:textId="472FDBA3">
      <w:pPr>
        <w:pStyle w:val="2-"/>
      </w:pPr>
      <w:bookmarkStart w:name="_Toc213704834" w:id="96"/>
      <w:commentRangeStart w:id="97"/>
      <w:r w:rsidRPr="00ED11F9">
        <w:rPr>
          <w:rFonts w:hint="eastAsia"/>
        </w:rPr>
        <w:t>交付成果</w:t>
      </w:r>
      <w:bookmarkEnd w:id="96"/>
      <w:commentRangeEnd w:id="97"/>
      <w:r w:rsidRPr="00ED11F9">
        <w:rPr>
          <w:rStyle w:val="CommentReference"/>
          <w:szCs w:val="28"/>
        </w:rPr>
        <w:commentReference w:id="97"/>
      </w:r>
    </w:p>
    <w:p w:rsidR="00A94C5D" w:rsidP="00645FBD" w:rsidRDefault="00A94C5D" w14:paraId="2FEF6D09" w14:textId="6528CA1B">
      <w:pPr>
        <w:pStyle w:val="3-"/>
      </w:pPr>
      <w:bookmarkStart w:name="_Ref213701784" w:id="98"/>
      <w:r>
        <w:rPr>
          <w:rFonts w:hint="eastAsia"/>
        </w:rPr>
        <w:t>建筑信息模型交付成果</w:t>
      </w:r>
      <w:r w:rsidR="005A4260">
        <w:rPr>
          <w:rFonts w:hint="eastAsia"/>
        </w:rPr>
        <w:t>应从通用数据环境中提取</w:t>
      </w:r>
      <w:r w:rsidR="00003AFF">
        <w:rPr>
          <w:rFonts w:hint="eastAsia"/>
        </w:rPr>
        <w:t>和转换，根据需求</w:t>
      </w:r>
      <w:r w:rsidR="00971CA1">
        <w:rPr>
          <w:rFonts w:hint="eastAsia"/>
        </w:rPr>
        <w:t>提供相应</w:t>
      </w:r>
      <w:r w:rsidR="007060A0">
        <w:rPr>
          <w:rFonts w:hint="eastAsia"/>
        </w:rPr>
        <w:t>形式和格式</w:t>
      </w:r>
      <w:r w:rsidR="00971CA1">
        <w:rPr>
          <w:rFonts w:hint="eastAsia"/>
        </w:rPr>
        <w:t>的交付成果。</w:t>
      </w:r>
    </w:p>
    <w:p w:rsidR="005C79E6" w:rsidP="00645FBD" w:rsidRDefault="005C79E6" w14:paraId="4CC3365E" w14:textId="351E2391">
      <w:pPr>
        <w:pStyle w:val="3-"/>
      </w:pPr>
      <w:r>
        <w:rPr>
          <w:rFonts w:hint="eastAsia"/>
        </w:rPr>
        <w:t>结构化信息</w:t>
      </w:r>
      <w:r w:rsidR="004E04F5">
        <w:rPr>
          <w:rFonts w:hint="eastAsia"/>
        </w:rPr>
        <w:t>宜采用应用</w:t>
      </w:r>
      <w:r w:rsidR="005B4773">
        <w:rPr>
          <w:rFonts w:hint="eastAsia"/>
        </w:rPr>
        <w:t>程序</w:t>
      </w:r>
      <w:r w:rsidR="004E04F5">
        <w:rPr>
          <w:rFonts w:hint="eastAsia"/>
        </w:rPr>
        <w:t>编程接口</w:t>
      </w:r>
      <w:r w:rsidR="005B4773">
        <w:rPr>
          <w:rFonts w:hint="eastAsia"/>
        </w:rPr>
        <w:t>进行数据项交付</w:t>
      </w:r>
      <w:r w:rsidR="00F23569">
        <w:rPr>
          <w:rFonts w:hint="eastAsia"/>
        </w:rPr>
        <w:t>，或</w:t>
      </w:r>
      <w:r w:rsidR="005B4773">
        <w:rPr>
          <w:rFonts w:hint="eastAsia"/>
        </w:rPr>
        <w:t>使用</w:t>
      </w:r>
      <w:r w:rsidR="00541A7D">
        <w:rPr>
          <w:rFonts w:hint="eastAsia"/>
        </w:rPr>
        <w:t>电子</w:t>
      </w:r>
      <w:r w:rsidR="005B4773">
        <w:rPr>
          <w:rFonts w:hint="eastAsia"/>
        </w:rPr>
        <w:t>文件进行交付</w:t>
      </w:r>
      <w:r w:rsidR="00541A7D">
        <w:rPr>
          <w:rFonts w:hint="eastAsia"/>
        </w:rPr>
        <w:t>；非结构化宜采用电子文件交付</w:t>
      </w:r>
      <w:r w:rsidR="00F23569">
        <w:rPr>
          <w:rFonts w:hint="eastAsia"/>
        </w:rPr>
        <w:t>。</w:t>
      </w:r>
    </w:p>
    <w:p w:rsidR="00DB5889" w:rsidP="00DB5889" w:rsidRDefault="00DB5889" w14:paraId="46C3E95A" w14:textId="6BD37F6E">
      <w:pPr>
        <w:pStyle w:val="ab"/>
      </w:pPr>
      <w:r w:rsidRPr="008F1E65">
        <w:rPr>
          <w:rFonts w:hint="eastAsia"/>
        </w:rPr>
        <w:t>应用程序编程接口，即</w:t>
      </w:r>
      <w:r w:rsidRPr="008F1E65">
        <w:t>Application programming interface (API)</w:t>
      </w:r>
      <w:r w:rsidRPr="008F1E65">
        <w:rPr>
          <w:rFonts w:hint="eastAsia"/>
        </w:rPr>
        <w:t>。</w:t>
      </w:r>
    </w:p>
    <w:p w:rsidR="00645FBD" w:rsidP="00645FBD" w:rsidRDefault="00A94C5D" w14:paraId="060E11F0" w14:textId="53E176BD">
      <w:pPr>
        <w:pStyle w:val="3-"/>
      </w:pPr>
      <w:r>
        <w:rPr>
          <w:rFonts w:hint="eastAsia"/>
        </w:rPr>
        <w:t>信息模型主要交付成果及类别应符合表</w:t>
      </w:r>
      <w:r>
        <w:fldChar w:fldCharType="begin"/>
      </w:r>
      <w:r>
        <w:instrText xml:space="preserve"> </w:instrText>
      </w:r>
      <w:r>
        <w:rPr>
          <w:rFonts w:hint="eastAsia"/>
        </w:rPr>
        <w:instrText>REF _Ref213701784 \r \h</w:instrText>
      </w:r>
      <w:r>
        <w:instrText xml:space="preserve"> </w:instrText>
      </w:r>
      <w:r>
        <w:fldChar w:fldCharType="separate"/>
      </w:r>
      <w:r>
        <w:t>5．5．1</w:t>
      </w:r>
      <w:r>
        <w:fldChar w:fldCharType="end"/>
      </w:r>
      <w:r>
        <w:rPr>
          <w:rFonts w:hint="eastAsia"/>
        </w:rPr>
        <w:t>的要求。</w:t>
      </w:r>
      <w:bookmarkEnd w:id="98"/>
      <w:r w:rsidR="524028C5">
        <w:t xml:space="preserve"> </w:t>
      </w:r>
    </w:p>
    <w:p w:rsidRPr="003C62D1" w:rsidR="003C62D1" w:rsidP="003C62D1" w:rsidRDefault="003C62D1" w14:paraId="434750B6" w14:textId="249024B8">
      <w:pPr>
        <w:keepNext/>
        <w:ind w:left="238" w:right="238" w:firstLine="426"/>
        <w:jc w:val="center"/>
        <w:rPr>
          <w:rFonts w:eastAsia="SimHei" w:asciiTheme="majorHAnsi" w:hAnsiTheme="majorHAnsi" w:cstheme="majorBidi"/>
          <w:sz w:val="20"/>
          <w:szCs w:val="20"/>
        </w:rPr>
      </w:pPr>
      <w:r w:rsidRPr="003C62D1">
        <w:rPr>
          <w:rFonts w:hint="eastAsia" w:eastAsia="SimHei" w:asciiTheme="majorHAnsi" w:hAnsiTheme="majorHAnsi" w:cstheme="majorBidi"/>
          <w:sz w:val="20"/>
          <w:szCs w:val="20"/>
        </w:rPr>
        <w:t>表</w:t>
      </w:r>
      <w:r w:rsidR="00F708A6">
        <w:rPr>
          <w:rFonts w:eastAsia="SimHei" w:asciiTheme="majorHAnsi" w:hAnsiTheme="majorHAnsi" w:cstheme="majorBidi"/>
          <w:sz w:val="20"/>
          <w:szCs w:val="20"/>
        </w:rPr>
        <w:fldChar w:fldCharType="begin"/>
      </w:r>
      <w:r w:rsidR="00F708A6">
        <w:rPr>
          <w:rFonts w:eastAsia="SimHei" w:asciiTheme="majorHAnsi" w:hAnsiTheme="majorHAnsi" w:cstheme="majorBidi"/>
          <w:sz w:val="20"/>
          <w:szCs w:val="20"/>
        </w:rPr>
        <w:instrText xml:space="preserve"> </w:instrText>
      </w:r>
      <w:r w:rsidR="00F708A6">
        <w:rPr>
          <w:rFonts w:hint="eastAsia" w:eastAsia="SimHei" w:asciiTheme="majorHAnsi" w:hAnsiTheme="majorHAnsi" w:cstheme="majorBidi"/>
          <w:sz w:val="20"/>
          <w:szCs w:val="20"/>
        </w:rPr>
        <w:instrText>REF _Ref213701784 \r \h</w:instrText>
      </w:r>
      <w:r w:rsidR="00F708A6">
        <w:rPr>
          <w:rFonts w:eastAsia="SimHei" w:asciiTheme="majorHAnsi" w:hAnsiTheme="majorHAnsi" w:cstheme="majorBidi"/>
          <w:sz w:val="20"/>
          <w:szCs w:val="20"/>
        </w:rPr>
        <w:instrText xml:space="preserve"> </w:instrText>
      </w:r>
      <w:r w:rsidR="00F708A6">
        <w:rPr>
          <w:rFonts w:eastAsia="SimHei" w:asciiTheme="majorHAnsi" w:hAnsiTheme="majorHAnsi" w:cstheme="majorBidi"/>
          <w:sz w:val="20"/>
          <w:szCs w:val="20"/>
        </w:rPr>
      </w:r>
      <w:r w:rsidR="00F708A6">
        <w:rPr>
          <w:rFonts w:eastAsia="SimHei" w:asciiTheme="majorHAnsi" w:hAnsiTheme="majorHAnsi" w:cstheme="majorBidi"/>
          <w:sz w:val="20"/>
          <w:szCs w:val="20"/>
        </w:rPr>
        <w:fldChar w:fldCharType="separate"/>
      </w:r>
      <w:r w:rsidR="00F708A6">
        <w:rPr>
          <w:rFonts w:hint="eastAsia" w:eastAsia="SimHei" w:asciiTheme="majorHAnsi" w:hAnsiTheme="majorHAnsi" w:cstheme="majorBidi"/>
          <w:sz w:val="20"/>
          <w:szCs w:val="20"/>
        </w:rPr>
        <w:t>5</w:t>
      </w:r>
      <w:r w:rsidR="00F708A6">
        <w:rPr>
          <w:rFonts w:hint="eastAsia" w:eastAsia="SimHei" w:asciiTheme="majorHAnsi" w:hAnsiTheme="majorHAnsi" w:cstheme="majorBidi"/>
          <w:sz w:val="20"/>
          <w:szCs w:val="20"/>
        </w:rPr>
        <w:t>．</w:t>
      </w:r>
      <w:r w:rsidR="00F708A6">
        <w:rPr>
          <w:rFonts w:hint="eastAsia" w:eastAsia="SimHei" w:asciiTheme="majorHAnsi" w:hAnsiTheme="majorHAnsi" w:cstheme="majorBidi"/>
          <w:sz w:val="20"/>
          <w:szCs w:val="20"/>
        </w:rPr>
        <w:t>5</w:t>
      </w:r>
      <w:r w:rsidR="00F708A6">
        <w:rPr>
          <w:rFonts w:hint="eastAsia" w:eastAsia="SimHei" w:asciiTheme="majorHAnsi" w:hAnsiTheme="majorHAnsi" w:cstheme="majorBidi"/>
          <w:sz w:val="20"/>
          <w:szCs w:val="20"/>
        </w:rPr>
        <w:t>．</w:t>
      </w:r>
      <w:r w:rsidR="00F708A6">
        <w:rPr>
          <w:rFonts w:hint="eastAsia" w:eastAsia="SimHei" w:asciiTheme="majorHAnsi" w:hAnsiTheme="majorHAnsi" w:cstheme="majorBidi"/>
          <w:sz w:val="20"/>
          <w:szCs w:val="20"/>
        </w:rPr>
        <w:t>1</w:t>
      </w:r>
      <w:r w:rsidR="00F708A6">
        <w:rPr>
          <w:rFonts w:eastAsia="SimHei" w:asciiTheme="majorHAnsi" w:hAnsiTheme="majorHAnsi" w:cstheme="majorBidi"/>
          <w:sz w:val="20"/>
          <w:szCs w:val="20"/>
        </w:rPr>
        <w:fldChar w:fldCharType="end"/>
      </w:r>
      <w:r w:rsidR="00F708A6">
        <w:rPr>
          <w:rFonts w:hint="eastAsia" w:eastAsia="SimHei" w:asciiTheme="majorHAnsi" w:hAnsiTheme="majorHAnsi" w:cstheme="majorBidi"/>
          <w:sz w:val="20"/>
          <w:szCs w:val="20"/>
        </w:rPr>
        <w:t xml:space="preserve"> </w:t>
      </w:r>
      <w:r w:rsidRPr="003C62D1">
        <w:rPr>
          <w:rFonts w:hint="eastAsia" w:eastAsia="SimHei" w:asciiTheme="majorHAnsi" w:hAnsiTheme="majorHAnsi" w:cstheme="majorBidi"/>
          <w:sz w:val="20"/>
          <w:szCs w:val="20"/>
        </w:rPr>
        <w:t xml:space="preserve"> </w:t>
      </w:r>
      <w:r w:rsidR="00F708A6">
        <w:rPr>
          <w:rFonts w:hint="eastAsia" w:eastAsia="SimHei" w:asciiTheme="majorHAnsi" w:hAnsiTheme="majorHAnsi" w:cstheme="majorBidi"/>
          <w:sz w:val="20"/>
          <w:szCs w:val="20"/>
          <w:lang w:val="en-US"/>
        </w:rPr>
        <w:t>交付</w:t>
      </w:r>
      <w:r w:rsidRPr="003C62D1">
        <w:rPr>
          <w:rFonts w:hint="eastAsia" w:eastAsia="SimHei" w:asciiTheme="majorHAnsi" w:hAnsiTheme="majorHAnsi" w:cstheme="majorBidi"/>
          <w:sz w:val="20"/>
          <w:szCs w:val="20"/>
        </w:rPr>
        <w:t>成果文件的类别</w:t>
      </w:r>
      <w:r w:rsidR="00444F8F">
        <w:rPr>
          <w:rFonts w:hint="eastAsia" w:eastAsia="SimHei" w:asciiTheme="majorHAnsi" w:hAnsiTheme="majorHAnsi" w:cstheme="majorBidi"/>
          <w:sz w:val="20"/>
          <w:szCs w:val="20"/>
        </w:rPr>
        <w:t>、形式和电子文件格式</w:t>
      </w:r>
    </w:p>
    <w:tbl>
      <w:tblPr>
        <w:tblpPr w:leftFromText="17010" w:rightFromText="17010" w:bottomFromText="284" w:vertAnchor="text" w:tblpXSpec="center" w:tblpY="1"/>
        <w:tblOverlap w:val="never"/>
        <w:tblW w:w="42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bottom w:w="113" w:type="dxa"/>
        </w:tblCellMar>
        <w:tblLook w:val="04A0" w:firstRow="1" w:lastRow="0" w:firstColumn="1" w:lastColumn="0" w:noHBand="0" w:noVBand="1"/>
      </w:tblPr>
      <w:tblGrid>
        <w:gridCol w:w="1319"/>
        <w:gridCol w:w="2683"/>
        <w:gridCol w:w="1550"/>
        <w:gridCol w:w="1938"/>
      </w:tblGrid>
      <w:tr w:rsidR="00E0037F" w:rsidTr="00E0037F" w14:paraId="0DC0F047" w14:textId="77777777">
        <w:trPr>
          <w:tblHeader/>
        </w:trPr>
        <w:tc>
          <w:tcPr>
            <w:tcW w:w="880" w:type="pct"/>
            <w:tcBorders>
              <w:tl2br w:val="nil"/>
            </w:tcBorders>
            <w:shd w:val="clear" w:color="auto" w:fill="FFFFFF"/>
          </w:tcPr>
          <w:p w:rsidR="00E0037F" w:rsidP="00406B40" w:rsidRDefault="00E0037F" w14:paraId="29B9DCBC" w14:textId="7C70D33F">
            <w:pPr>
              <w:pStyle w:val="a4"/>
            </w:pPr>
            <w:r>
              <w:rPr>
                <w:rFonts w:hint="eastAsia"/>
              </w:rPr>
              <w:t>交付成果</w:t>
            </w:r>
            <w:r w:rsidRPr="003C62D1">
              <w:rPr>
                <w:rFonts w:hint="eastAsia"/>
              </w:rPr>
              <w:t>类别</w:t>
            </w:r>
          </w:p>
        </w:tc>
        <w:tc>
          <w:tcPr>
            <w:tcW w:w="1791" w:type="pct"/>
            <w:shd w:val="clear" w:color="auto" w:fill="FFFFFF"/>
          </w:tcPr>
          <w:p w:rsidR="00E0037F" w:rsidP="00406B40" w:rsidRDefault="00E0037F" w14:paraId="5A55E70C" w14:textId="5FA1871C">
            <w:pPr>
              <w:pStyle w:val="a4"/>
            </w:pPr>
            <w:r>
              <w:rPr>
                <w:rFonts w:hint="eastAsia"/>
              </w:rPr>
              <w:t>交付</w:t>
            </w:r>
            <w:r w:rsidRPr="003C62D1">
              <w:rPr>
                <w:rFonts w:hint="eastAsia"/>
              </w:rPr>
              <w:t>成果文件</w:t>
            </w:r>
          </w:p>
        </w:tc>
        <w:tc>
          <w:tcPr>
            <w:tcW w:w="1035" w:type="pct"/>
          </w:tcPr>
          <w:p w:rsidR="00E0037F" w:rsidP="00406B40" w:rsidRDefault="00E0037F" w14:paraId="2C8D8D87" w14:textId="73FC784B">
            <w:pPr>
              <w:pStyle w:val="a4"/>
            </w:pPr>
            <w:r>
              <w:rPr>
                <w:rFonts w:hint="eastAsia"/>
              </w:rPr>
              <w:t>形式</w:t>
            </w:r>
          </w:p>
        </w:tc>
        <w:tc>
          <w:tcPr>
            <w:tcW w:w="1294" w:type="pct"/>
          </w:tcPr>
          <w:p w:rsidR="00E0037F" w:rsidP="00406B40" w:rsidRDefault="00E0037F" w14:paraId="4D7B4989" w14:textId="4F2539F8">
            <w:pPr>
              <w:pStyle w:val="a4"/>
            </w:pPr>
            <w:r>
              <w:rPr>
                <w:rFonts w:hint="eastAsia"/>
              </w:rPr>
              <w:t>电子文件格式</w:t>
            </w:r>
          </w:p>
        </w:tc>
      </w:tr>
      <w:tr w:rsidR="007060A0" w:rsidTr="00167FCB" w14:paraId="7DDFAA9F" w14:textId="73CFE466">
        <w:tc>
          <w:tcPr>
            <w:tcW w:w="880" w:type="pct"/>
            <w:vMerge w:val="restart"/>
            <w:shd w:val="clear" w:color="auto" w:fill="FFFFFF"/>
          </w:tcPr>
          <w:p w:rsidRPr="003C62D1" w:rsidR="007060A0" w:rsidP="00406B40" w:rsidRDefault="007060A0" w14:paraId="1FC14BCF" w14:textId="77777777">
            <w:pPr>
              <w:pStyle w:val="a4"/>
            </w:pPr>
            <w:r w:rsidRPr="003C62D1">
              <w:rPr>
                <w:rFonts w:hint="eastAsia"/>
              </w:rPr>
              <w:t>BIM</w:t>
            </w:r>
            <w:r w:rsidRPr="003C62D1">
              <w:rPr>
                <w:rFonts w:hint="eastAsia"/>
              </w:rPr>
              <w:t>管理文件</w:t>
            </w:r>
          </w:p>
          <w:p w:rsidRPr="003C62D1" w:rsidR="007060A0" w:rsidP="00406B40" w:rsidRDefault="007060A0" w14:paraId="558603BD" w14:textId="77777777">
            <w:pPr>
              <w:pStyle w:val="a4"/>
            </w:pPr>
            <w:r w:rsidRPr="003C62D1">
              <w:rPr>
                <w:rFonts w:hint="eastAsia"/>
              </w:rPr>
              <w:t>1</w:t>
            </w:r>
          </w:p>
        </w:tc>
        <w:tc>
          <w:tcPr>
            <w:tcW w:w="1791" w:type="pct"/>
            <w:shd w:val="clear" w:color="auto" w:fill="FFFFFF"/>
          </w:tcPr>
          <w:p w:rsidRPr="003C62D1" w:rsidR="007060A0" w:rsidP="00406B40" w:rsidRDefault="007060A0" w14:paraId="114A44B4" w14:textId="17E71348">
            <w:pPr>
              <w:pStyle w:val="a4"/>
            </w:pPr>
            <w:r w:rsidRPr="003C62D1">
              <w:rPr>
                <w:rFonts w:hint="eastAsia"/>
              </w:rPr>
              <w:t>信息需求</w:t>
            </w:r>
            <w:r>
              <w:rPr>
                <w:rFonts w:hint="eastAsia"/>
              </w:rPr>
              <w:t>文件</w:t>
            </w:r>
          </w:p>
        </w:tc>
        <w:tc>
          <w:tcPr>
            <w:tcW w:w="1035" w:type="pct"/>
          </w:tcPr>
          <w:p w:rsidRPr="003C62D1" w:rsidR="007060A0" w:rsidP="00406B40" w:rsidRDefault="007060A0" w14:paraId="528A7198" w14:textId="1F7B22F6">
            <w:pPr>
              <w:pStyle w:val="a4"/>
            </w:pPr>
            <w:r>
              <w:rPr>
                <w:rFonts w:hint="eastAsia"/>
              </w:rPr>
              <w:t>技术文档</w:t>
            </w:r>
          </w:p>
        </w:tc>
        <w:tc>
          <w:tcPr>
            <w:tcW w:w="1294" w:type="pct"/>
          </w:tcPr>
          <w:p w:rsidRPr="004A3148" w:rsidR="007060A0" w:rsidP="00406B40" w:rsidRDefault="004A3148" w14:paraId="097A05BC" w14:textId="126127F2">
            <w:pPr>
              <w:pStyle w:val="a4"/>
              <w:rPr>
                <w:lang w:val="en-US"/>
              </w:rPr>
            </w:pPr>
            <w:r>
              <w:rPr>
                <w:lang w:val="en-US"/>
              </w:rPr>
              <w:t>PDF</w:t>
            </w:r>
          </w:p>
        </w:tc>
      </w:tr>
      <w:tr w:rsidR="007060A0" w:rsidTr="00167FCB" w14:paraId="20D705AD" w14:textId="047D681D">
        <w:trPr>
          <w:trHeight w:val="212"/>
        </w:trPr>
        <w:tc>
          <w:tcPr>
            <w:tcW w:w="880" w:type="pct"/>
            <w:vMerge/>
            <w:shd w:val="clear" w:color="auto" w:fill="FFFFFF"/>
          </w:tcPr>
          <w:p w:rsidRPr="003C62D1" w:rsidR="007060A0" w:rsidP="00406B40" w:rsidRDefault="007060A0" w14:paraId="392B601A" w14:textId="77777777">
            <w:pPr>
              <w:pStyle w:val="a4"/>
            </w:pPr>
          </w:p>
        </w:tc>
        <w:tc>
          <w:tcPr>
            <w:tcW w:w="1791" w:type="pct"/>
            <w:shd w:val="clear" w:color="auto" w:fill="FFFFFF"/>
          </w:tcPr>
          <w:p w:rsidRPr="003C62D1" w:rsidR="007060A0" w:rsidP="00406B40" w:rsidRDefault="007060A0" w14:paraId="5012A102" w14:textId="73762E9C">
            <w:pPr>
              <w:pStyle w:val="a4"/>
            </w:pPr>
            <w:r>
              <w:rPr>
                <w:rFonts w:hint="eastAsia"/>
              </w:rPr>
              <w:t>信息生产计划文件</w:t>
            </w:r>
          </w:p>
        </w:tc>
        <w:tc>
          <w:tcPr>
            <w:tcW w:w="1035" w:type="pct"/>
          </w:tcPr>
          <w:p w:rsidR="007060A0" w:rsidP="00406B40" w:rsidRDefault="007060A0" w14:paraId="64C63234" w14:textId="25617921">
            <w:pPr>
              <w:pStyle w:val="a4"/>
            </w:pPr>
            <w:r>
              <w:rPr>
                <w:rFonts w:hint="eastAsia"/>
              </w:rPr>
              <w:t>技术文档</w:t>
            </w:r>
          </w:p>
        </w:tc>
        <w:tc>
          <w:tcPr>
            <w:tcW w:w="1294" w:type="pct"/>
          </w:tcPr>
          <w:p w:rsidR="007060A0" w:rsidP="00406B40" w:rsidRDefault="004A3148" w14:paraId="5A0FE5EB" w14:textId="59A3CB6B">
            <w:pPr>
              <w:pStyle w:val="a4"/>
            </w:pPr>
            <w:r>
              <w:rPr>
                <w:lang w:val="en-US"/>
              </w:rPr>
              <w:t>PDF</w:t>
            </w:r>
          </w:p>
        </w:tc>
      </w:tr>
      <w:tr w:rsidR="007060A0" w:rsidTr="00167FCB" w14:paraId="3E8A2E92" w14:textId="6CD6981E">
        <w:tc>
          <w:tcPr>
            <w:tcW w:w="880" w:type="pct"/>
            <w:vMerge/>
            <w:shd w:val="clear" w:color="auto" w:fill="FFFFFF"/>
          </w:tcPr>
          <w:p w:rsidRPr="003C62D1" w:rsidR="007060A0" w:rsidP="00406B40" w:rsidRDefault="007060A0" w14:paraId="7BB211C7" w14:textId="77777777">
            <w:pPr>
              <w:pStyle w:val="a4"/>
            </w:pPr>
          </w:p>
        </w:tc>
        <w:tc>
          <w:tcPr>
            <w:tcW w:w="1791" w:type="pct"/>
            <w:shd w:val="clear" w:color="auto" w:fill="FFFFFF"/>
          </w:tcPr>
          <w:p w:rsidRPr="003C62D1" w:rsidR="007060A0" w:rsidP="00406B40" w:rsidRDefault="007060A0" w14:paraId="79610A6E" w14:textId="36BA845F">
            <w:pPr>
              <w:pStyle w:val="a4"/>
            </w:pPr>
            <w:r>
              <w:rPr>
                <w:rFonts w:hint="eastAsia"/>
              </w:rPr>
              <w:t>建筑信息模型</w:t>
            </w:r>
            <w:r w:rsidRPr="003C62D1">
              <w:rPr>
                <w:rFonts w:hint="eastAsia"/>
              </w:rPr>
              <w:t>专项标准</w:t>
            </w:r>
          </w:p>
        </w:tc>
        <w:tc>
          <w:tcPr>
            <w:tcW w:w="1035" w:type="pct"/>
          </w:tcPr>
          <w:p w:rsidR="007060A0" w:rsidP="00406B40" w:rsidRDefault="007060A0" w14:paraId="0B4817B1" w14:textId="2B51DA4F">
            <w:pPr>
              <w:pStyle w:val="a4"/>
            </w:pPr>
            <w:r>
              <w:rPr>
                <w:rFonts w:hint="eastAsia"/>
              </w:rPr>
              <w:t>技术文档</w:t>
            </w:r>
          </w:p>
        </w:tc>
        <w:tc>
          <w:tcPr>
            <w:tcW w:w="1294" w:type="pct"/>
          </w:tcPr>
          <w:p w:rsidR="007060A0" w:rsidP="00406B40" w:rsidRDefault="004A3148" w14:paraId="7F96AB69" w14:textId="03076525">
            <w:pPr>
              <w:pStyle w:val="a4"/>
            </w:pPr>
            <w:r>
              <w:rPr>
                <w:lang w:val="en-US"/>
              </w:rPr>
              <w:t>PDF</w:t>
            </w:r>
          </w:p>
        </w:tc>
      </w:tr>
      <w:tr w:rsidR="007060A0" w:rsidTr="00167FCB" w14:paraId="66A8F5A8" w14:textId="2161893D">
        <w:tc>
          <w:tcPr>
            <w:tcW w:w="880" w:type="pct"/>
            <w:vMerge/>
            <w:shd w:val="clear" w:color="auto" w:fill="FFFFFF"/>
          </w:tcPr>
          <w:p w:rsidRPr="003C62D1" w:rsidR="007060A0" w:rsidP="00406B40" w:rsidRDefault="007060A0" w14:paraId="0FFE8C5A" w14:textId="77777777">
            <w:pPr>
              <w:pStyle w:val="a4"/>
            </w:pPr>
          </w:p>
        </w:tc>
        <w:tc>
          <w:tcPr>
            <w:tcW w:w="1791" w:type="pct"/>
            <w:shd w:val="clear" w:color="auto" w:fill="FFFFFF"/>
          </w:tcPr>
          <w:p w:rsidRPr="003C62D1" w:rsidR="007060A0" w:rsidP="00406B40" w:rsidRDefault="007060A0" w14:paraId="335B117E" w14:textId="53D8E06E">
            <w:pPr>
              <w:pStyle w:val="a4"/>
            </w:pPr>
            <w:r w:rsidRPr="003C62D1">
              <w:rPr>
                <w:rFonts w:hint="eastAsia"/>
              </w:rPr>
              <w:t>其他</w:t>
            </w:r>
            <w:r w:rsidRPr="003C62D1">
              <w:rPr>
                <w:rFonts w:hint="eastAsia"/>
              </w:rPr>
              <w:t>BIM</w:t>
            </w:r>
            <w:r w:rsidRPr="003C62D1">
              <w:rPr>
                <w:rFonts w:hint="eastAsia"/>
              </w:rPr>
              <w:t>管理文件</w:t>
            </w:r>
          </w:p>
        </w:tc>
        <w:tc>
          <w:tcPr>
            <w:tcW w:w="1035" w:type="pct"/>
          </w:tcPr>
          <w:p w:rsidRPr="003C62D1" w:rsidR="007060A0" w:rsidP="00406B40" w:rsidRDefault="007060A0" w14:paraId="041C1B74" w14:textId="3469DA10">
            <w:pPr>
              <w:pStyle w:val="a4"/>
            </w:pPr>
            <w:r>
              <w:rPr>
                <w:rFonts w:hint="eastAsia"/>
              </w:rPr>
              <w:t>技术文档</w:t>
            </w:r>
          </w:p>
        </w:tc>
        <w:tc>
          <w:tcPr>
            <w:tcW w:w="1294" w:type="pct"/>
          </w:tcPr>
          <w:p w:rsidRPr="003C62D1" w:rsidR="007060A0" w:rsidP="00406B40" w:rsidRDefault="004A3148" w14:paraId="35DABD75" w14:textId="57585C90">
            <w:pPr>
              <w:pStyle w:val="a4"/>
            </w:pPr>
            <w:r>
              <w:rPr>
                <w:lang w:val="en-US"/>
              </w:rPr>
              <w:t>PDF</w:t>
            </w:r>
          </w:p>
        </w:tc>
      </w:tr>
      <w:tr w:rsidR="00750DC5" w:rsidTr="00167FCB" w14:paraId="29E73633" w14:textId="77777777">
        <w:tc>
          <w:tcPr>
            <w:tcW w:w="880" w:type="pct"/>
            <w:shd w:val="clear" w:color="auto" w:fill="FFFFFF"/>
          </w:tcPr>
          <w:p w:rsidRPr="003C62D1" w:rsidR="00750DC5" w:rsidP="00406B40" w:rsidRDefault="00750DC5" w14:paraId="14676F04" w14:textId="77777777">
            <w:pPr>
              <w:pStyle w:val="a4"/>
            </w:pPr>
          </w:p>
        </w:tc>
        <w:tc>
          <w:tcPr>
            <w:tcW w:w="1791" w:type="pct"/>
            <w:shd w:val="clear" w:color="auto" w:fill="FFFFFF"/>
          </w:tcPr>
          <w:p w:rsidRPr="003C62D1" w:rsidR="00750DC5" w:rsidP="00406B40" w:rsidRDefault="00750DC5" w14:paraId="5F1AA3F9" w14:textId="77777777">
            <w:pPr>
              <w:pStyle w:val="a4"/>
            </w:pPr>
          </w:p>
        </w:tc>
        <w:tc>
          <w:tcPr>
            <w:tcW w:w="1035" w:type="pct"/>
          </w:tcPr>
          <w:p w:rsidR="00750DC5" w:rsidP="00406B40" w:rsidRDefault="00750DC5" w14:paraId="1C117827" w14:textId="77777777">
            <w:pPr>
              <w:pStyle w:val="a4"/>
            </w:pPr>
          </w:p>
        </w:tc>
        <w:tc>
          <w:tcPr>
            <w:tcW w:w="1294" w:type="pct"/>
          </w:tcPr>
          <w:p w:rsidR="00750DC5" w:rsidP="00406B40" w:rsidRDefault="00750DC5" w14:paraId="653B2AD6" w14:textId="77777777">
            <w:pPr>
              <w:pStyle w:val="a4"/>
              <w:rPr>
                <w:lang w:val="en-US"/>
              </w:rPr>
            </w:pPr>
          </w:p>
        </w:tc>
      </w:tr>
      <w:tr w:rsidR="007060A0" w:rsidTr="00167FCB" w14:paraId="3A72F62F" w14:textId="1CF6D83F">
        <w:tc>
          <w:tcPr>
            <w:tcW w:w="880" w:type="pct"/>
            <w:vMerge w:val="restart"/>
            <w:shd w:val="clear" w:color="auto" w:fill="FFFFFF"/>
          </w:tcPr>
          <w:p w:rsidRPr="003C62D1" w:rsidR="007060A0" w:rsidP="00406B40" w:rsidRDefault="00027F1B" w14:paraId="58BCADAB" w14:textId="444AAE81">
            <w:pPr>
              <w:pStyle w:val="a4"/>
            </w:pPr>
            <w:r>
              <w:rPr>
                <w:rFonts w:hint="eastAsia"/>
              </w:rPr>
              <w:t>勘察</w:t>
            </w:r>
            <w:r w:rsidRPr="003C62D1" w:rsidR="007060A0">
              <w:rPr>
                <w:rFonts w:hint="eastAsia"/>
              </w:rPr>
              <w:t>设计</w:t>
            </w:r>
            <w:r w:rsidR="005C79E6">
              <w:rPr>
                <w:rFonts w:hint="eastAsia"/>
              </w:rPr>
              <w:t>阶段信息交付</w:t>
            </w:r>
            <w:r w:rsidRPr="003C62D1" w:rsidR="007060A0">
              <w:rPr>
                <w:rFonts w:hint="eastAsia"/>
              </w:rPr>
              <w:t>成果</w:t>
            </w:r>
          </w:p>
          <w:p w:rsidRPr="003C62D1" w:rsidR="007060A0" w:rsidP="00406B40" w:rsidRDefault="007060A0" w14:paraId="595F5D39" w14:textId="77777777">
            <w:pPr>
              <w:pStyle w:val="a4"/>
            </w:pPr>
            <w:r w:rsidRPr="003C62D1">
              <w:rPr>
                <w:rFonts w:hint="eastAsia"/>
              </w:rPr>
              <w:t>2</w:t>
            </w:r>
          </w:p>
        </w:tc>
        <w:tc>
          <w:tcPr>
            <w:tcW w:w="1791" w:type="pct"/>
            <w:shd w:val="clear" w:color="auto" w:fill="FFFFFF"/>
          </w:tcPr>
          <w:p w:rsidRPr="003C62D1" w:rsidR="007060A0" w:rsidP="00406B40" w:rsidRDefault="00027F1B" w14:paraId="3A884752" w14:textId="6DA68ABF">
            <w:pPr>
              <w:pStyle w:val="a4"/>
            </w:pPr>
            <w:r>
              <w:rPr>
                <w:rFonts w:hint="eastAsia"/>
              </w:rPr>
              <w:t>勘察</w:t>
            </w:r>
            <w:r w:rsidR="00750DC5">
              <w:rPr>
                <w:rFonts w:hint="eastAsia"/>
              </w:rPr>
              <w:t>信息模型</w:t>
            </w:r>
          </w:p>
        </w:tc>
        <w:tc>
          <w:tcPr>
            <w:tcW w:w="1035" w:type="pct"/>
          </w:tcPr>
          <w:p w:rsidRPr="003C62D1" w:rsidR="007060A0" w:rsidP="00406B40" w:rsidRDefault="00750DC5" w14:paraId="5BA54BC3" w14:textId="21A87AA2">
            <w:pPr>
              <w:pStyle w:val="a4"/>
            </w:pPr>
            <w:r>
              <w:rPr>
                <w:rFonts w:hint="eastAsia"/>
              </w:rPr>
              <w:t>本体信息模型</w:t>
            </w:r>
          </w:p>
        </w:tc>
        <w:tc>
          <w:tcPr>
            <w:tcW w:w="1294" w:type="pct"/>
          </w:tcPr>
          <w:p w:rsidRPr="003C62D1" w:rsidR="007060A0" w:rsidP="00406B40" w:rsidRDefault="00750DC5" w14:paraId="44D298B1" w14:textId="4BC14FE2">
            <w:pPr>
              <w:pStyle w:val="a4"/>
            </w:pPr>
            <w:r>
              <w:rPr>
                <w:rFonts w:hint="eastAsia"/>
              </w:rPr>
              <w:t>？</w:t>
            </w:r>
          </w:p>
        </w:tc>
      </w:tr>
      <w:tr w:rsidR="00027F1B" w:rsidTr="00167FCB" w14:paraId="5A494578" w14:textId="77777777">
        <w:tc>
          <w:tcPr>
            <w:tcW w:w="880" w:type="pct"/>
            <w:vMerge/>
            <w:shd w:val="clear" w:color="auto" w:fill="FFFFFF"/>
          </w:tcPr>
          <w:p w:rsidRPr="003C62D1" w:rsidR="00027F1B" w:rsidP="00406B40" w:rsidRDefault="00027F1B" w14:paraId="4F807167" w14:textId="77777777">
            <w:pPr>
              <w:pStyle w:val="a4"/>
            </w:pPr>
          </w:p>
        </w:tc>
        <w:tc>
          <w:tcPr>
            <w:tcW w:w="1791" w:type="pct"/>
            <w:shd w:val="clear" w:color="auto" w:fill="FFFFFF"/>
          </w:tcPr>
          <w:p w:rsidRPr="003C62D1" w:rsidR="00027F1B" w:rsidP="00406B40" w:rsidRDefault="00027F1B" w14:paraId="0D8B65FF" w14:textId="25EAED1C">
            <w:pPr>
              <w:pStyle w:val="a4"/>
            </w:pPr>
            <w:r w:rsidRPr="003C62D1">
              <w:rPr>
                <w:rFonts w:hint="eastAsia"/>
              </w:rPr>
              <w:t>方案设计</w:t>
            </w:r>
            <w:r w:rsidRPr="003C62D1">
              <w:rPr>
                <w:rFonts w:hint="eastAsia"/>
              </w:rPr>
              <w:t>BIM</w:t>
            </w:r>
            <w:r w:rsidRPr="003C62D1">
              <w:rPr>
                <w:rFonts w:hint="eastAsia"/>
              </w:rPr>
              <w:t>模型</w:t>
            </w:r>
          </w:p>
        </w:tc>
        <w:tc>
          <w:tcPr>
            <w:tcW w:w="1035" w:type="pct"/>
          </w:tcPr>
          <w:p w:rsidR="00027F1B" w:rsidP="00406B40" w:rsidRDefault="00027F1B" w14:paraId="37D4987E" w14:textId="3CB0616A">
            <w:pPr>
              <w:pStyle w:val="a4"/>
            </w:pPr>
            <w:r>
              <w:rPr>
                <w:rFonts w:hint="eastAsia"/>
              </w:rPr>
              <w:t>本体信息模型</w:t>
            </w:r>
          </w:p>
        </w:tc>
        <w:tc>
          <w:tcPr>
            <w:tcW w:w="1294" w:type="pct"/>
          </w:tcPr>
          <w:p w:rsidR="00027F1B" w:rsidP="00406B40" w:rsidRDefault="00027F1B" w14:paraId="71EADDBB" w14:textId="5FBA6939">
            <w:pPr>
              <w:pStyle w:val="a4"/>
              <w:rPr>
                <w:lang w:val="en-US"/>
              </w:rPr>
            </w:pPr>
            <w:r>
              <w:rPr>
                <w:lang w:val="en-US"/>
              </w:rPr>
              <w:t>IFC</w:t>
            </w:r>
            <w:r w:rsidR="00750DC5">
              <w:rPr>
                <w:rFonts w:hint="eastAsia"/>
                <w:lang w:val="en-US"/>
              </w:rPr>
              <w:t>和</w:t>
            </w:r>
            <w:r>
              <w:rPr>
                <w:rFonts w:hint="eastAsia"/>
              </w:rPr>
              <w:t>原生格式</w:t>
            </w:r>
          </w:p>
        </w:tc>
      </w:tr>
      <w:tr w:rsidR="007060A0" w:rsidTr="00167FCB" w14:paraId="3C3A7B70" w14:textId="537E977B">
        <w:tc>
          <w:tcPr>
            <w:tcW w:w="880" w:type="pct"/>
            <w:vMerge/>
            <w:shd w:val="clear" w:color="auto" w:fill="FFFFFF"/>
          </w:tcPr>
          <w:p w:rsidRPr="003C62D1" w:rsidR="007060A0" w:rsidP="00406B40" w:rsidRDefault="007060A0" w14:paraId="337638EE" w14:textId="77777777">
            <w:pPr>
              <w:pStyle w:val="a4"/>
            </w:pPr>
          </w:p>
        </w:tc>
        <w:tc>
          <w:tcPr>
            <w:tcW w:w="1791" w:type="pct"/>
            <w:shd w:val="clear" w:color="auto" w:fill="FFFFFF"/>
          </w:tcPr>
          <w:p w:rsidRPr="003C62D1" w:rsidR="007060A0" w:rsidP="00406B40" w:rsidRDefault="007060A0" w14:paraId="5972D76E" w14:textId="77777777">
            <w:pPr>
              <w:pStyle w:val="a4"/>
            </w:pPr>
            <w:r w:rsidRPr="003C62D1">
              <w:rPr>
                <w:rFonts w:hint="eastAsia"/>
              </w:rPr>
              <w:t>初步设计</w:t>
            </w:r>
            <w:r w:rsidRPr="003C62D1">
              <w:rPr>
                <w:rFonts w:hint="eastAsia"/>
              </w:rPr>
              <w:t>BIM</w:t>
            </w:r>
            <w:r w:rsidRPr="003C62D1">
              <w:rPr>
                <w:rFonts w:hint="eastAsia"/>
              </w:rPr>
              <w:t>模型</w:t>
            </w:r>
          </w:p>
        </w:tc>
        <w:tc>
          <w:tcPr>
            <w:tcW w:w="1035" w:type="pct"/>
          </w:tcPr>
          <w:p w:rsidRPr="003C62D1" w:rsidR="007060A0" w:rsidP="00406B40" w:rsidRDefault="00444F19" w14:paraId="6565BE2A" w14:textId="1F92A72A">
            <w:pPr>
              <w:pStyle w:val="a4"/>
            </w:pPr>
            <w:r>
              <w:rPr>
                <w:rFonts w:hint="eastAsia"/>
              </w:rPr>
              <w:t>本体</w:t>
            </w:r>
            <w:r w:rsidR="00167FCB">
              <w:rPr>
                <w:rFonts w:hint="eastAsia"/>
              </w:rPr>
              <w:t>信息模型</w:t>
            </w:r>
          </w:p>
        </w:tc>
        <w:tc>
          <w:tcPr>
            <w:tcW w:w="1294" w:type="pct"/>
          </w:tcPr>
          <w:p w:rsidRPr="003C62D1" w:rsidR="007060A0" w:rsidP="00406B40" w:rsidRDefault="00750DC5" w14:paraId="3A86288B" w14:textId="697B3522">
            <w:pPr>
              <w:pStyle w:val="a4"/>
            </w:pPr>
            <w:r>
              <w:rPr>
                <w:lang w:val="en-US"/>
              </w:rPr>
              <w:t>IFC</w:t>
            </w:r>
            <w:r>
              <w:rPr>
                <w:rFonts w:hint="eastAsia"/>
                <w:lang w:val="en-US"/>
              </w:rPr>
              <w:t>和</w:t>
            </w:r>
            <w:r>
              <w:rPr>
                <w:rFonts w:hint="eastAsia"/>
              </w:rPr>
              <w:t>原生格式</w:t>
            </w:r>
          </w:p>
        </w:tc>
      </w:tr>
      <w:tr w:rsidR="007060A0" w:rsidTr="00167FCB" w14:paraId="0EDD1AB9" w14:textId="32F79ACE">
        <w:tc>
          <w:tcPr>
            <w:tcW w:w="880" w:type="pct"/>
            <w:vMerge/>
            <w:shd w:val="clear" w:color="auto" w:fill="FFFFFF"/>
          </w:tcPr>
          <w:p w:rsidRPr="003C62D1" w:rsidR="007060A0" w:rsidP="00406B40" w:rsidRDefault="007060A0" w14:paraId="17067594" w14:textId="77777777">
            <w:pPr>
              <w:pStyle w:val="a4"/>
            </w:pPr>
          </w:p>
        </w:tc>
        <w:tc>
          <w:tcPr>
            <w:tcW w:w="1791" w:type="pct"/>
            <w:shd w:val="clear" w:color="auto" w:fill="FFFFFF"/>
          </w:tcPr>
          <w:p w:rsidRPr="003C62D1" w:rsidR="007060A0" w:rsidP="00406B40" w:rsidRDefault="007060A0" w14:paraId="6DD9775E" w14:textId="77777777">
            <w:pPr>
              <w:pStyle w:val="a4"/>
            </w:pPr>
            <w:r w:rsidRPr="003C62D1">
              <w:rPr>
                <w:rFonts w:hint="eastAsia"/>
              </w:rPr>
              <w:t>施工图设计</w:t>
            </w:r>
            <w:r w:rsidRPr="003C62D1">
              <w:rPr>
                <w:rFonts w:hint="eastAsia"/>
              </w:rPr>
              <w:t>BIM</w:t>
            </w:r>
            <w:r w:rsidRPr="003C62D1">
              <w:rPr>
                <w:rFonts w:hint="eastAsia"/>
              </w:rPr>
              <w:t>模型</w:t>
            </w:r>
          </w:p>
        </w:tc>
        <w:tc>
          <w:tcPr>
            <w:tcW w:w="1035" w:type="pct"/>
          </w:tcPr>
          <w:p w:rsidRPr="003C62D1" w:rsidR="007060A0" w:rsidP="00406B40" w:rsidRDefault="00444F19" w14:paraId="783160D6" w14:textId="6F88F10C">
            <w:pPr>
              <w:pStyle w:val="a4"/>
            </w:pPr>
            <w:r>
              <w:rPr>
                <w:rFonts w:hint="eastAsia"/>
              </w:rPr>
              <w:t>本体</w:t>
            </w:r>
            <w:r w:rsidR="00167FCB">
              <w:rPr>
                <w:rFonts w:hint="eastAsia"/>
              </w:rPr>
              <w:t>信息模型</w:t>
            </w:r>
          </w:p>
        </w:tc>
        <w:tc>
          <w:tcPr>
            <w:tcW w:w="1294" w:type="pct"/>
          </w:tcPr>
          <w:p w:rsidRPr="003C62D1" w:rsidR="007060A0" w:rsidP="00406B40" w:rsidRDefault="00750DC5" w14:paraId="5FFA96D1" w14:textId="6EA781DB">
            <w:pPr>
              <w:pStyle w:val="a4"/>
            </w:pPr>
            <w:r>
              <w:rPr>
                <w:lang w:val="en-US"/>
              </w:rPr>
              <w:t>IFC</w:t>
            </w:r>
            <w:r>
              <w:rPr>
                <w:rFonts w:hint="eastAsia"/>
                <w:lang w:val="en-US"/>
              </w:rPr>
              <w:t>和</w:t>
            </w:r>
            <w:r>
              <w:rPr>
                <w:rFonts w:hint="eastAsia"/>
              </w:rPr>
              <w:t>原生格式</w:t>
            </w:r>
          </w:p>
        </w:tc>
      </w:tr>
      <w:tr w:rsidR="00773219" w:rsidTr="00167FCB" w14:paraId="1FB7C920" w14:textId="77777777">
        <w:tc>
          <w:tcPr>
            <w:tcW w:w="880" w:type="pct"/>
            <w:vMerge/>
            <w:shd w:val="clear" w:color="auto" w:fill="FFFFFF"/>
          </w:tcPr>
          <w:p w:rsidRPr="003C62D1" w:rsidR="00773219" w:rsidP="00406B40" w:rsidRDefault="00773219" w14:paraId="6B91EE3D" w14:textId="77777777">
            <w:pPr>
              <w:pStyle w:val="a4"/>
            </w:pPr>
          </w:p>
        </w:tc>
        <w:tc>
          <w:tcPr>
            <w:tcW w:w="1791" w:type="pct"/>
            <w:shd w:val="clear" w:color="auto" w:fill="FFFFFF"/>
          </w:tcPr>
          <w:p w:rsidRPr="003C62D1" w:rsidR="00773219" w:rsidP="00406B40" w:rsidRDefault="00773219" w14:paraId="586D7FB0" w14:textId="7C55BE67">
            <w:pPr>
              <w:pStyle w:val="a4"/>
            </w:pPr>
            <w:r w:rsidRPr="003C62D1">
              <w:rPr>
                <w:rFonts w:hint="eastAsia"/>
              </w:rPr>
              <w:t>深化设计</w:t>
            </w:r>
            <w:r w:rsidRPr="003C62D1">
              <w:rPr>
                <w:rFonts w:hint="eastAsia"/>
              </w:rPr>
              <w:t>BIM</w:t>
            </w:r>
            <w:r w:rsidRPr="003C62D1">
              <w:rPr>
                <w:rFonts w:hint="eastAsia"/>
              </w:rPr>
              <w:t>模型</w:t>
            </w:r>
          </w:p>
        </w:tc>
        <w:tc>
          <w:tcPr>
            <w:tcW w:w="1035" w:type="pct"/>
          </w:tcPr>
          <w:p w:rsidR="00773219" w:rsidP="00406B40" w:rsidRDefault="00773219" w14:paraId="7BC86192" w14:textId="40E06E38">
            <w:pPr>
              <w:pStyle w:val="a4"/>
            </w:pPr>
            <w:r>
              <w:rPr>
                <w:rFonts w:hint="eastAsia"/>
              </w:rPr>
              <w:t>本体信息模型</w:t>
            </w:r>
          </w:p>
        </w:tc>
        <w:tc>
          <w:tcPr>
            <w:tcW w:w="1294" w:type="pct"/>
          </w:tcPr>
          <w:p w:rsidRPr="003C62D1" w:rsidR="00773219" w:rsidP="00406B40" w:rsidRDefault="00750DC5" w14:paraId="515407B0" w14:textId="11B8EA79">
            <w:pPr>
              <w:pStyle w:val="a4"/>
            </w:pPr>
            <w:r>
              <w:rPr>
                <w:lang w:val="en-US"/>
              </w:rPr>
              <w:t>IFC</w:t>
            </w:r>
            <w:r>
              <w:rPr>
                <w:rFonts w:hint="eastAsia"/>
                <w:lang w:val="en-US"/>
              </w:rPr>
              <w:t>和</w:t>
            </w:r>
            <w:r>
              <w:rPr>
                <w:rFonts w:hint="eastAsia"/>
              </w:rPr>
              <w:t>原生格式</w:t>
            </w:r>
          </w:p>
        </w:tc>
      </w:tr>
      <w:tr w:rsidR="00094BBD" w:rsidTr="00167FCB" w14:paraId="221F6047" w14:textId="77777777">
        <w:tc>
          <w:tcPr>
            <w:tcW w:w="880" w:type="pct"/>
            <w:vMerge/>
            <w:shd w:val="clear" w:color="auto" w:fill="FFFFFF"/>
          </w:tcPr>
          <w:p w:rsidRPr="003C62D1" w:rsidR="00094BBD" w:rsidP="00406B40" w:rsidRDefault="00094BBD" w14:paraId="37711987" w14:textId="77777777">
            <w:pPr>
              <w:pStyle w:val="a4"/>
            </w:pPr>
          </w:p>
        </w:tc>
        <w:tc>
          <w:tcPr>
            <w:tcW w:w="1791" w:type="pct"/>
            <w:shd w:val="clear" w:color="auto" w:fill="FFFFFF"/>
          </w:tcPr>
          <w:p w:rsidRPr="003C62D1" w:rsidR="00094BBD" w:rsidP="00406B40" w:rsidRDefault="00A028C4" w14:paraId="08ED3101" w14:textId="74307FD9">
            <w:pPr>
              <w:pStyle w:val="a4"/>
            </w:pPr>
            <w:r>
              <w:rPr>
                <w:rFonts w:hint="eastAsia"/>
              </w:rPr>
              <w:t>施工图</w:t>
            </w:r>
          </w:p>
        </w:tc>
        <w:tc>
          <w:tcPr>
            <w:tcW w:w="1035" w:type="pct"/>
          </w:tcPr>
          <w:p w:rsidR="00094BBD" w:rsidP="00406B40" w:rsidRDefault="00A028C4" w14:paraId="0E7DA87E" w14:textId="4818446F">
            <w:pPr>
              <w:pStyle w:val="a4"/>
            </w:pPr>
            <w:r>
              <w:rPr>
                <w:rFonts w:hint="eastAsia"/>
              </w:rPr>
              <w:t>工程图纸</w:t>
            </w:r>
          </w:p>
        </w:tc>
        <w:tc>
          <w:tcPr>
            <w:tcW w:w="1294" w:type="pct"/>
          </w:tcPr>
          <w:p w:rsidRPr="003C62D1" w:rsidR="00094BBD" w:rsidP="00406B40" w:rsidRDefault="008F3066" w14:paraId="05B594F0" w14:textId="5F22912F">
            <w:pPr>
              <w:pStyle w:val="a4"/>
            </w:pPr>
            <w:r>
              <w:rPr>
                <w:rFonts w:hint="eastAsia"/>
              </w:rPr>
              <w:t>PDF</w:t>
            </w:r>
            <w:r>
              <w:rPr>
                <w:rFonts w:hint="eastAsia"/>
              </w:rPr>
              <w:t>和原生格式</w:t>
            </w:r>
          </w:p>
        </w:tc>
      </w:tr>
      <w:tr w:rsidR="007060A0" w:rsidTr="00167FCB" w14:paraId="2E5ADAE2" w14:textId="6A01B33E">
        <w:tc>
          <w:tcPr>
            <w:tcW w:w="880" w:type="pct"/>
            <w:vMerge/>
            <w:shd w:val="clear" w:color="auto" w:fill="FFFFFF"/>
          </w:tcPr>
          <w:p w:rsidRPr="003C62D1" w:rsidR="007060A0" w:rsidP="00406B40" w:rsidRDefault="007060A0" w14:paraId="4941B35F" w14:textId="77777777">
            <w:pPr>
              <w:pStyle w:val="a4"/>
            </w:pPr>
          </w:p>
        </w:tc>
        <w:tc>
          <w:tcPr>
            <w:tcW w:w="1791" w:type="pct"/>
            <w:shd w:val="clear" w:color="auto" w:fill="FFFFFF"/>
          </w:tcPr>
          <w:p w:rsidRPr="003C62D1" w:rsidR="007060A0" w:rsidP="00406B40" w:rsidRDefault="00773219" w14:paraId="788B2404" w14:textId="79BD1720">
            <w:pPr>
              <w:pStyle w:val="a4"/>
            </w:pPr>
            <w:r>
              <w:rPr>
                <w:rFonts w:hint="eastAsia"/>
              </w:rPr>
              <w:t>设计信息</w:t>
            </w:r>
            <w:r w:rsidR="00444F19">
              <w:rPr>
                <w:rFonts w:hint="eastAsia"/>
              </w:rPr>
              <w:t>用例模型</w:t>
            </w:r>
          </w:p>
        </w:tc>
        <w:tc>
          <w:tcPr>
            <w:tcW w:w="1035" w:type="pct"/>
          </w:tcPr>
          <w:p w:rsidRPr="003C62D1" w:rsidR="007060A0" w:rsidP="00406B40" w:rsidRDefault="00444F19" w14:paraId="7F1834E4" w14:textId="6642BBA0">
            <w:pPr>
              <w:pStyle w:val="a4"/>
            </w:pPr>
            <w:r>
              <w:rPr>
                <w:rFonts w:hint="eastAsia"/>
              </w:rPr>
              <w:t>业务信息模型</w:t>
            </w:r>
          </w:p>
        </w:tc>
        <w:tc>
          <w:tcPr>
            <w:tcW w:w="1294" w:type="pct"/>
          </w:tcPr>
          <w:p w:rsidRPr="003C62D1" w:rsidR="007060A0" w:rsidP="00406B40" w:rsidRDefault="00750DC5" w14:paraId="5E465027" w14:textId="0F5EDDCD">
            <w:pPr>
              <w:pStyle w:val="a4"/>
            </w:pPr>
            <w:r>
              <w:rPr>
                <w:lang w:val="en-US"/>
              </w:rPr>
              <w:t>IFC</w:t>
            </w:r>
            <w:r>
              <w:rPr>
                <w:rFonts w:hint="eastAsia"/>
                <w:lang w:val="en-US"/>
              </w:rPr>
              <w:t>和</w:t>
            </w:r>
            <w:r>
              <w:rPr>
                <w:rFonts w:hint="eastAsia"/>
              </w:rPr>
              <w:t>原生格式</w:t>
            </w:r>
          </w:p>
        </w:tc>
      </w:tr>
      <w:tr w:rsidR="00421CE4" w:rsidTr="00167FCB" w14:paraId="7FB71875" w14:textId="77777777">
        <w:tc>
          <w:tcPr>
            <w:tcW w:w="880" w:type="pct"/>
            <w:vMerge/>
            <w:shd w:val="clear" w:color="auto" w:fill="FFFFFF"/>
          </w:tcPr>
          <w:p w:rsidRPr="003C62D1" w:rsidR="00421CE4" w:rsidP="00421CE4" w:rsidRDefault="00421CE4" w14:paraId="27C5BDA2" w14:textId="77777777">
            <w:pPr>
              <w:pStyle w:val="a4"/>
            </w:pPr>
          </w:p>
        </w:tc>
        <w:tc>
          <w:tcPr>
            <w:tcW w:w="1791" w:type="pct"/>
            <w:shd w:val="clear" w:color="auto" w:fill="FFFFFF"/>
          </w:tcPr>
          <w:p w:rsidR="00421CE4" w:rsidP="00421CE4" w:rsidRDefault="00773219" w14:paraId="6808B994" w14:textId="5E8FFE4C">
            <w:pPr>
              <w:pStyle w:val="a4"/>
            </w:pPr>
            <w:r>
              <w:rPr>
                <w:rFonts w:hint="eastAsia"/>
              </w:rPr>
              <w:t>设计</w:t>
            </w:r>
            <w:r w:rsidR="00421CE4">
              <w:rPr>
                <w:rFonts w:hint="eastAsia"/>
              </w:rPr>
              <w:t>信息用例</w:t>
            </w:r>
            <w:r w:rsidRPr="003C62D1" w:rsidR="00421CE4">
              <w:rPr>
                <w:rFonts w:hint="eastAsia"/>
              </w:rPr>
              <w:t>报告</w:t>
            </w:r>
          </w:p>
        </w:tc>
        <w:tc>
          <w:tcPr>
            <w:tcW w:w="1035" w:type="pct"/>
          </w:tcPr>
          <w:p w:rsidR="00421CE4" w:rsidP="00421CE4" w:rsidRDefault="00421CE4" w14:paraId="31C458C7" w14:textId="03CF020C">
            <w:pPr>
              <w:pStyle w:val="a4"/>
            </w:pPr>
            <w:r>
              <w:rPr>
                <w:rFonts w:hint="eastAsia"/>
              </w:rPr>
              <w:t>技术文档</w:t>
            </w:r>
          </w:p>
        </w:tc>
        <w:tc>
          <w:tcPr>
            <w:tcW w:w="1294" w:type="pct"/>
          </w:tcPr>
          <w:p w:rsidRPr="003C62D1" w:rsidR="00421CE4" w:rsidP="00421CE4" w:rsidRDefault="008F3066" w14:paraId="548EA75A" w14:textId="26B0C99B">
            <w:pPr>
              <w:pStyle w:val="a4"/>
            </w:pPr>
            <w:r>
              <w:rPr>
                <w:lang w:val="en-US"/>
              </w:rPr>
              <w:t>PDF</w:t>
            </w:r>
          </w:p>
        </w:tc>
      </w:tr>
      <w:tr w:rsidR="00421CE4" w:rsidTr="00167FCB" w14:paraId="118826BF" w14:textId="6C718FF9">
        <w:tc>
          <w:tcPr>
            <w:tcW w:w="880" w:type="pct"/>
            <w:vMerge/>
            <w:shd w:val="clear" w:color="auto" w:fill="FFFFFF"/>
          </w:tcPr>
          <w:p w:rsidRPr="003C62D1" w:rsidR="00421CE4" w:rsidP="00421CE4" w:rsidRDefault="00421CE4" w14:paraId="0727C4E9" w14:textId="77777777">
            <w:pPr>
              <w:pStyle w:val="a4"/>
            </w:pPr>
          </w:p>
        </w:tc>
        <w:tc>
          <w:tcPr>
            <w:tcW w:w="1791" w:type="pct"/>
            <w:shd w:val="clear" w:color="auto" w:fill="FFFFFF"/>
          </w:tcPr>
          <w:p w:rsidRPr="003C62D1" w:rsidR="00421CE4" w:rsidP="00421CE4" w:rsidRDefault="00421CE4" w14:paraId="1BB9CC47" w14:textId="4B73C5A6">
            <w:pPr>
              <w:pStyle w:val="a4"/>
            </w:pPr>
            <w:r w:rsidRPr="003C62D1">
              <w:rPr>
                <w:rFonts w:hint="eastAsia"/>
              </w:rPr>
              <w:t>模型</w:t>
            </w:r>
            <w:r w:rsidR="003353D7">
              <w:rPr>
                <w:rFonts w:hint="eastAsia"/>
              </w:rPr>
              <w:t>验收</w:t>
            </w:r>
            <w:r>
              <w:rPr>
                <w:rFonts w:hint="eastAsia"/>
              </w:rPr>
              <w:t>报告（</w:t>
            </w:r>
            <w:r w:rsidRPr="003C62D1">
              <w:rPr>
                <w:rFonts w:hint="eastAsia"/>
              </w:rPr>
              <w:t>单</w:t>
            </w:r>
            <w:r>
              <w:rPr>
                <w:rFonts w:hint="eastAsia"/>
              </w:rPr>
              <w:t>）</w:t>
            </w:r>
          </w:p>
        </w:tc>
        <w:tc>
          <w:tcPr>
            <w:tcW w:w="1035" w:type="pct"/>
          </w:tcPr>
          <w:p w:rsidRPr="003C62D1" w:rsidR="00421CE4" w:rsidP="00421CE4" w:rsidRDefault="00421CE4" w14:paraId="09055E43" w14:textId="448F28D3">
            <w:pPr>
              <w:pStyle w:val="a4"/>
            </w:pPr>
            <w:r>
              <w:rPr>
                <w:rFonts w:hint="eastAsia"/>
              </w:rPr>
              <w:t>技术文档</w:t>
            </w:r>
          </w:p>
        </w:tc>
        <w:tc>
          <w:tcPr>
            <w:tcW w:w="1294" w:type="pct"/>
          </w:tcPr>
          <w:p w:rsidRPr="003C62D1" w:rsidR="00421CE4" w:rsidP="00421CE4" w:rsidRDefault="008F3066" w14:paraId="5BAD32CD" w14:textId="2ADD8092">
            <w:pPr>
              <w:pStyle w:val="a4"/>
            </w:pPr>
            <w:r>
              <w:rPr>
                <w:lang w:val="en-US"/>
              </w:rPr>
              <w:t>PDF</w:t>
            </w:r>
          </w:p>
        </w:tc>
      </w:tr>
      <w:tr w:rsidR="00421CE4" w:rsidTr="00167FCB" w14:paraId="1FBF4AF3" w14:textId="47A41847">
        <w:tc>
          <w:tcPr>
            <w:tcW w:w="880" w:type="pct"/>
            <w:vMerge/>
            <w:shd w:val="clear" w:color="auto" w:fill="FFFFFF"/>
          </w:tcPr>
          <w:p w:rsidRPr="003C62D1" w:rsidR="00421CE4" w:rsidP="00421CE4" w:rsidRDefault="00421CE4" w14:paraId="3CF1B43A" w14:textId="77777777">
            <w:pPr>
              <w:pStyle w:val="a4"/>
            </w:pPr>
          </w:p>
        </w:tc>
        <w:tc>
          <w:tcPr>
            <w:tcW w:w="1791" w:type="pct"/>
            <w:shd w:val="clear" w:color="auto" w:fill="FFFFFF"/>
          </w:tcPr>
          <w:p w:rsidRPr="003C62D1" w:rsidR="00421CE4" w:rsidP="00421CE4" w:rsidRDefault="00421CE4" w14:paraId="1F9BDD01" w14:textId="3668237C">
            <w:pPr>
              <w:pStyle w:val="a4"/>
            </w:pPr>
            <w:r w:rsidRPr="003C62D1">
              <w:rPr>
                <w:rFonts w:hint="eastAsia"/>
              </w:rPr>
              <w:t>模型工程量清单</w:t>
            </w:r>
          </w:p>
        </w:tc>
        <w:tc>
          <w:tcPr>
            <w:tcW w:w="1035" w:type="pct"/>
          </w:tcPr>
          <w:p w:rsidRPr="003C62D1" w:rsidR="00421CE4" w:rsidP="00421CE4" w:rsidRDefault="00421CE4" w14:paraId="39BF2F6C" w14:textId="72C61F45">
            <w:pPr>
              <w:pStyle w:val="a4"/>
            </w:pPr>
            <w:r>
              <w:rPr>
                <w:rFonts w:hint="eastAsia"/>
              </w:rPr>
              <w:t>技术文档</w:t>
            </w:r>
          </w:p>
        </w:tc>
        <w:tc>
          <w:tcPr>
            <w:tcW w:w="1294" w:type="pct"/>
          </w:tcPr>
          <w:p w:rsidRPr="003C62D1" w:rsidR="00421CE4" w:rsidP="00421CE4" w:rsidRDefault="008F3066" w14:paraId="7D4440A5" w14:textId="49BB4A7C">
            <w:pPr>
              <w:pStyle w:val="a4"/>
            </w:pPr>
            <w:r>
              <w:rPr>
                <w:lang w:val="en-US"/>
              </w:rPr>
              <w:t>PDF</w:t>
            </w:r>
          </w:p>
        </w:tc>
      </w:tr>
      <w:tr w:rsidR="00421CE4" w:rsidTr="00167FCB" w14:paraId="5D1CF2E6" w14:textId="65A4D978">
        <w:tc>
          <w:tcPr>
            <w:tcW w:w="880" w:type="pct"/>
            <w:vMerge w:val="restart"/>
            <w:shd w:val="clear" w:color="auto" w:fill="FFFFFF"/>
          </w:tcPr>
          <w:p w:rsidRPr="003C62D1" w:rsidR="00421CE4" w:rsidP="00421CE4" w:rsidRDefault="00421CE4" w14:paraId="70783FFD" w14:textId="6063AC64">
            <w:pPr>
              <w:pStyle w:val="a4"/>
            </w:pPr>
            <w:r w:rsidRPr="003C62D1">
              <w:rPr>
                <w:rFonts w:hint="eastAsia"/>
              </w:rPr>
              <w:t>施工</w:t>
            </w:r>
            <w:r w:rsidR="005C79E6">
              <w:rPr>
                <w:rFonts w:hint="eastAsia"/>
              </w:rPr>
              <w:t>阶段信息交付</w:t>
            </w:r>
            <w:r w:rsidRPr="003C62D1">
              <w:rPr>
                <w:rFonts w:hint="eastAsia"/>
              </w:rPr>
              <w:t>成果</w:t>
            </w:r>
          </w:p>
          <w:p w:rsidRPr="003C62D1" w:rsidR="00421CE4" w:rsidP="00421CE4" w:rsidRDefault="00421CE4" w14:paraId="503BC073" w14:textId="77777777">
            <w:pPr>
              <w:pStyle w:val="a4"/>
            </w:pPr>
            <w:r w:rsidRPr="003C62D1">
              <w:rPr>
                <w:rFonts w:hint="eastAsia"/>
              </w:rPr>
              <w:t>4</w:t>
            </w:r>
          </w:p>
        </w:tc>
        <w:tc>
          <w:tcPr>
            <w:tcW w:w="1791" w:type="pct"/>
            <w:shd w:val="clear" w:color="auto" w:fill="FFFFFF"/>
          </w:tcPr>
          <w:p w:rsidRPr="003C62D1" w:rsidR="00421CE4" w:rsidP="00421CE4" w:rsidRDefault="007F7BA3" w14:paraId="1F52D911" w14:textId="52D97E3E">
            <w:pPr>
              <w:pStyle w:val="a4"/>
            </w:pPr>
            <w:r>
              <w:rPr>
                <w:rFonts w:hint="eastAsia"/>
              </w:rPr>
              <w:t>施工资源信息模型</w:t>
            </w:r>
          </w:p>
        </w:tc>
        <w:tc>
          <w:tcPr>
            <w:tcW w:w="1035" w:type="pct"/>
          </w:tcPr>
          <w:p w:rsidRPr="003C62D1" w:rsidR="00421CE4" w:rsidP="00421CE4" w:rsidRDefault="007F7BA3" w14:paraId="49810F30" w14:textId="155096AA">
            <w:pPr>
              <w:pStyle w:val="a4"/>
            </w:pPr>
            <w:r>
              <w:rPr>
                <w:rFonts w:hint="eastAsia"/>
              </w:rPr>
              <w:t>本体信息模型</w:t>
            </w:r>
          </w:p>
        </w:tc>
        <w:tc>
          <w:tcPr>
            <w:tcW w:w="1294" w:type="pct"/>
          </w:tcPr>
          <w:p w:rsidRPr="003C62D1" w:rsidR="00421CE4" w:rsidP="00421CE4" w:rsidRDefault="00750DC5" w14:paraId="0037CDBA" w14:textId="67C8B39B">
            <w:pPr>
              <w:pStyle w:val="a4"/>
            </w:pPr>
            <w:r>
              <w:rPr>
                <w:lang w:val="en-US"/>
              </w:rPr>
              <w:t>IFC</w:t>
            </w:r>
            <w:r>
              <w:rPr>
                <w:rFonts w:hint="eastAsia"/>
                <w:lang w:val="en-US"/>
              </w:rPr>
              <w:t>和</w:t>
            </w:r>
            <w:r>
              <w:rPr>
                <w:rFonts w:hint="eastAsia"/>
              </w:rPr>
              <w:t>原生格式</w:t>
            </w:r>
          </w:p>
        </w:tc>
      </w:tr>
      <w:tr w:rsidR="00421CE4" w:rsidTr="00167FCB" w14:paraId="157887D5" w14:textId="134EE5A9">
        <w:tc>
          <w:tcPr>
            <w:tcW w:w="880" w:type="pct"/>
            <w:vMerge/>
            <w:shd w:val="clear" w:color="auto" w:fill="FFFFFF"/>
          </w:tcPr>
          <w:p w:rsidRPr="003C62D1" w:rsidR="00421CE4" w:rsidP="00421CE4" w:rsidRDefault="00421CE4" w14:paraId="0A8DF9AB" w14:textId="77777777">
            <w:pPr>
              <w:pStyle w:val="a4"/>
            </w:pPr>
          </w:p>
        </w:tc>
        <w:tc>
          <w:tcPr>
            <w:tcW w:w="1791" w:type="pct"/>
            <w:shd w:val="clear" w:color="auto" w:fill="FFFFFF"/>
          </w:tcPr>
          <w:p w:rsidRPr="003C62D1" w:rsidR="00421CE4" w:rsidP="00421CE4" w:rsidRDefault="003353D7" w14:paraId="03AFC5FA" w14:textId="5F81DF7F">
            <w:pPr>
              <w:pStyle w:val="a4"/>
            </w:pPr>
            <w:r>
              <w:rPr>
                <w:rFonts w:hint="eastAsia"/>
              </w:rPr>
              <w:t>施工信息用例模型</w:t>
            </w:r>
          </w:p>
        </w:tc>
        <w:tc>
          <w:tcPr>
            <w:tcW w:w="1035" w:type="pct"/>
          </w:tcPr>
          <w:p w:rsidRPr="003C62D1" w:rsidR="00421CE4" w:rsidP="00421CE4" w:rsidRDefault="003353D7" w14:paraId="789B5B0F" w14:textId="72DCA1B1">
            <w:pPr>
              <w:pStyle w:val="a4"/>
            </w:pPr>
            <w:r>
              <w:rPr>
                <w:rFonts w:hint="eastAsia"/>
              </w:rPr>
              <w:t>业务信息模型</w:t>
            </w:r>
          </w:p>
        </w:tc>
        <w:tc>
          <w:tcPr>
            <w:tcW w:w="1294" w:type="pct"/>
          </w:tcPr>
          <w:p w:rsidRPr="003C62D1" w:rsidR="00421CE4" w:rsidP="00421CE4" w:rsidRDefault="00750DC5" w14:paraId="54CD4249" w14:textId="09B2FD88">
            <w:pPr>
              <w:pStyle w:val="a4"/>
            </w:pPr>
            <w:r>
              <w:rPr>
                <w:lang w:val="en-US"/>
              </w:rPr>
              <w:t>IFC</w:t>
            </w:r>
            <w:r>
              <w:rPr>
                <w:rFonts w:hint="eastAsia"/>
                <w:lang w:val="en-US"/>
              </w:rPr>
              <w:t>和</w:t>
            </w:r>
            <w:r>
              <w:rPr>
                <w:rFonts w:hint="eastAsia"/>
              </w:rPr>
              <w:t>原生格式</w:t>
            </w:r>
          </w:p>
        </w:tc>
      </w:tr>
      <w:tr w:rsidR="00421CE4" w:rsidTr="00167FCB" w14:paraId="709E34A5" w14:textId="1D121725">
        <w:tc>
          <w:tcPr>
            <w:tcW w:w="880" w:type="pct"/>
            <w:vMerge/>
            <w:shd w:val="clear" w:color="auto" w:fill="FFFFFF"/>
          </w:tcPr>
          <w:p w:rsidRPr="003C62D1" w:rsidR="00421CE4" w:rsidP="00421CE4" w:rsidRDefault="00421CE4" w14:paraId="2C2F30B2" w14:textId="77777777">
            <w:pPr>
              <w:pStyle w:val="a4"/>
            </w:pPr>
          </w:p>
        </w:tc>
        <w:tc>
          <w:tcPr>
            <w:tcW w:w="1791" w:type="pct"/>
            <w:shd w:val="clear" w:color="auto" w:fill="FFFFFF"/>
          </w:tcPr>
          <w:p w:rsidRPr="003C62D1" w:rsidR="00421CE4" w:rsidP="00421CE4" w:rsidRDefault="003353D7" w14:paraId="296BE0ED" w14:textId="602E987E">
            <w:pPr>
              <w:pStyle w:val="a4"/>
            </w:pPr>
            <w:r>
              <w:rPr>
                <w:rFonts w:hint="eastAsia"/>
              </w:rPr>
              <w:t>施工信息用例</w:t>
            </w:r>
            <w:r w:rsidRPr="003C62D1">
              <w:rPr>
                <w:rFonts w:hint="eastAsia"/>
              </w:rPr>
              <w:t>报告</w:t>
            </w:r>
          </w:p>
        </w:tc>
        <w:tc>
          <w:tcPr>
            <w:tcW w:w="1035" w:type="pct"/>
          </w:tcPr>
          <w:p w:rsidRPr="003C62D1" w:rsidR="00421CE4" w:rsidP="00421CE4" w:rsidRDefault="003353D7" w14:paraId="1C21ABE6" w14:textId="661C7FF9">
            <w:pPr>
              <w:pStyle w:val="a4"/>
            </w:pPr>
            <w:r>
              <w:rPr>
                <w:rFonts w:hint="eastAsia"/>
              </w:rPr>
              <w:t>技术文档</w:t>
            </w:r>
          </w:p>
        </w:tc>
        <w:tc>
          <w:tcPr>
            <w:tcW w:w="1294" w:type="pct"/>
          </w:tcPr>
          <w:p w:rsidRPr="003C62D1" w:rsidR="00421CE4" w:rsidP="00421CE4" w:rsidRDefault="008F3066" w14:paraId="5A0E950C" w14:textId="00212031">
            <w:pPr>
              <w:pStyle w:val="a4"/>
            </w:pPr>
            <w:r>
              <w:rPr>
                <w:lang w:val="en-US"/>
              </w:rPr>
              <w:t>PDF</w:t>
            </w:r>
          </w:p>
        </w:tc>
      </w:tr>
      <w:tr w:rsidR="003353D7" w:rsidTr="00167FCB" w14:paraId="0AE1DA5C" w14:textId="0B067804">
        <w:tc>
          <w:tcPr>
            <w:tcW w:w="880" w:type="pct"/>
            <w:vMerge/>
            <w:shd w:val="clear" w:color="auto" w:fill="FFFFFF"/>
          </w:tcPr>
          <w:p w:rsidRPr="003C62D1" w:rsidR="003353D7" w:rsidP="003353D7" w:rsidRDefault="003353D7" w14:paraId="15542ABF" w14:textId="77777777">
            <w:pPr>
              <w:pStyle w:val="a4"/>
            </w:pPr>
          </w:p>
        </w:tc>
        <w:tc>
          <w:tcPr>
            <w:tcW w:w="1791" w:type="pct"/>
            <w:shd w:val="clear" w:color="auto" w:fill="FFFFFF"/>
          </w:tcPr>
          <w:p w:rsidRPr="003C62D1" w:rsidR="003353D7" w:rsidP="003353D7" w:rsidRDefault="003353D7" w14:paraId="58F8A160" w14:textId="32CFB2D0">
            <w:pPr>
              <w:pStyle w:val="a4"/>
            </w:pPr>
            <w:r w:rsidRPr="003C62D1">
              <w:rPr>
                <w:rFonts w:hint="eastAsia"/>
              </w:rPr>
              <w:t>模型</w:t>
            </w:r>
            <w:r>
              <w:rPr>
                <w:rFonts w:hint="eastAsia"/>
              </w:rPr>
              <w:t>验收报告（</w:t>
            </w:r>
            <w:r w:rsidRPr="003C62D1">
              <w:rPr>
                <w:rFonts w:hint="eastAsia"/>
              </w:rPr>
              <w:t>单</w:t>
            </w:r>
            <w:r>
              <w:rPr>
                <w:rFonts w:hint="eastAsia"/>
              </w:rPr>
              <w:t>）</w:t>
            </w:r>
          </w:p>
        </w:tc>
        <w:tc>
          <w:tcPr>
            <w:tcW w:w="1035" w:type="pct"/>
          </w:tcPr>
          <w:p w:rsidRPr="003C62D1" w:rsidR="003353D7" w:rsidP="003353D7" w:rsidRDefault="003353D7" w14:paraId="2D2B20D6" w14:textId="0B709530">
            <w:pPr>
              <w:pStyle w:val="a4"/>
            </w:pPr>
            <w:r>
              <w:rPr>
                <w:rFonts w:hint="eastAsia"/>
              </w:rPr>
              <w:t>技术文档</w:t>
            </w:r>
          </w:p>
        </w:tc>
        <w:tc>
          <w:tcPr>
            <w:tcW w:w="1294" w:type="pct"/>
          </w:tcPr>
          <w:p w:rsidRPr="003C62D1" w:rsidR="003353D7" w:rsidP="003353D7" w:rsidRDefault="008F3066" w14:paraId="1236D592" w14:textId="59E8915C">
            <w:pPr>
              <w:pStyle w:val="a4"/>
            </w:pPr>
            <w:r>
              <w:rPr>
                <w:lang w:val="en-US"/>
              </w:rPr>
              <w:t>PDF</w:t>
            </w:r>
          </w:p>
        </w:tc>
      </w:tr>
      <w:tr w:rsidR="002D5107" w:rsidTr="00167FCB" w14:paraId="3805D2D4" w14:textId="77777777">
        <w:tc>
          <w:tcPr>
            <w:tcW w:w="880" w:type="pct"/>
            <w:vMerge/>
            <w:shd w:val="clear" w:color="auto" w:fill="FFFFFF"/>
          </w:tcPr>
          <w:p w:rsidRPr="003C62D1" w:rsidR="002D5107" w:rsidP="003353D7" w:rsidRDefault="002D5107" w14:paraId="10402148" w14:textId="77777777">
            <w:pPr>
              <w:pStyle w:val="a4"/>
            </w:pPr>
          </w:p>
        </w:tc>
        <w:tc>
          <w:tcPr>
            <w:tcW w:w="1791" w:type="pct"/>
            <w:shd w:val="clear" w:color="auto" w:fill="FFFFFF"/>
          </w:tcPr>
          <w:p w:rsidRPr="003C62D1" w:rsidR="002D5107" w:rsidP="003353D7" w:rsidRDefault="00094BBD" w14:paraId="07498739" w14:textId="0F3A6EEA">
            <w:pPr>
              <w:pStyle w:val="a4"/>
            </w:pPr>
            <w:r>
              <w:rPr>
                <w:rFonts w:hint="eastAsia"/>
              </w:rPr>
              <w:t>施工影像声音记录</w:t>
            </w:r>
          </w:p>
        </w:tc>
        <w:tc>
          <w:tcPr>
            <w:tcW w:w="1035" w:type="pct"/>
          </w:tcPr>
          <w:p w:rsidR="002D5107" w:rsidP="003353D7" w:rsidRDefault="00094BBD" w14:paraId="2AD554CC" w14:textId="6D24589A">
            <w:pPr>
              <w:pStyle w:val="a4"/>
            </w:pPr>
            <w:r>
              <w:rPr>
                <w:rFonts w:hint="eastAsia"/>
              </w:rPr>
              <w:t>技术</w:t>
            </w:r>
            <w:r w:rsidR="002D5107">
              <w:rPr>
                <w:rFonts w:hint="eastAsia"/>
              </w:rPr>
              <w:t>文档</w:t>
            </w:r>
          </w:p>
        </w:tc>
        <w:tc>
          <w:tcPr>
            <w:tcW w:w="1294" w:type="pct"/>
          </w:tcPr>
          <w:p w:rsidRPr="003C62D1" w:rsidR="002D5107" w:rsidP="003353D7" w:rsidRDefault="008F3066" w14:paraId="5522EDB3" w14:textId="661FC012">
            <w:pPr>
              <w:pStyle w:val="a4"/>
            </w:pPr>
            <w:r>
              <w:rPr>
                <w:lang w:val="en-US"/>
              </w:rPr>
              <w:t>PDF</w:t>
            </w:r>
          </w:p>
        </w:tc>
      </w:tr>
      <w:tr w:rsidR="003353D7" w:rsidTr="00167FCB" w14:paraId="29E2E30A" w14:textId="48276AAE">
        <w:tc>
          <w:tcPr>
            <w:tcW w:w="880" w:type="pct"/>
            <w:vMerge/>
            <w:shd w:val="clear" w:color="auto" w:fill="FFFFFF"/>
          </w:tcPr>
          <w:p w:rsidRPr="003C62D1" w:rsidR="003353D7" w:rsidP="003353D7" w:rsidRDefault="003353D7" w14:paraId="5031EE19" w14:textId="77777777">
            <w:pPr>
              <w:pStyle w:val="a4"/>
            </w:pPr>
          </w:p>
        </w:tc>
        <w:tc>
          <w:tcPr>
            <w:tcW w:w="1791" w:type="pct"/>
            <w:shd w:val="clear" w:color="auto" w:fill="FFFFFF"/>
          </w:tcPr>
          <w:p w:rsidRPr="003C62D1" w:rsidR="003353D7" w:rsidP="003353D7" w:rsidRDefault="003353D7" w14:paraId="26881C09" w14:textId="77777777">
            <w:pPr>
              <w:pStyle w:val="a4"/>
            </w:pPr>
            <w:r w:rsidRPr="003C62D1">
              <w:rPr>
                <w:rFonts w:hint="eastAsia"/>
              </w:rPr>
              <w:t>隐蔽工程激光扫描记录</w:t>
            </w:r>
          </w:p>
        </w:tc>
        <w:tc>
          <w:tcPr>
            <w:tcW w:w="1035" w:type="pct"/>
          </w:tcPr>
          <w:p w:rsidRPr="003C62D1" w:rsidR="003353D7" w:rsidP="003353D7" w:rsidRDefault="000C5DA9" w14:paraId="352293C3" w14:textId="48794C64">
            <w:pPr>
              <w:pStyle w:val="a4"/>
            </w:pPr>
            <w:r>
              <w:rPr>
                <w:rFonts w:hint="eastAsia"/>
              </w:rPr>
              <w:t>业务信息模型</w:t>
            </w:r>
          </w:p>
        </w:tc>
        <w:tc>
          <w:tcPr>
            <w:tcW w:w="1294" w:type="pct"/>
          </w:tcPr>
          <w:p w:rsidRPr="003C62D1" w:rsidR="003353D7" w:rsidP="003353D7" w:rsidRDefault="00750DC5" w14:paraId="2B34805C" w14:textId="621B3430">
            <w:pPr>
              <w:pStyle w:val="a4"/>
            </w:pPr>
            <w:r>
              <w:rPr>
                <w:lang w:val="en-US"/>
              </w:rPr>
              <w:t>IFC</w:t>
            </w:r>
            <w:r>
              <w:rPr>
                <w:rFonts w:hint="eastAsia"/>
                <w:lang w:val="en-US"/>
              </w:rPr>
              <w:t>和</w:t>
            </w:r>
            <w:r>
              <w:rPr>
                <w:rFonts w:hint="eastAsia"/>
              </w:rPr>
              <w:t>原生格式</w:t>
            </w:r>
          </w:p>
        </w:tc>
      </w:tr>
      <w:tr w:rsidR="003353D7" w:rsidTr="00167FCB" w14:paraId="168FDF7B" w14:textId="4288EDB1">
        <w:trPr>
          <w:trHeight w:val="211"/>
        </w:trPr>
        <w:tc>
          <w:tcPr>
            <w:tcW w:w="880" w:type="pct"/>
            <w:vMerge w:val="restart"/>
            <w:shd w:val="clear" w:color="auto" w:fill="FFFFFF"/>
          </w:tcPr>
          <w:p w:rsidRPr="003C62D1" w:rsidR="003353D7" w:rsidP="003353D7" w:rsidRDefault="003353D7" w14:paraId="4EDCAAF1" w14:textId="32557E94">
            <w:pPr>
              <w:pStyle w:val="a4"/>
            </w:pPr>
            <w:r w:rsidRPr="003C62D1">
              <w:rPr>
                <w:rFonts w:hint="eastAsia"/>
              </w:rPr>
              <w:t>竣工</w:t>
            </w:r>
            <w:r w:rsidR="005C79E6">
              <w:rPr>
                <w:rFonts w:hint="eastAsia"/>
              </w:rPr>
              <w:t>移交</w:t>
            </w:r>
            <w:r w:rsidRPr="003C62D1">
              <w:rPr>
                <w:rFonts w:hint="eastAsia"/>
              </w:rPr>
              <w:t>信息</w:t>
            </w:r>
            <w:r w:rsidR="005C79E6">
              <w:rPr>
                <w:rFonts w:hint="eastAsia"/>
              </w:rPr>
              <w:t>交付</w:t>
            </w:r>
            <w:r w:rsidRPr="003C62D1">
              <w:rPr>
                <w:rFonts w:hint="eastAsia"/>
              </w:rPr>
              <w:t>成果</w:t>
            </w:r>
          </w:p>
          <w:p w:rsidRPr="003C62D1" w:rsidR="003353D7" w:rsidP="003353D7" w:rsidRDefault="003353D7" w14:paraId="0296D21F" w14:textId="77777777">
            <w:pPr>
              <w:pStyle w:val="a4"/>
            </w:pPr>
            <w:r w:rsidRPr="003C62D1">
              <w:rPr>
                <w:rFonts w:hint="eastAsia"/>
              </w:rPr>
              <w:t>5</w:t>
            </w:r>
          </w:p>
        </w:tc>
        <w:tc>
          <w:tcPr>
            <w:tcW w:w="1791" w:type="pct"/>
            <w:shd w:val="clear" w:color="auto" w:fill="FFFFFF"/>
          </w:tcPr>
          <w:p w:rsidRPr="003C62D1" w:rsidR="003353D7" w:rsidP="003353D7" w:rsidRDefault="003353D7" w14:paraId="6F07A6B5" w14:textId="513EA205">
            <w:pPr>
              <w:pStyle w:val="a4"/>
            </w:pPr>
            <w:r w:rsidRPr="003C62D1">
              <w:rPr>
                <w:rFonts w:hint="eastAsia"/>
              </w:rPr>
              <w:t>竣工</w:t>
            </w:r>
            <w:r w:rsidR="00A75DAA">
              <w:rPr>
                <w:rFonts w:hint="eastAsia"/>
              </w:rPr>
              <w:t>移交</w:t>
            </w:r>
            <w:r w:rsidRPr="003C62D1">
              <w:rPr>
                <w:rFonts w:hint="eastAsia"/>
              </w:rPr>
              <w:t>模型</w:t>
            </w:r>
          </w:p>
        </w:tc>
        <w:tc>
          <w:tcPr>
            <w:tcW w:w="1035" w:type="pct"/>
          </w:tcPr>
          <w:p w:rsidRPr="003C62D1" w:rsidR="003353D7" w:rsidP="003353D7" w:rsidRDefault="000C5DA9" w14:paraId="472AD265" w14:textId="4ABBE0BB">
            <w:pPr>
              <w:pStyle w:val="a4"/>
            </w:pPr>
            <w:r>
              <w:rPr>
                <w:rFonts w:hint="eastAsia"/>
              </w:rPr>
              <w:t>本体信息模型</w:t>
            </w:r>
          </w:p>
        </w:tc>
        <w:tc>
          <w:tcPr>
            <w:tcW w:w="1294" w:type="pct"/>
          </w:tcPr>
          <w:p w:rsidRPr="003C62D1" w:rsidR="003353D7" w:rsidP="003353D7" w:rsidRDefault="00750DC5" w14:paraId="1A13898D" w14:textId="58225607">
            <w:pPr>
              <w:pStyle w:val="a4"/>
            </w:pPr>
            <w:r>
              <w:rPr>
                <w:lang w:val="en-US"/>
              </w:rPr>
              <w:t>IFC</w:t>
            </w:r>
            <w:r>
              <w:rPr>
                <w:rFonts w:hint="eastAsia"/>
                <w:lang w:val="en-US"/>
              </w:rPr>
              <w:t>和</w:t>
            </w:r>
            <w:r>
              <w:rPr>
                <w:rFonts w:hint="eastAsia"/>
              </w:rPr>
              <w:t>原生格式</w:t>
            </w:r>
          </w:p>
        </w:tc>
      </w:tr>
      <w:tr w:rsidR="00FE5916" w:rsidTr="00167FCB" w14:paraId="1511FBD2" w14:textId="77777777">
        <w:trPr>
          <w:trHeight w:val="211"/>
        </w:trPr>
        <w:tc>
          <w:tcPr>
            <w:tcW w:w="880" w:type="pct"/>
            <w:vMerge/>
            <w:shd w:val="clear" w:color="auto" w:fill="FFFFFF"/>
          </w:tcPr>
          <w:p w:rsidRPr="003C62D1" w:rsidR="00FE5916" w:rsidP="003353D7" w:rsidRDefault="00FE5916" w14:paraId="35041FAE" w14:textId="77777777">
            <w:pPr>
              <w:pStyle w:val="a4"/>
            </w:pPr>
          </w:p>
        </w:tc>
        <w:tc>
          <w:tcPr>
            <w:tcW w:w="1791" w:type="pct"/>
            <w:shd w:val="clear" w:color="auto" w:fill="FFFFFF"/>
          </w:tcPr>
          <w:p w:rsidRPr="003C62D1" w:rsidR="00FE5916" w:rsidP="003353D7" w:rsidRDefault="00FE5916" w14:paraId="7A402D20" w14:textId="533E8956">
            <w:pPr>
              <w:pStyle w:val="a4"/>
            </w:pPr>
            <w:r>
              <w:rPr>
                <w:rFonts w:hint="eastAsia"/>
              </w:rPr>
              <w:t>竣工图</w:t>
            </w:r>
          </w:p>
        </w:tc>
        <w:tc>
          <w:tcPr>
            <w:tcW w:w="1035" w:type="pct"/>
          </w:tcPr>
          <w:p w:rsidR="00FE5916" w:rsidP="003353D7" w:rsidRDefault="00FE5916" w14:paraId="0B101971" w14:textId="36C4F5E0">
            <w:pPr>
              <w:pStyle w:val="a4"/>
            </w:pPr>
            <w:r>
              <w:rPr>
                <w:rFonts w:hint="eastAsia"/>
              </w:rPr>
              <w:t>工程图纸</w:t>
            </w:r>
          </w:p>
        </w:tc>
        <w:tc>
          <w:tcPr>
            <w:tcW w:w="1294" w:type="pct"/>
          </w:tcPr>
          <w:p w:rsidRPr="003C62D1" w:rsidR="00FE5916" w:rsidP="003353D7" w:rsidRDefault="008F3066" w14:paraId="03ACBE6D" w14:textId="3D313B27">
            <w:pPr>
              <w:pStyle w:val="a4"/>
            </w:pPr>
            <w:r>
              <w:rPr>
                <w:rFonts w:hint="eastAsia"/>
              </w:rPr>
              <w:t>PDF</w:t>
            </w:r>
            <w:r>
              <w:rPr>
                <w:rFonts w:hint="eastAsia"/>
              </w:rPr>
              <w:t>和原生格式</w:t>
            </w:r>
          </w:p>
        </w:tc>
      </w:tr>
      <w:tr w:rsidR="003353D7" w:rsidTr="00167FCB" w14:paraId="5129E31C" w14:textId="6A2755B5">
        <w:tc>
          <w:tcPr>
            <w:tcW w:w="880" w:type="pct"/>
            <w:vMerge/>
            <w:shd w:val="clear" w:color="auto" w:fill="FFFFFF"/>
          </w:tcPr>
          <w:p w:rsidRPr="003C62D1" w:rsidR="003353D7" w:rsidP="003353D7" w:rsidRDefault="003353D7" w14:paraId="63E7C8FD" w14:textId="77777777">
            <w:pPr>
              <w:pStyle w:val="a4"/>
            </w:pPr>
          </w:p>
        </w:tc>
        <w:tc>
          <w:tcPr>
            <w:tcW w:w="1791" w:type="pct"/>
            <w:shd w:val="clear" w:color="auto" w:fill="FFFFFF"/>
          </w:tcPr>
          <w:p w:rsidRPr="003C62D1" w:rsidR="003353D7" w:rsidP="003353D7" w:rsidRDefault="003353D7" w14:paraId="4E167244" w14:textId="77777777">
            <w:pPr>
              <w:pStyle w:val="a4"/>
            </w:pPr>
            <w:r w:rsidRPr="003C62D1">
              <w:rPr>
                <w:rFonts w:hint="eastAsia"/>
              </w:rPr>
              <w:t>产品交付清单</w:t>
            </w:r>
          </w:p>
        </w:tc>
        <w:tc>
          <w:tcPr>
            <w:tcW w:w="1035" w:type="pct"/>
          </w:tcPr>
          <w:p w:rsidRPr="003C62D1" w:rsidR="003353D7" w:rsidP="003353D7" w:rsidRDefault="000C5DA9" w14:paraId="07B3A799" w14:textId="386E6EFF">
            <w:pPr>
              <w:pStyle w:val="a4"/>
            </w:pPr>
            <w:r>
              <w:rPr>
                <w:rFonts w:hint="eastAsia"/>
              </w:rPr>
              <w:t>技术文档</w:t>
            </w:r>
          </w:p>
        </w:tc>
        <w:tc>
          <w:tcPr>
            <w:tcW w:w="1294" w:type="pct"/>
          </w:tcPr>
          <w:p w:rsidRPr="003C62D1" w:rsidR="003353D7" w:rsidP="003353D7" w:rsidRDefault="008F3066" w14:paraId="020FEEE7" w14:textId="23419CD8">
            <w:pPr>
              <w:pStyle w:val="a4"/>
            </w:pPr>
            <w:r>
              <w:rPr>
                <w:lang w:val="en-US"/>
              </w:rPr>
              <w:t>PDF</w:t>
            </w:r>
          </w:p>
        </w:tc>
      </w:tr>
      <w:tr w:rsidR="003353D7" w:rsidTr="00167FCB" w14:paraId="4F5DE856" w14:textId="0C543E86">
        <w:tc>
          <w:tcPr>
            <w:tcW w:w="880" w:type="pct"/>
            <w:vMerge/>
            <w:shd w:val="clear" w:color="auto" w:fill="FFFFFF"/>
          </w:tcPr>
          <w:p w:rsidRPr="003C62D1" w:rsidR="003353D7" w:rsidP="003353D7" w:rsidRDefault="003353D7" w14:paraId="7EA5B78C" w14:textId="77777777">
            <w:pPr>
              <w:pStyle w:val="a4"/>
            </w:pPr>
          </w:p>
        </w:tc>
        <w:tc>
          <w:tcPr>
            <w:tcW w:w="1791" w:type="pct"/>
            <w:shd w:val="clear" w:color="auto" w:fill="FFFFFF"/>
          </w:tcPr>
          <w:p w:rsidRPr="003C62D1" w:rsidR="003353D7" w:rsidP="003353D7" w:rsidRDefault="003353D7" w14:paraId="367F729E" w14:textId="77777777">
            <w:pPr>
              <w:pStyle w:val="a4"/>
            </w:pPr>
            <w:r w:rsidRPr="003C62D1">
              <w:rPr>
                <w:rFonts w:hint="eastAsia"/>
              </w:rPr>
              <w:t>资产移交模型</w:t>
            </w:r>
          </w:p>
        </w:tc>
        <w:tc>
          <w:tcPr>
            <w:tcW w:w="1035" w:type="pct"/>
          </w:tcPr>
          <w:p w:rsidRPr="003C62D1" w:rsidR="003353D7" w:rsidP="003353D7" w:rsidRDefault="000C5DA9" w14:paraId="68DF6554" w14:textId="22102697">
            <w:pPr>
              <w:pStyle w:val="a4"/>
            </w:pPr>
            <w:r>
              <w:rPr>
                <w:rFonts w:hint="eastAsia"/>
              </w:rPr>
              <w:t>本体信息模型</w:t>
            </w:r>
          </w:p>
        </w:tc>
        <w:tc>
          <w:tcPr>
            <w:tcW w:w="1294" w:type="pct"/>
          </w:tcPr>
          <w:p w:rsidRPr="003C62D1" w:rsidR="003353D7" w:rsidP="003353D7" w:rsidRDefault="00750DC5" w14:paraId="16EF6217" w14:textId="36498F11">
            <w:pPr>
              <w:pStyle w:val="a4"/>
            </w:pPr>
            <w:r>
              <w:rPr>
                <w:lang w:val="en-US"/>
              </w:rPr>
              <w:t>IFC</w:t>
            </w:r>
            <w:r>
              <w:rPr>
                <w:rFonts w:hint="eastAsia"/>
                <w:lang w:val="en-US"/>
              </w:rPr>
              <w:t>和</w:t>
            </w:r>
            <w:r>
              <w:rPr>
                <w:rFonts w:hint="eastAsia"/>
              </w:rPr>
              <w:t>原生格式</w:t>
            </w:r>
          </w:p>
        </w:tc>
      </w:tr>
      <w:tr w:rsidR="003353D7" w:rsidTr="00167FCB" w14:paraId="3E17916A" w14:textId="762C5864">
        <w:trPr>
          <w:trHeight w:val="268"/>
        </w:trPr>
        <w:tc>
          <w:tcPr>
            <w:tcW w:w="880" w:type="pct"/>
            <w:vMerge/>
            <w:shd w:val="clear" w:color="auto" w:fill="FFFFFF"/>
          </w:tcPr>
          <w:p w:rsidRPr="003C62D1" w:rsidR="003353D7" w:rsidP="003353D7" w:rsidRDefault="003353D7" w14:paraId="0349BEFE" w14:textId="77777777">
            <w:pPr>
              <w:pStyle w:val="a4"/>
            </w:pPr>
          </w:p>
        </w:tc>
        <w:tc>
          <w:tcPr>
            <w:tcW w:w="1791" w:type="pct"/>
            <w:shd w:val="clear" w:color="auto" w:fill="FFFFFF"/>
          </w:tcPr>
          <w:p w:rsidR="003353D7" w:rsidP="003353D7" w:rsidRDefault="003353D7" w14:paraId="3F30D37D" w14:textId="77777777">
            <w:pPr>
              <w:pStyle w:val="a4"/>
            </w:pPr>
            <w:r w:rsidRPr="003C62D1">
              <w:rPr>
                <w:rFonts w:hint="eastAsia"/>
              </w:rPr>
              <w:t>资产交付清单</w:t>
            </w:r>
          </w:p>
        </w:tc>
        <w:tc>
          <w:tcPr>
            <w:tcW w:w="1035" w:type="pct"/>
          </w:tcPr>
          <w:p w:rsidRPr="003C62D1" w:rsidR="003353D7" w:rsidP="003353D7" w:rsidRDefault="000C5DA9" w14:paraId="13EE8EB6" w14:textId="4ECF5FE7">
            <w:pPr>
              <w:pStyle w:val="a4"/>
            </w:pPr>
            <w:r>
              <w:rPr>
                <w:rFonts w:hint="eastAsia"/>
              </w:rPr>
              <w:t>技术文档</w:t>
            </w:r>
          </w:p>
        </w:tc>
        <w:tc>
          <w:tcPr>
            <w:tcW w:w="1294" w:type="pct"/>
          </w:tcPr>
          <w:p w:rsidRPr="003C62D1" w:rsidR="003353D7" w:rsidP="003353D7" w:rsidRDefault="008F3066" w14:paraId="1E47DD61" w14:textId="32210C69">
            <w:pPr>
              <w:pStyle w:val="a4"/>
            </w:pPr>
            <w:r>
              <w:rPr>
                <w:lang w:val="en-US"/>
              </w:rPr>
              <w:t>PDF</w:t>
            </w:r>
          </w:p>
        </w:tc>
      </w:tr>
    </w:tbl>
    <w:p w:rsidR="00A93E1E" w:rsidP="007A3DB9" w:rsidRDefault="00A93E1E" w14:paraId="6C0C5984" w14:textId="77777777">
      <w:pPr>
        <w:pStyle w:val="1-"/>
        <w:spacing w:before="120" w:after="360"/>
        <w:rPr>
          <w:rFonts w:hint="eastAsia"/>
        </w:rPr>
        <w:sectPr w:rsidR="00A93E1E" w:rsidSect="00BB04E8">
          <w:pgSz w:w="11906" w:h="16838" w:orient="portrait"/>
          <w:pgMar w:top="1701" w:right="1701" w:bottom="1797" w:left="1418" w:header="709" w:footer="851" w:gutter="0"/>
          <w:pgNumType w:start="1"/>
          <w:cols w:space="720"/>
        </w:sectPr>
      </w:pPr>
    </w:p>
    <w:p w:rsidRPr="007A3DB9" w:rsidR="00D86427" w:rsidP="007A3DB9" w:rsidRDefault="00D86427" w14:paraId="29380539" w14:textId="5400F7A1">
      <w:pPr>
        <w:pStyle w:val="1-"/>
        <w:spacing w:before="120" w:after="360"/>
        <w:rPr>
          <w:rFonts w:hint="eastAsia"/>
        </w:rPr>
      </w:pPr>
      <w:bookmarkStart w:name="_Toc213704835" w:id="99"/>
      <w:r w:rsidRPr="007A3DB9">
        <w:rPr>
          <w:rFonts w:hint="eastAsia"/>
        </w:rPr>
        <w:t>信息应用</w:t>
      </w:r>
      <w:bookmarkEnd w:id="99"/>
    </w:p>
    <w:p w:rsidRPr="00ED11F9" w:rsidR="00D86427" w:rsidP="00ED11F9" w:rsidRDefault="009E3FB0" w14:paraId="7F15FB52" w14:textId="3A4ADB7E">
      <w:pPr>
        <w:pStyle w:val="2-"/>
      </w:pPr>
      <w:bookmarkStart w:name="_Toc213704836" w:id="100"/>
      <w:r w:rsidRPr="00ED11F9">
        <w:rPr>
          <w:rFonts w:hint="eastAsia"/>
        </w:rPr>
        <w:t>一般规定</w:t>
      </w:r>
      <w:bookmarkEnd w:id="100"/>
    </w:p>
    <w:p w:rsidRPr="00AD606C" w:rsidR="00D86427" w:rsidP="00AD606C" w:rsidRDefault="00D762B0" w14:paraId="7D72E6E0" w14:textId="3186A4AA">
      <w:pPr>
        <w:pStyle w:val="3-"/>
      </w:pPr>
      <w:r w:rsidRPr="00AD606C">
        <w:rPr>
          <w:rFonts w:hint="eastAsia"/>
        </w:rPr>
        <w:t>信息应用应根据预设的信息用例进行操作，如事先</w:t>
      </w:r>
      <w:r w:rsidRPr="00AD606C" w:rsidR="009E3FB0">
        <w:rPr>
          <w:rFonts w:hint="eastAsia"/>
        </w:rPr>
        <w:t>未</w:t>
      </w:r>
      <w:r w:rsidRPr="00AD606C">
        <w:rPr>
          <w:rFonts w:hint="eastAsia"/>
        </w:rPr>
        <w:t>确定信息用例，则应</w:t>
      </w:r>
      <w:r w:rsidRPr="00AD606C" w:rsidR="009E3FB0">
        <w:rPr>
          <w:rFonts w:hint="eastAsia"/>
        </w:rPr>
        <w:t>制定信息用例以指导信息生产。</w:t>
      </w:r>
    </w:p>
    <w:p w:rsidRPr="00AD606C" w:rsidR="009E3FB0" w:rsidP="00AD606C" w:rsidRDefault="009E3FB0" w14:paraId="3DDB237C" w14:textId="7E21ED5C">
      <w:pPr>
        <w:pStyle w:val="3-"/>
      </w:pPr>
      <w:r w:rsidRPr="00AD606C">
        <w:rPr>
          <w:rFonts w:hint="eastAsia"/>
        </w:rPr>
        <w:t>信息应用前应根据信息用例在CDE中提取必要的数据形成应用数据集，数据集可包含几何信息、文字性信息和文档。</w:t>
      </w:r>
      <w:r w:rsidRPr="00AD606C" w:rsidR="00166004">
        <w:rPr>
          <w:rFonts w:hint="eastAsia"/>
        </w:rPr>
        <w:t>文档中的信息应根据信息用例的要求进行提取或结构化为文字性信息。</w:t>
      </w:r>
    </w:p>
    <w:p w:rsidRPr="00AD606C" w:rsidR="009E3FB0" w:rsidP="00AD606C" w:rsidRDefault="009E3FB0" w14:paraId="41238526" w14:textId="16B78DF4">
      <w:pPr>
        <w:pStyle w:val="3-"/>
      </w:pPr>
      <w:r w:rsidRPr="00AD606C">
        <w:rPr>
          <w:rFonts w:hint="eastAsia"/>
        </w:rPr>
        <w:t>应按照信息交换需求对应用数据集进行</w:t>
      </w:r>
      <w:r w:rsidRPr="00AD606C" w:rsidR="007072C3">
        <w:rPr>
          <w:rFonts w:hint="eastAsia"/>
        </w:rPr>
        <w:t>下列</w:t>
      </w:r>
      <w:r w:rsidRPr="00AD606C">
        <w:rPr>
          <w:rFonts w:hint="eastAsia"/>
        </w:rPr>
        <w:t>验证：</w:t>
      </w:r>
    </w:p>
    <w:p w:rsidR="009E3FB0" w:rsidP="00071D09" w:rsidRDefault="009E3FB0" w14:paraId="66D5B98E" w14:textId="555ED605">
      <w:pPr>
        <w:pStyle w:val="4-"/>
      </w:pPr>
      <w:r>
        <w:rPr>
          <w:rFonts w:hint="eastAsia"/>
        </w:rPr>
        <w:t>数据集</w:t>
      </w:r>
      <w:r w:rsidR="00D83410">
        <w:rPr>
          <w:rFonts w:hint="eastAsia"/>
        </w:rPr>
        <w:t>的充分性</w:t>
      </w:r>
      <w:r w:rsidR="00166004">
        <w:rPr>
          <w:rFonts w:hint="eastAsia"/>
        </w:rPr>
        <w:t>应</w:t>
      </w:r>
      <w:r>
        <w:rPr>
          <w:rFonts w:hint="eastAsia"/>
        </w:rPr>
        <w:t>能够满足</w:t>
      </w:r>
      <w:r w:rsidR="00166004">
        <w:rPr>
          <w:rFonts w:hint="eastAsia"/>
        </w:rPr>
        <w:t>信息用例的要求；</w:t>
      </w:r>
    </w:p>
    <w:p w:rsidR="009E3FB0" w:rsidP="00071D09" w:rsidRDefault="00166004" w14:paraId="387B1B88" w14:textId="5F567082">
      <w:pPr>
        <w:pStyle w:val="4-"/>
      </w:pPr>
      <w:r>
        <w:rPr>
          <w:rFonts w:hint="eastAsia"/>
        </w:rPr>
        <w:t>数据集应符合设计数据和管理意图</w:t>
      </w:r>
      <w:r w:rsidR="007072C3">
        <w:rPr>
          <w:rFonts w:hint="eastAsia"/>
        </w:rPr>
        <w:t>；</w:t>
      </w:r>
    </w:p>
    <w:p w:rsidR="00D83410" w:rsidP="00071D09" w:rsidRDefault="00D83410" w14:paraId="28E1BDF9" w14:textId="1EE98FC7">
      <w:pPr>
        <w:pStyle w:val="4-"/>
      </w:pPr>
      <w:r>
        <w:rPr>
          <w:rFonts w:hint="eastAsia"/>
        </w:rPr>
        <w:t>数据集的几何表达精度和属性信息深度满足信息用例的要求。</w:t>
      </w:r>
    </w:p>
    <w:p w:rsidR="00166004" w:rsidP="00071D09" w:rsidRDefault="007072C3" w14:paraId="3720961F" w14:textId="7C904E80">
      <w:pPr>
        <w:pStyle w:val="4-"/>
      </w:pPr>
      <w:r>
        <w:rPr>
          <w:rFonts w:hint="eastAsia"/>
        </w:rPr>
        <w:t>数据的量纲和计量单位。</w:t>
      </w:r>
    </w:p>
    <w:p w:rsidR="009E3FB0" w:rsidP="00071D09" w:rsidRDefault="00D83410" w14:paraId="70FC7993" w14:textId="11D6276E">
      <w:pPr>
        <w:pStyle w:val="4-"/>
      </w:pPr>
      <w:r>
        <w:rPr>
          <w:rFonts w:hint="eastAsia"/>
        </w:rPr>
        <w:t>数据载体</w:t>
      </w:r>
      <w:r w:rsidR="00683F5E">
        <w:rPr>
          <w:rFonts w:hint="eastAsia"/>
        </w:rPr>
        <w:t>电子文件格式应满足信息交换需求。</w:t>
      </w:r>
    </w:p>
    <w:p w:rsidR="003D5D36" w:rsidP="00F10180" w:rsidRDefault="003D5D36" w14:paraId="322423CD" w14:textId="1C716AF9">
      <w:pPr>
        <w:pStyle w:val="3-"/>
        <w:rPr>
          <w:lang w:val="en-US"/>
        </w:rPr>
      </w:pPr>
      <w:r>
        <w:rPr>
          <w:rFonts w:hint="eastAsia"/>
          <w:lang w:val="en-US"/>
        </w:rPr>
        <w:t>可将应用数据集加载到数据应用环境进行处理，但</w:t>
      </w:r>
      <w:r w:rsidR="006D375C">
        <w:rPr>
          <w:rFonts w:hint="eastAsia"/>
          <w:lang w:val="en-US"/>
        </w:rPr>
        <w:t>在应用环境中更新的数据不应覆盖CDE中的数据。</w:t>
      </w:r>
    </w:p>
    <w:p w:rsidR="00D86427" w:rsidP="00D86427" w:rsidRDefault="00D86427" w14:paraId="25CBAEF7" w14:textId="77777777">
      <w:pPr>
        <w:ind w:firstLine="447"/>
        <w:rPr>
          <w:lang w:val="en-US"/>
        </w:rPr>
      </w:pPr>
    </w:p>
    <w:p w:rsidR="008F1E65" w:rsidP="007A3DB9" w:rsidRDefault="008F1E65" w14:paraId="608597B0" w14:textId="77777777">
      <w:pPr>
        <w:pStyle w:val="1-"/>
        <w:spacing w:before="120" w:after="360"/>
        <w:rPr>
          <w:rFonts w:hint="eastAsia"/>
        </w:rPr>
        <w:sectPr w:rsidR="008F1E65" w:rsidSect="00BB04E8">
          <w:pgSz w:w="11906" w:h="16838" w:orient="portrait"/>
          <w:pgMar w:top="1701" w:right="1701" w:bottom="1797" w:left="1418" w:header="709" w:footer="851" w:gutter="0"/>
          <w:pgNumType w:start="1"/>
          <w:cols w:space="720"/>
        </w:sectPr>
      </w:pPr>
    </w:p>
    <w:p w:rsidRPr="007A3DB9" w:rsidR="00D86427" w:rsidP="007A3DB9" w:rsidRDefault="00D86427" w14:paraId="3D50A92D" w14:textId="239E7557">
      <w:pPr>
        <w:pStyle w:val="1-"/>
        <w:spacing w:before="120" w:after="360"/>
        <w:rPr>
          <w:rFonts w:hint="eastAsia"/>
        </w:rPr>
      </w:pPr>
      <w:bookmarkStart w:name="_Toc213704837" w:id="101"/>
      <w:commentRangeStart w:id="102"/>
      <w:r w:rsidRPr="007A3DB9">
        <w:rPr>
          <w:rFonts w:hint="eastAsia"/>
        </w:rPr>
        <w:t>通用数据环境</w:t>
      </w:r>
      <w:bookmarkEnd w:id="101"/>
      <w:commentRangeEnd w:id="102"/>
      <w:r w:rsidRPr="007A3DB9">
        <w:rPr>
          <w:rStyle w:val="CommentReference"/>
          <w:rFonts w:hint="eastAsia"/>
          <w:sz w:val="28"/>
          <w:szCs w:val="28"/>
        </w:rPr>
        <w:commentReference w:id="102"/>
      </w:r>
    </w:p>
    <w:p w:rsidRPr="00ED11F9" w:rsidR="003E0686" w:rsidP="00ED11F9" w:rsidRDefault="003E6441" w14:paraId="6582E4CE" w14:textId="6CCFF1A1">
      <w:pPr>
        <w:pStyle w:val="2-"/>
      </w:pPr>
      <w:bookmarkStart w:name="_Toc213704838" w:id="103"/>
      <w:r w:rsidRPr="00ED11F9">
        <w:rPr>
          <w:rFonts w:hint="eastAsia"/>
        </w:rPr>
        <w:t>基本</w:t>
      </w:r>
      <w:r w:rsidRPr="00ED11F9" w:rsidR="003E0686">
        <w:rPr>
          <w:rFonts w:hint="eastAsia"/>
        </w:rPr>
        <w:t>功能</w:t>
      </w:r>
      <w:bookmarkEnd w:id="103"/>
    </w:p>
    <w:p w:rsidR="003E6441" w:rsidP="00F10180" w:rsidRDefault="003E6441" w14:paraId="17CE923F" w14:textId="77777777">
      <w:pPr>
        <w:pStyle w:val="3-"/>
        <w:rPr>
          <w:lang w:val="en-US"/>
        </w:rPr>
      </w:pPr>
      <w:commentRangeStart w:id="764781773"/>
      <w:r w:rsidRPr="3506B99E" w:rsidR="003E6441">
        <w:rPr>
          <w:lang w:val="en-US"/>
        </w:rPr>
        <w:t>通用数据环境应由工程项目建设方提供，作为项目各参与方使用的单一数据源。</w:t>
      </w:r>
      <w:commentRangeEnd w:id="764781773"/>
      <w:r>
        <w:rPr>
          <w:rStyle w:val="CommentReference"/>
        </w:rPr>
        <w:commentReference w:id="764781773"/>
      </w:r>
    </w:p>
    <w:p w:rsidR="00303325" w:rsidP="00F10180" w:rsidRDefault="00303325" w14:paraId="338E81A9" w14:textId="77777777">
      <w:pPr>
        <w:pStyle w:val="3-"/>
        <w:rPr>
          <w:lang w:val="en-US"/>
        </w:rPr>
      </w:pPr>
      <w:r>
        <w:rPr>
          <w:rFonts w:hint="eastAsia"/>
          <w:lang w:val="en-US"/>
        </w:rPr>
        <w:t>应能够存储结构化数据和非结构化数据，并能够建立和维持稳定的数据关系。</w:t>
      </w:r>
    </w:p>
    <w:p w:rsidR="003E6441" w:rsidP="00F10180" w:rsidRDefault="003E6441" w14:paraId="6ACD2BAA" w14:textId="366221EF">
      <w:pPr>
        <w:pStyle w:val="3-"/>
        <w:rPr>
          <w:lang w:val="en-US"/>
        </w:rPr>
      </w:pPr>
      <w:r>
        <w:rPr>
          <w:rFonts w:hint="eastAsia"/>
          <w:lang w:val="en-US"/>
        </w:rPr>
        <w:t>应能够接收、存储、管理和共享各参与方的交付成果</w:t>
      </w:r>
      <w:r w:rsidR="009D6555">
        <w:rPr>
          <w:rFonts w:hint="eastAsia"/>
          <w:lang w:val="en-US"/>
        </w:rPr>
        <w:t>，包括</w:t>
      </w:r>
      <w:r w:rsidR="00B94493">
        <w:rPr>
          <w:rFonts w:hint="eastAsia"/>
          <w:lang w:val="en-US"/>
        </w:rPr>
        <w:t>数据项和电子文件</w:t>
      </w:r>
      <w:r w:rsidR="009D6555">
        <w:rPr>
          <w:rFonts w:hint="eastAsia"/>
          <w:lang w:val="en-US"/>
        </w:rPr>
        <w:t>两种粒度层级</w:t>
      </w:r>
      <w:r>
        <w:rPr>
          <w:rFonts w:hint="eastAsia"/>
          <w:lang w:val="en-US"/>
        </w:rPr>
        <w:t>。</w:t>
      </w:r>
    </w:p>
    <w:p w:rsidR="00A94C2B" w:rsidP="00F10180" w:rsidRDefault="00A94C2B" w14:paraId="10B32DD3" w14:textId="15128248">
      <w:pPr>
        <w:pStyle w:val="3-"/>
        <w:rPr>
          <w:lang w:val="en-US"/>
        </w:rPr>
      </w:pPr>
      <w:r>
        <w:rPr>
          <w:rFonts w:hint="eastAsia"/>
          <w:lang w:val="en-US"/>
        </w:rPr>
        <w:t>项目范围内共享的</w:t>
      </w:r>
      <w:r w:rsidR="00932CA8">
        <w:rPr>
          <w:rFonts w:hint="eastAsia"/>
          <w:lang w:val="en-US"/>
        </w:rPr>
        <w:t>信息模型、工程图纸、文档</w:t>
      </w:r>
      <w:r>
        <w:rPr>
          <w:rFonts w:hint="eastAsia"/>
          <w:lang w:val="en-US"/>
        </w:rPr>
        <w:t>均应纳入通用数据环境管理，应由建设方制定统一的管理规则。</w:t>
      </w:r>
    </w:p>
    <w:p w:rsidR="00303325" w:rsidP="00F10180" w:rsidRDefault="00303325" w14:paraId="6593B6B8" w14:textId="77777777">
      <w:pPr>
        <w:pStyle w:val="3-"/>
        <w:rPr>
          <w:lang w:val="en-US"/>
        </w:rPr>
      </w:pPr>
      <w:r>
        <w:rPr>
          <w:rFonts w:hint="eastAsia"/>
          <w:lang w:val="en-US"/>
        </w:rPr>
        <w:t>供各参与方共同使用的数据资源均应在通用数据环境中部署并共享，并应符合下列规定：</w:t>
      </w:r>
    </w:p>
    <w:p w:rsidR="00303325" w:rsidP="00071D09" w:rsidRDefault="00303325" w14:paraId="6ED598C4" w14:textId="77777777">
      <w:pPr>
        <w:pStyle w:val="4-"/>
      </w:pPr>
      <w:r>
        <w:rPr>
          <w:rFonts w:hint="eastAsia"/>
        </w:rPr>
        <w:t>宜部署项目级数据字典，可在行业级数据字典或企业级数据字典基础上拓展；</w:t>
      </w:r>
    </w:p>
    <w:p w:rsidR="00303325" w:rsidP="00071D09" w:rsidRDefault="00303325" w14:paraId="135294F0" w14:textId="77777777">
      <w:pPr>
        <w:pStyle w:val="4-"/>
      </w:pPr>
      <w:r>
        <w:rPr>
          <w:rFonts w:hint="eastAsia"/>
        </w:rPr>
        <w:t>应部署分类和编码库，当数据字典包含分类和编码时可省略；</w:t>
      </w:r>
    </w:p>
    <w:p w:rsidR="00303325" w:rsidP="00071D09" w:rsidRDefault="00303325" w14:paraId="622866B8" w14:textId="77777777">
      <w:pPr>
        <w:pStyle w:val="4-"/>
      </w:pPr>
      <w:r>
        <w:rPr>
          <w:rFonts w:hint="eastAsia"/>
        </w:rPr>
        <w:t>应部署数据通用构件数据库和产品数据库；</w:t>
      </w:r>
    </w:p>
    <w:p w:rsidR="00303325" w:rsidP="00071D09" w:rsidRDefault="00303325" w14:paraId="42F98F23" w14:textId="77777777">
      <w:pPr>
        <w:pStyle w:val="4-"/>
      </w:pPr>
      <w:r>
        <w:rPr>
          <w:rFonts w:hint="eastAsia"/>
        </w:rPr>
        <w:t>应部署各类模板库；</w:t>
      </w:r>
    </w:p>
    <w:p w:rsidR="00303325" w:rsidP="00071D09" w:rsidRDefault="00303325" w14:paraId="7AF519F0" w14:textId="5FFE1194">
      <w:pPr>
        <w:pStyle w:val="4-"/>
      </w:pPr>
      <w:r>
        <w:rPr>
          <w:rFonts w:hint="eastAsia"/>
        </w:rPr>
        <w:t>应集中存储信息交换需求、信息生产计划相关的文档</w:t>
      </w:r>
      <w:r w:rsidR="005836D6">
        <w:rPr>
          <w:rFonts w:hint="eastAsia"/>
        </w:rPr>
        <w:t>，</w:t>
      </w:r>
      <w:r>
        <w:rPr>
          <w:rFonts w:hint="eastAsia"/>
        </w:rPr>
        <w:t>和项目执行的数字化标准化文件；</w:t>
      </w:r>
    </w:p>
    <w:p w:rsidR="00303325" w:rsidP="00071D09" w:rsidRDefault="00303325" w14:paraId="27F0FF6E" w14:textId="77777777">
      <w:pPr>
        <w:pStyle w:val="4-"/>
      </w:pPr>
      <w:r>
        <w:rPr>
          <w:rFonts w:hint="eastAsia"/>
        </w:rPr>
        <w:t>宜集中存储应用程序通用配置文件。</w:t>
      </w:r>
    </w:p>
    <w:p w:rsidR="00303325" w:rsidP="00F10180" w:rsidRDefault="003E0686" w14:paraId="5DBC0498" w14:textId="73A4927B">
      <w:pPr>
        <w:pStyle w:val="3-"/>
        <w:rPr>
          <w:lang w:val="en-US"/>
        </w:rPr>
      </w:pPr>
      <w:r>
        <w:rPr>
          <w:rFonts w:hint="eastAsia"/>
          <w:lang w:val="en-US"/>
        </w:rPr>
        <w:t>通用数据环境应</w:t>
      </w:r>
      <w:r w:rsidR="00303325">
        <w:rPr>
          <w:rFonts w:hint="eastAsia"/>
          <w:lang w:val="en-US"/>
        </w:rPr>
        <w:t>使用元数据对数据、流程、</w:t>
      </w:r>
      <w:r w:rsidR="00C42A28">
        <w:rPr>
          <w:rFonts w:hint="eastAsia"/>
          <w:lang w:val="en-US"/>
        </w:rPr>
        <w:t>项目组织</w:t>
      </w:r>
      <w:r w:rsidR="00303325">
        <w:rPr>
          <w:rFonts w:hint="eastAsia"/>
          <w:lang w:val="en-US"/>
        </w:rPr>
        <w:t>进行管理，并应具备数据备份和信息安全管理措施。</w:t>
      </w:r>
    </w:p>
    <w:p w:rsidRPr="00DB5889" w:rsidR="00DB7B49" w:rsidP="00DB5889" w:rsidRDefault="00F81F69" w14:paraId="78569CB0" w14:textId="55D4A410">
      <w:pPr>
        <w:pStyle w:val="3-"/>
        <w:rPr>
          <w:lang w:val="en-US"/>
        </w:rPr>
      </w:pPr>
      <w:r>
        <w:rPr>
          <w:rFonts w:hint="eastAsia"/>
          <w:lang w:val="en-US"/>
        </w:rPr>
        <w:t>应</w:t>
      </w:r>
      <w:r w:rsidR="00DB7B49">
        <w:rPr>
          <w:rFonts w:hint="eastAsia"/>
          <w:lang w:val="en-US"/>
        </w:rPr>
        <w:t>支持</w:t>
      </w:r>
      <w:r>
        <w:rPr>
          <w:rFonts w:hint="eastAsia"/>
          <w:lang w:val="en-US"/>
        </w:rPr>
        <w:t>从信息模型中抽取</w:t>
      </w:r>
      <w:r w:rsidR="00DB7B49">
        <w:rPr>
          <w:rFonts w:hint="eastAsia"/>
          <w:lang w:val="en-US"/>
        </w:rPr>
        <w:t>和</w:t>
      </w:r>
      <w:r>
        <w:rPr>
          <w:rFonts w:hint="eastAsia"/>
          <w:lang w:val="en-US"/>
        </w:rPr>
        <w:t>转换数据</w:t>
      </w:r>
      <w:r w:rsidR="00DB7B49">
        <w:rPr>
          <w:rFonts w:hint="eastAsia"/>
          <w:lang w:val="en-US"/>
        </w:rPr>
        <w:t>，并</w:t>
      </w:r>
      <w:r w:rsidR="004A04EA">
        <w:rPr>
          <w:rFonts w:hint="eastAsia"/>
          <w:lang w:val="en-US"/>
        </w:rPr>
        <w:t>通过应用程序编程接口</w:t>
      </w:r>
      <w:r w:rsidR="00DB7B49">
        <w:rPr>
          <w:rFonts w:hint="eastAsia"/>
          <w:lang w:val="en-US"/>
        </w:rPr>
        <w:t>与数据应用环境</w:t>
      </w:r>
      <w:r w:rsidR="004A04EA">
        <w:rPr>
          <w:rFonts w:hint="eastAsia"/>
          <w:lang w:val="en-US"/>
        </w:rPr>
        <w:t>进行</w:t>
      </w:r>
      <w:r w:rsidR="00DB7B49">
        <w:rPr>
          <w:rFonts w:hint="eastAsia"/>
          <w:lang w:val="en-US"/>
        </w:rPr>
        <w:t>数据交换</w:t>
      </w:r>
      <w:r>
        <w:rPr>
          <w:rFonts w:hint="eastAsia"/>
          <w:lang w:val="en-US"/>
        </w:rPr>
        <w:t>。</w:t>
      </w:r>
    </w:p>
    <w:p w:rsidRPr="00ED11F9" w:rsidR="003E0686" w:rsidP="00ED11F9" w:rsidRDefault="003E0686" w14:paraId="7DE82A51" w14:textId="0F02B36C">
      <w:pPr>
        <w:pStyle w:val="2-"/>
      </w:pPr>
      <w:bookmarkStart w:name="_Toc213704839" w:id="104"/>
      <w:r w:rsidRPr="00ED11F9">
        <w:rPr>
          <w:rFonts w:hint="eastAsia"/>
        </w:rPr>
        <w:t>数据管理</w:t>
      </w:r>
      <w:bookmarkEnd w:id="104"/>
    </w:p>
    <w:p w:rsidR="00CB56D6" w:rsidP="00F10180" w:rsidRDefault="00CB56D6" w14:paraId="26A6563F" w14:textId="786AC295">
      <w:pPr>
        <w:pStyle w:val="3-"/>
        <w:rPr>
          <w:lang w:val="en-US"/>
        </w:rPr>
      </w:pPr>
      <w:r>
        <w:rPr>
          <w:rFonts w:hint="eastAsia"/>
          <w:lang w:val="en-US"/>
        </w:rPr>
        <w:t>应按照本标准第3章的规定对通用数据环境中的</w:t>
      </w:r>
      <w:r w:rsidR="00B94493">
        <w:rPr>
          <w:rFonts w:hint="eastAsia"/>
          <w:lang w:val="en-US"/>
        </w:rPr>
        <w:t>数据项和电子文件</w:t>
      </w:r>
      <w:r>
        <w:rPr>
          <w:rFonts w:hint="eastAsia"/>
          <w:lang w:val="en-US"/>
        </w:rPr>
        <w:t>进行组织和管理。</w:t>
      </w:r>
    </w:p>
    <w:p w:rsidR="009D6555" w:rsidP="00F10180" w:rsidRDefault="009D6555" w14:paraId="2556AF95" w14:textId="77777777">
      <w:pPr>
        <w:pStyle w:val="3-"/>
        <w:rPr>
          <w:lang w:val="en-US"/>
        </w:rPr>
      </w:pPr>
      <w:r>
        <w:rPr>
          <w:rFonts w:hint="eastAsia"/>
          <w:lang w:val="en-US"/>
        </w:rPr>
        <w:t>数据管理应具备下列功能：</w:t>
      </w:r>
    </w:p>
    <w:p w:rsidR="009D6555" w:rsidP="00071D09" w:rsidRDefault="00CB56D6" w14:paraId="333FF6AA" w14:textId="50F1DEEF">
      <w:pPr>
        <w:pStyle w:val="4-"/>
      </w:pPr>
      <w:r>
        <w:rPr>
          <w:rFonts w:hint="eastAsia"/>
        </w:rPr>
        <w:t>对</w:t>
      </w:r>
      <w:r w:rsidR="00B94493">
        <w:rPr>
          <w:rFonts w:hint="eastAsia"/>
        </w:rPr>
        <w:t>数据项和电子文件</w:t>
      </w:r>
      <w:r>
        <w:rPr>
          <w:rFonts w:hint="eastAsia"/>
        </w:rPr>
        <w:t>赋予、更新或移除元数据；</w:t>
      </w:r>
    </w:p>
    <w:p w:rsidR="00CB56D6" w:rsidP="00071D09" w:rsidRDefault="00CB56D6" w14:paraId="6D3428DD" w14:textId="7869DE12">
      <w:pPr>
        <w:pStyle w:val="4-"/>
      </w:pPr>
      <w:r>
        <w:rPr>
          <w:rFonts w:hint="eastAsia"/>
        </w:rPr>
        <w:t>根据元数据赋值对</w:t>
      </w:r>
      <w:r w:rsidR="00B94493">
        <w:rPr>
          <w:rFonts w:hint="eastAsia"/>
        </w:rPr>
        <w:t>数据项和电子文件</w:t>
      </w:r>
      <w:r>
        <w:rPr>
          <w:rFonts w:hint="eastAsia"/>
        </w:rPr>
        <w:t>进行多重维度组织；</w:t>
      </w:r>
    </w:p>
    <w:p w:rsidR="009D6555" w:rsidP="00071D09" w:rsidRDefault="009D6555" w14:paraId="4FE728D3" w14:textId="18180994">
      <w:pPr>
        <w:pStyle w:val="4-"/>
      </w:pPr>
      <w:r>
        <w:rPr>
          <w:rFonts w:hint="eastAsia"/>
        </w:rPr>
        <w:t>根据不同信息用例需求提取并推送对应的应用数据集。</w:t>
      </w:r>
    </w:p>
    <w:p w:rsidR="00A94C2B" w:rsidP="00F10180" w:rsidRDefault="00B94493" w14:paraId="4CFC6691" w14:textId="1806BCF4">
      <w:pPr>
        <w:pStyle w:val="3-"/>
        <w:rPr>
          <w:lang w:val="en-US"/>
        </w:rPr>
      </w:pPr>
      <w:r>
        <w:rPr>
          <w:rFonts w:hint="eastAsia"/>
          <w:lang w:val="en-US"/>
        </w:rPr>
        <w:t>数据项和电子文件</w:t>
      </w:r>
      <w:r w:rsidR="00A94C2B">
        <w:rPr>
          <w:rFonts w:hint="eastAsia"/>
          <w:lang w:val="en-US"/>
        </w:rPr>
        <w:t>的元数据应根据项目管理需求设定，</w:t>
      </w:r>
      <w:r w:rsidR="003F1974">
        <w:rPr>
          <w:rFonts w:hint="eastAsia"/>
          <w:lang w:val="en-US"/>
        </w:rPr>
        <w:t>并</w:t>
      </w:r>
      <w:r w:rsidR="00A94C2B">
        <w:rPr>
          <w:rFonts w:hint="eastAsia"/>
          <w:lang w:val="en-US"/>
        </w:rPr>
        <w:t>应</w:t>
      </w:r>
      <w:r w:rsidR="003F1974">
        <w:rPr>
          <w:rFonts w:hint="eastAsia"/>
          <w:lang w:val="en-US"/>
        </w:rPr>
        <w:t>符合下列规定</w:t>
      </w:r>
      <w:r w:rsidR="00394B43">
        <w:rPr>
          <w:rFonts w:hint="eastAsia"/>
          <w:lang w:val="en-US"/>
        </w:rPr>
        <w:t>。</w:t>
      </w:r>
    </w:p>
    <w:p w:rsidR="003F1974" w:rsidP="00071D09" w:rsidRDefault="003F1974" w14:paraId="19711E11" w14:textId="7B915408">
      <w:pPr>
        <w:pStyle w:val="4-"/>
      </w:pPr>
      <w:r>
        <w:rPr>
          <w:rFonts w:hint="eastAsia"/>
        </w:rPr>
        <w:t>应</w:t>
      </w:r>
      <w:r w:rsidR="00E67C85">
        <w:rPr>
          <w:rFonts w:hint="eastAsia"/>
        </w:rPr>
        <w:t>具备</w:t>
      </w:r>
      <w:r>
        <w:rPr>
          <w:rFonts w:hint="eastAsia"/>
        </w:rPr>
        <w:t>全局唯一标识符</w:t>
      </w:r>
      <w:r w:rsidR="00E67C85">
        <w:rPr>
          <w:rFonts w:hint="eastAsia"/>
        </w:rPr>
        <w:t>，作为数据库内或跨数据库交换时的唯一身份识别信息</w:t>
      </w:r>
      <w:r>
        <w:rPr>
          <w:rFonts w:hint="eastAsia"/>
        </w:rPr>
        <w:t>。</w:t>
      </w:r>
    </w:p>
    <w:p w:rsidR="00A94C2B" w:rsidP="00071D09" w:rsidRDefault="00E67C85" w14:paraId="09F79C0A" w14:textId="142C27C9">
      <w:pPr>
        <w:pStyle w:val="4-"/>
      </w:pPr>
      <w:r>
        <w:rPr>
          <w:rFonts w:hint="eastAsia"/>
        </w:rPr>
        <w:t>模型单元应具备</w:t>
      </w:r>
      <w:r w:rsidR="003F1974">
        <w:rPr>
          <w:rFonts w:hint="eastAsia"/>
        </w:rPr>
        <w:t>分类和编码</w:t>
      </w:r>
      <w:r>
        <w:rPr>
          <w:rFonts w:hint="eastAsia"/>
        </w:rPr>
        <w:t>，并应符合本标准第X条的规定</w:t>
      </w:r>
      <w:r w:rsidR="00394B43">
        <w:rPr>
          <w:rFonts w:hint="eastAsia"/>
        </w:rPr>
        <w:t>。</w:t>
      </w:r>
    </w:p>
    <w:p w:rsidR="00F46F8B" w:rsidP="00071D09" w:rsidRDefault="00012E79" w14:paraId="6CB6AE8E" w14:textId="798FD8DE">
      <w:pPr>
        <w:pStyle w:val="4-"/>
      </w:pPr>
      <w:r>
        <w:rPr>
          <w:rFonts w:hint="eastAsia"/>
        </w:rPr>
        <w:t>应标记</w:t>
      </w:r>
      <w:r w:rsidR="00F46F8B">
        <w:rPr>
          <w:rFonts w:hint="eastAsia"/>
        </w:rPr>
        <w:t>模型单元的数据模式及其版本</w:t>
      </w:r>
      <w:r w:rsidR="00394B43">
        <w:rPr>
          <w:rFonts w:hint="eastAsia"/>
        </w:rPr>
        <w:t>。</w:t>
      </w:r>
    </w:p>
    <w:p w:rsidR="00F46F8B" w:rsidP="00071D09" w:rsidRDefault="00012E79" w14:paraId="55FD250A" w14:textId="0A8C3723">
      <w:pPr>
        <w:pStyle w:val="4-"/>
      </w:pPr>
      <w:r>
        <w:rPr>
          <w:rFonts w:hint="eastAsia"/>
        </w:rPr>
        <w:t>应标记</w:t>
      </w:r>
      <w:r w:rsidR="00F46F8B">
        <w:rPr>
          <w:rFonts w:hint="eastAsia"/>
        </w:rPr>
        <w:t>电子文件格式，应与文件后缀名相同</w:t>
      </w:r>
      <w:r w:rsidR="00394B43">
        <w:rPr>
          <w:rFonts w:hint="eastAsia"/>
        </w:rPr>
        <w:t>。</w:t>
      </w:r>
    </w:p>
    <w:p w:rsidR="00A94C2B" w:rsidP="00071D09" w:rsidRDefault="00012E79" w14:paraId="7B29CED9" w14:textId="61811606">
      <w:pPr>
        <w:pStyle w:val="4-"/>
      </w:pPr>
      <w:r>
        <w:rPr>
          <w:rFonts w:hint="eastAsia"/>
        </w:rPr>
        <w:t>应标记</w:t>
      </w:r>
      <w:r w:rsidR="00F46F8B">
        <w:rPr>
          <w:rFonts w:hint="eastAsia"/>
        </w:rPr>
        <w:t>电子文件的</w:t>
      </w:r>
      <w:r w:rsidR="00A94C2B">
        <w:rPr>
          <w:rFonts w:hint="eastAsia"/>
        </w:rPr>
        <w:t>版本</w:t>
      </w:r>
      <w:r w:rsidR="00F46F8B">
        <w:rPr>
          <w:rFonts w:hint="eastAsia"/>
        </w:rPr>
        <w:t>，应以</w:t>
      </w:r>
      <w:r w:rsidRPr="003F1974" w:rsidR="00F46F8B">
        <w:rPr>
          <w:rFonts w:hint="eastAsia"/>
        </w:rPr>
        <w:t>大写字母“V”开头，后紧接数字版本号，</w:t>
      </w:r>
      <w:r w:rsidR="00F46F8B">
        <w:rPr>
          <w:rFonts w:hint="eastAsia"/>
        </w:rPr>
        <w:t>分别为大版本、中版本和小版本，数字之间用“</w:t>
      </w:r>
      <w:r w:rsidR="00F46F8B">
        <w:t>.</w:t>
      </w:r>
      <w:r w:rsidR="00F46F8B">
        <w:rPr>
          <w:rFonts w:hint="eastAsia"/>
        </w:rPr>
        <w:t>”隔开。</w:t>
      </w:r>
      <w:r w:rsidRPr="003F1974" w:rsidR="00F46F8B">
        <w:rPr>
          <w:rFonts w:hint="eastAsia"/>
        </w:rPr>
        <w:t>若为当前最新版本，应在数字版本号后紧接大写字母“N”</w:t>
      </w:r>
      <w:r w:rsidR="00394B43">
        <w:rPr>
          <w:rFonts w:hint="eastAsia"/>
        </w:rPr>
        <w:t>。</w:t>
      </w:r>
    </w:p>
    <w:p w:rsidRPr="00394B43" w:rsidR="00394B43" w:rsidP="00071D09" w:rsidRDefault="00B94493" w14:paraId="221FB72B" w14:textId="64F6CE26">
      <w:pPr>
        <w:pStyle w:val="4-"/>
      </w:pPr>
      <w:r>
        <w:rPr>
          <w:rFonts w:hint="eastAsia"/>
        </w:rPr>
        <w:t>数据项和电子文件</w:t>
      </w:r>
      <w:r w:rsidR="00394B43">
        <w:rPr>
          <w:rFonts w:hint="eastAsia"/>
        </w:rPr>
        <w:t>应标记有效性状态，宜</w:t>
      </w:r>
      <w:r w:rsidRPr="003F1974" w:rsidR="00394B43">
        <w:rPr>
          <w:rFonts w:hint="eastAsia"/>
        </w:rPr>
        <w:t>划分为工作中、共享、出版、存档四种</w:t>
      </w:r>
      <w:r w:rsidR="00394B43">
        <w:rPr>
          <w:rFonts w:hint="eastAsia"/>
        </w:rPr>
        <w:t>，也可根据需要扩充。且应符合下列规定：</w:t>
      </w:r>
    </w:p>
    <w:p w:rsidR="00394B43" w:rsidP="00071D09" w:rsidRDefault="00394B43" w14:paraId="2DA44F89" w14:textId="5BC188A6">
      <w:pPr>
        <w:pStyle w:val="4-"/>
        <w:numPr>
          <w:ilvl w:val="0"/>
          <w:numId w:val="27"/>
        </w:numPr>
      </w:pPr>
      <w:r>
        <w:rPr>
          <w:rFonts w:hint="eastAsia"/>
        </w:rPr>
        <w:t>工作中的不应作为有效数据使用；</w:t>
      </w:r>
    </w:p>
    <w:p w:rsidRPr="00012E79" w:rsidR="00012E79" w:rsidP="00071D09" w:rsidRDefault="00012E79" w14:paraId="5A58572E" w14:textId="436BA31B">
      <w:pPr>
        <w:pStyle w:val="4-"/>
        <w:numPr>
          <w:ilvl w:val="0"/>
          <w:numId w:val="27"/>
        </w:numPr>
      </w:pPr>
      <w:r>
        <w:rPr>
          <w:rFonts w:hint="eastAsia"/>
        </w:rPr>
        <w:t>共享（SHARED）数据应作为临时信息交换，可被指定的参与方用于指定的用途；</w:t>
      </w:r>
    </w:p>
    <w:p w:rsidRPr="00012E79" w:rsidR="00012E79" w:rsidP="00071D09" w:rsidRDefault="00012E79" w14:paraId="7623D4D9" w14:textId="07720902">
      <w:pPr>
        <w:pStyle w:val="4-"/>
        <w:numPr>
          <w:ilvl w:val="0"/>
          <w:numId w:val="27"/>
        </w:numPr>
      </w:pPr>
      <w:r>
        <w:rPr>
          <w:rFonts w:hint="eastAsia"/>
        </w:rPr>
        <w:t>出版（PUBLISHED）数据应作为正式交付物，可被指定的参与方使用；</w:t>
      </w:r>
    </w:p>
    <w:p w:rsidR="00012E79" w:rsidP="00071D09" w:rsidRDefault="00012E79" w14:paraId="1EA7FA4C" w14:textId="5F3593D1">
      <w:pPr>
        <w:pStyle w:val="4-"/>
        <w:numPr>
          <w:ilvl w:val="0"/>
          <w:numId w:val="27"/>
        </w:numPr>
      </w:pPr>
      <w:r>
        <w:rPr>
          <w:rFonts w:hint="eastAsia"/>
        </w:rPr>
        <w:t>存档（ARCHIVED）数据应应作为正式交付物，可被指定的参与方读取。</w:t>
      </w:r>
    </w:p>
    <w:p w:rsidR="006C4D3A" w:rsidP="00F10180" w:rsidRDefault="00E87CAC" w14:paraId="5459E681" w14:textId="6BF76EF6">
      <w:pPr>
        <w:pStyle w:val="3-"/>
        <w:rPr>
          <w:lang w:val="en-US"/>
        </w:rPr>
      </w:pPr>
      <w:r>
        <w:rPr>
          <w:rFonts w:hint="eastAsia"/>
          <w:lang w:val="en-US"/>
        </w:rPr>
        <w:t>同一项目内</w:t>
      </w:r>
      <w:r w:rsidR="006C4D3A">
        <w:rPr>
          <w:rFonts w:hint="eastAsia"/>
          <w:lang w:val="en-US"/>
        </w:rPr>
        <w:t>电子文件的命名</w:t>
      </w:r>
      <w:r>
        <w:rPr>
          <w:rFonts w:hint="eastAsia"/>
          <w:lang w:val="en-US"/>
        </w:rPr>
        <w:t>和版本标识应保持规则一致，且</w:t>
      </w:r>
      <w:r w:rsidR="006C4D3A">
        <w:rPr>
          <w:rFonts w:hint="eastAsia"/>
          <w:lang w:val="en-US"/>
        </w:rPr>
        <w:t>不应重复</w:t>
      </w:r>
      <w:r>
        <w:rPr>
          <w:rFonts w:hint="eastAsia"/>
          <w:lang w:val="en-US"/>
        </w:rPr>
        <w:t>或冲突。</w:t>
      </w:r>
      <w:r w:rsidR="00D94621">
        <w:rPr>
          <w:rFonts w:hint="eastAsia"/>
          <w:lang w:val="en-US"/>
        </w:rPr>
        <w:t>当发生变更时，应按照规定流程发布。</w:t>
      </w:r>
    </w:p>
    <w:p w:rsidR="00B8489A" w:rsidP="00F10180" w:rsidRDefault="005C3AD2" w14:paraId="66213F24" w14:textId="60EB96E5">
      <w:pPr>
        <w:pStyle w:val="3-"/>
        <w:rPr>
          <w:lang w:val="en-US"/>
        </w:rPr>
      </w:pPr>
      <w:r>
        <w:rPr>
          <w:rFonts w:hint="eastAsia"/>
          <w:lang w:val="en-US"/>
        </w:rPr>
        <w:t>在通用数据环境中应建立</w:t>
      </w:r>
      <w:r w:rsidR="00B8489A">
        <w:rPr>
          <w:rFonts w:hint="eastAsia"/>
          <w:lang w:val="en-US"/>
        </w:rPr>
        <w:t>下列</w:t>
      </w:r>
      <w:r>
        <w:rPr>
          <w:rFonts w:hint="eastAsia"/>
          <w:lang w:val="en-US"/>
        </w:rPr>
        <w:t>数据</w:t>
      </w:r>
      <w:r w:rsidR="00B8489A">
        <w:rPr>
          <w:rFonts w:hint="eastAsia"/>
          <w:lang w:val="en-US"/>
        </w:rPr>
        <w:t>关系</w:t>
      </w:r>
      <w:r>
        <w:rPr>
          <w:rFonts w:hint="eastAsia"/>
          <w:lang w:val="en-US"/>
        </w:rPr>
        <w:t>，并</w:t>
      </w:r>
      <w:r w:rsidR="00394B43">
        <w:rPr>
          <w:rFonts w:hint="eastAsia"/>
          <w:lang w:val="en-US"/>
        </w:rPr>
        <w:t>在</w:t>
      </w:r>
      <w:r w:rsidR="00B94493">
        <w:rPr>
          <w:rFonts w:hint="eastAsia"/>
          <w:lang w:val="en-US"/>
        </w:rPr>
        <w:t>数据项和电子文件</w:t>
      </w:r>
      <w:r w:rsidR="00394B43">
        <w:rPr>
          <w:rFonts w:hint="eastAsia"/>
          <w:lang w:val="en-US"/>
        </w:rPr>
        <w:t>的全生命周期中持续有效</w:t>
      </w:r>
      <w:r w:rsidR="00B8489A">
        <w:rPr>
          <w:rFonts w:hint="eastAsia"/>
          <w:lang w:val="en-US"/>
        </w:rPr>
        <w:t>：</w:t>
      </w:r>
    </w:p>
    <w:p w:rsidR="00B8489A" w:rsidP="00071D09" w:rsidRDefault="00B8489A" w14:paraId="3A06D9BB" w14:textId="64E6F4AB">
      <w:pPr>
        <w:pStyle w:val="4-"/>
      </w:pPr>
      <w:r>
        <w:rPr>
          <w:rFonts w:hint="eastAsia"/>
        </w:rPr>
        <w:t>模型单元之间的关联关系；</w:t>
      </w:r>
    </w:p>
    <w:p w:rsidR="00B8489A" w:rsidP="00071D09" w:rsidRDefault="00B8489A" w14:paraId="349AA85B" w14:textId="673C4460">
      <w:pPr>
        <w:pStyle w:val="4-"/>
      </w:pPr>
      <w:r>
        <w:rPr>
          <w:rFonts w:hint="eastAsia"/>
        </w:rPr>
        <w:t>模型单元和关联的</w:t>
      </w:r>
      <w:r w:rsidR="005C3AD2">
        <w:rPr>
          <w:rFonts w:hint="eastAsia"/>
        </w:rPr>
        <w:t>图纸、</w:t>
      </w:r>
      <w:r>
        <w:rPr>
          <w:rFonts w:hint="eastAsia"/>
        </w:rPr>
        <w:t>文档之间的关系；</w:t>
      </w:r>
    </w:p>
    <w:p w:rsidR="00B8489A" w:rsidP="00071D09" w:rsidRDefault="005C3AD2" w14:paraId="6F17A573" w14:textId="7762F749">
      <w:pPr>
        <w:pStyle w:val="4-"/>
      </w:pPr>
      <w:r>
        <w:rPr>
          <w:rFonts w:hint="eastAsia"/>
        </w:rPr>
        <w:t>模型单元、电子文件和元数据之间的关系。</w:t>
      </w:r>
    </w:p>
    <w:p w:rsidRPr="00ED11F9" w:rsidR="005C3AD2" w:rsidP="00ED11F9" w:rsidRDefault="005C3AD2" w14:paraId="54A26736" w14:textId="10C88066">
      <w:pPr>
        <w:pStyle w:val="2-"/>
      </w:pPr>
      <w:bookmarkStart w:name="_Toc213704840" w:id="105"/>
      <w:r w:rsidRPr="00ED11F9">
        <w:rPr>
          <w:rFonts w:hint="eastAsia"/>
        </w:rPr>
        <w:t>流程管理</w:t>
      </w:r>
      <w:bookmarkEnd w:id="105"/>
    </w:p>
    <w:p w:rsidR="00303325" w:rsidP="00F10180" w:rsidRDefault="00303325" w14:paraId="264D4056" w14:textId="6DDBD778">
      <w:pPr>
        <w:pStyle w:val="3-"/>
        <w:rPr>
          <w:lang w:val="en-US"/>
        </w:rPr>
      </w:pPr>
      <w:r>
        <w:rPr>
          <w:rFonts w:hint="eastAsia"/>
          <w:lang w:val="en-US"/>
        </w:rPr>
        <w:t>通用数据环境的流程管理应涵盖</w:t>
      </w:r>
      <w:r w:rsidR="00B94493">
        <w:rPr>
          <w:rFonts w:hint="eastAsia"/>
          <w:lang w:val="en-US"/>
        </w:rPr>
        <w:t>数据项和电子文件</w:t>
      </w:r>
      <w:r>
        <w:rPr>
          <w:rFonts w:hint="eastAsia"/>
          <w:lang w:val="en-US"/>
        </w:rPr>
        <w:t>的全生命周期，包括创建、审核、交付和接收、变更、存档、销毁等过程或行为。</w:t>
      </w:r>
    </w:p>
    <w:p w:rsidR="003E0686" w:rsidP="00F10180" w:rsidRDefault="00012E79" w14:paraId="11248C0D" w14:textId="70BC87E5">
      <w:pPr>
        <w:pStyle w:val="3-"/>
        <w:rPr>
          <w:lang w:val="en-US"/>
        </w:rPr>
      </w:pPr>
      <w:r>
        <w:rPr>
          <w:rFonts w:hint="eastAsia"/>
          <w:lang w:val="en-US"/>
        </w:rPr>
        <w:t>流程管理的元数据应根据项目管理需求设定，并应符合下列规定。</w:t>
      </w:r>
    </w:p>
    <w:p w:rsidR="00012E79" w:rsidP="00071D09" w:rsidRDefault="00012E79" w14:paraId="69164920" w14:textId="06BAA539">
      <w:pPr>
        <w:pStyle w:val="4-"/>
      </w:pPr>
      <w:r>
        <w:rPr>
          <w:rFonts w:hint="eastAsia"/>
        </w:rPr>
        <w:t>应标记数据追溯信息，</w:t>
      </w:r>
      <w:r w:rsidR="00C42A28">
        <w:rPr>
          <w:rFonts w:hint="eastAsia"/>
        </w:rPr>
        <w:t>表明</w:t>
      </w:r>
      <w:r w:rsidR="00B94493">
        <w:rPr>
          <w:rFonts w:hint="eastAsia"/>
        </w:rPr>
        <w:t>数据项和电子文件</w:t>
      </w:r>
      <w:r w:rsidR="00C42A28">
        <w:rPr>
          <w:rFonts w:hint="eastAsia"/>
        </w:rPr>
        <w:t>的全生命周期历程，</w:t>
      </w:r>
      <w:r>
        <w:rPr>
          <w:rFonts w:hint="eastAsia"/>
        </w:rPr>
        <w:t>包括</w:t>
      </w:r>
      <w:r w:rsidRPr="002F0103">
        <w:rPr>
          <w:rFonts w:hint="eastAsia" w:asciiTheme="minorEastAsia" w:hAnsiTheme="minorEastAsia"/>
        </w:rPr>
        <w:t>创建者、</w:t>
      </w:r>
      <w:r w:rsidR="00C42A28">
        <w:rPr>
          <w:rFonts w:hint="eastAsia" w:asciiTheme="minorEastAsia" w:hAnsiTheme="minorEastAsia"/>
        </w:rPr>
        <w:t>审核者、</w:t>
      </w:r>
      <w:r w:rsidRPr="002F0103">
        <w:rPr>
          <w:rFonts w:hint="eastAsia" w:asciiTheme="minorEastAsia" w:hAnsiTheme="minorEastAsia"/>
        </w:rPr>
        <w:t>批准者、创建日期</w:t>
      </w:r>
      <w:r w:rsidR="00C42A28">
        <w:rPr>
          <w:rFonts w:hint="eastAsia" w:asciiTheme="minorEastAsia" w:hAnsiTheme="minorEastAsia"/>
        </w:rPr>
        <w:t>或时间</w:t>
      </w:r>
      <w:r w:rsidRPr="002F0103">
        <w:rPr>
          <w:rFonts w:hint="eastAsia" w:asciiTheme="minorEastAsia" w:hAnsiTheme="minorEastAsia"/>
        </w:rPr>
        <w:t>、修改日期</w:t>
      </w:r>
      <w:r w:rsidR="00C42A28">
        <w:rPr>
          <w:rFonts w:hint="eastAsia" w:asciiTheme="minorEastAsia" w:hAnsiTheme="minorEastAsia"/>
        </w:rPr>
        <w:t>或时间等</w:t>
      </w:r>
      <w:r>
        <w:rPr>
          <w:rFonts w:hint="eastAsia" w:asciiTheme="minorEastAsia" w:hAnsiTheme="minorEastAsia"/>
        </w:rPr>
        <w:t>；</w:t>
      </w:r>
    </w:p>
    <w:p w:rsidR="00012E79" w:rsidP="00071D09" w:rsidRDefault="00012E79" w14:paraId="6ECC9762" w14:textId="62672BCA">
      <w:pPr>
        <w:pStyle w:val="4-"/>
      </w:pPr>
      <w:r>
        <w:rPr>
          <w:rFonts w:hint="eastAsia"/>
        </w:rPr>
        <w:t>应标记流程管理职责，</w:t>
      </w:r>
      <w:r w:rsidR="00C42A28">
        <w:rPr>
          <w:rFonts w:hint="eastAsia"/>
        </w:rPr>
        <w:t>表明任务处置责任，</w:t>
      </w:r>
      <w:r>
        <w:rPr>
          <w:rFonts w:hint="eastAsia"/>
        </w:rPr>
        <w:t>包括负责、执行、配合、监督、知晓</w:t>
      </w:r>
      <w:r w:rsidR="00C42A28">
        <w:rPr>
          <w:rFonts w:hint="eastAsia"/>
        </w:rPr>
        <w:t>等</w:t>
      </w:r>
      <w:r>
        <w:rPr>
          <w:rFonts w:hint="eastAsia"/>
        </w:rPr>
        <w:t>；</w:t>
      </w:r>
    </w:p>
    <w:p w:rsidRPr="00012E79" w:rsidR="005C3AD2" w:rsidP="00071D09" w:rsidRDefault="00C42A28" w14:paraId="494099B8" w14:textId="3F724248">
      <w:pPr>
        <w:pStyle w:val="4-"/>
      </w:pPr>
      <w:r>
        <w:rPr>
          <w:rFonts w:hint="eastAsia"/>
        </w:rPr>
        <w:t>宜</w:t>
      </w:r>
      <w:r w:rsidR="00012E79">
        <w:rPr>
          <w:rFonts w:hint="eastAsia"/>
        </w:rPr>
        <w:t>标记流程进度，</w:t>
      </w:r>
      <w:r w:rsidRPr="002F0103" w:rsidR="00012E79">
        <w:rPr>
          <w:rFonts w:hint="eastAsia"/>
        </w:rPr>
        <w:t>表明当前节点处理进度状态</w:t>
      </w:r>
      <w:r w:rsidR="00012E79">
        <w:rPr>
          <w:rFonts w:hint="eastAsia"/>
        </w:rPr>
        <w:t>，包括</w:t>
      </w:r>
      <w:r w:rsidRPr="002F0103" w:rsidR="00012E79">
        <w:rPr>
          <w:rFonts w:hint="eastAsia"/>
        </w:rPr>
        <w:t>进行中、完成、过期、延期、取消</w:t>
      </w:r>
      <w:r>
        <w:rPr>
          <w:rFonts w:hint="eastAsia"/>
        </w:rPr>
        <w:t>等</w:t>
      </w:r>
      <w:r w:rsidR="00012E79">
        <w:rPr>
          <w:rFonts w:hint="eastAsia"/>
        </w:rPr>
        <w:t>；</w:t>
      </w:r>
    </w:p>
    <w:p w:rsidR="00012E79" w:rsidP="00071D09" w:rsidRDefault="00C42A28" w14:paraId="221CB79B" w14:textId="4587D801">
      <w:pPr>
        <w:pStyle w:val="4-"/>
      </w:pPr>
      <w:r>
        <w:rPr>
          <w:rFonts w:hint="eastAsia"/>
        </w:rPr>
        <w:t>宜</w:t>
      </w:r>
      <w:r w:rsidR="00012E79">
        <w:rPr>
          <w:rFonts w:hint="eastAsia"/>
        </w:rPr>
        <w:t>标记</w:t>
      </w:r>
      <w:r>
        <w:rPr>
          <w:rFonts w:hint="eastAsia"/>
        </w:rPr>
        <w:t>流程结果，表明</w:t>
      </w:r>
      <w:r w:rsidRPr="002F0103" w:rsidR="00012E79">
        <w:rPr>
          <w:rFonts w:hint="eastAsia"/>
        </w:rPr>
        <w:t>当前节点处置</w:t>
      </w:r>
      <w:r>
        <w:rPr>
          <w:rFonts w:hint="eastAsia"/>
        </w:rPr>
        <w:t>完毕后的状态</w:t>
      </w:r>
      <w:r w:rsidR="00012E79">
        <w:rPr>
          <w:rFonts w:hint="eastAsia"/>
        </w:rPr>
        <w:t>，</w:t>
      </w:r>
      <w:r>
        <w:rPr>
          <w:rFonts w:hint="eastAsia"/>
        </w:rPr>
        <w:t>包括</w:t>
      </w:r>
      <w:r w:rsidRPr="002F0103" w:rsidR="00012E79">
        <w:rPr>
          <w:rFonts w:hint="eastAsia"/>
        </w:rPr>
        <w:t>通过、有条件通过、拒绝、退回</w:t>
      </w:r>
      <w:r>
        <w:rPr>
          <w:rFonts w:hint="eastAsia"/>
        </w:rPr>
        <w:t>等</w:t>
      </w:r>
      <w:r w:rsidR="00012E79">
        <w:rPr>
          <w:rFonts w:hint="eastAsia"/>
        </w:rPr>
        <w:t>。</w:t>
      </w:r>
    </w:p>
    <w:p w:rsidR="00F81F69" w:rsidP="00F10180" w:rsidRDefault="00F81F69" w14:paraId="409CBB16" w14:textId="515E2693">
      <w:pPr>
        <w:pStyle w:val="3-"/>
        <w:rPr>
          <w:lang w:val="en-US"/>
        </w:rPr>
      </w:pPr>
      <w:r>
        <w:rPr>
          <w:rFonts w:hint="eastAsia"/>
          <w:lang w:val="en-US"/>
        </w:rPr>
        <w:t>项目数据不</w:t>
      </w:r>
      <w:r w:rsidR="00C42A28">
        <w:rPr>
          <w:rFonts w:hint="eastAsia"/>
          <w:lang w:val="en-US"/>
        </w:rPr>
        <w:t>应</w:t>
      </w:r>
      <w:r>
        <w:rPr>
          <w:rFonts w:hint="eastAsia"/>
          <w:lang w:val="en-US"/>
        </w:rPr>
        <w:t>脱离通用数据环境的管理进行使用。当确有脱离需要时，应</w:t>
      </w:r>
      <w:r w:rsidR="005621F9">
        <w:rPr>
          <w:rFonts w:hint="eastAsia"/>
          <w:lang w:val="en-US"/>
        </w:rPr>
        <w:t>预先制定</w:t>
      </w:r>
      <w:r>
        <w:rPr>
          <w:rFonts w:hint="eastAsia"/>
          <w:lang w:val="en-US"/>
        </w:rPr>
        <w:t>数据管理流程</w:t>
      </w:r>
      <w:r w:rsidR="005621F9">
        <w:rPr>
          <w:rFonts w:hint="eastAsia"/>
          <w:lang w:val="en-US"/>
        </w:rPr>
        <w:t>保障数据的有效性</w:t>
      </w:r>
      <w:r w:rsidR="00592021">
        <w:rPr>
          <w:rFonts w:hint="eastAsia"/>
          <w:lang w:val="en-US"/>
        </w:rPr>
        <w:t>和安全性。</w:t>
      </w:r>
    </w:p>
    <w:p w:rsidRPr="00ED11F9" w:rsidR="00C42A28" w:rsidP="00ED11F9" w:rsidRDefault="00C42A28" w14:paraId="57FA44B7" w14:textId="7AF40911">
      <w:pPr>
        <w:pStyle w:val="2-"/>
      </w:pPr>
      <w:bookmarkStart w:name="_Toc213704841" w:id="106"/>
      <w:r w:rsidRPr="00ED11F9">
        <w:rPr>
          <w:rFonts w:hint="eastAsia"/>
        </w:rPr>
        <w:t>项目组织管理</w:t>
      </w:r>
      <w:bookmarkEnd w:id="106"/>
    </w:p>
    <w:p w:rsidRPr="00C42A28" w:rsidR="00C42A28" w:rsidP="00F10180" w:rsidRDefault="00C42A28" w14:paraId="2A02C566" w14:textId="1809A211">
      <w:pPr>
        <w:pStyle w:val="3-"/>
        <w:rPr>
          <w:lang w:val="en-US"/>
        </w:rPr>
      </w:pPr>
      <w:r>
        <w:rPr>
          <w:rFonts w:hint="eastAsia"/>
        </w:rPr>
        <w:t>通用数据环境的组织管理应支持各参与方根据职责对通用数据环境进行使用、防范BIM实施风险，保障信息安全。</w:t>
      </w:r>
    </w:p>
    <w:p w:rsidRPr="00C42A28" w:rsidR="00C42A28" w:rsidP="00F10180" w:rsidRDefault="00C42A28" w14:paraId="461600BE" w14:textId="1F6E51D6">
      <w:pPr>
        <w:pStyle w:val="3-"/>
        <w:rPr>
          <w:lang w:val="en-US"/>
        </w:rPr>
      </w:pPr>
      <w:r>
        <w:rPr>
          <w:rFonts w:hint="eastAsia"/>
        </w:rPr>
        <w:t>通用数据环境宜提供应用程序编程接口与各参与方内部工作的数据环境进行对接。</w:t>
      </w:r>
    </w:p>
    <w:p w:rsidRPr="0063797F" w:rsidR="00C42A28" w:rsidP="007A3DB9" w:rsidRDefault="00C42A28" w14:paraId="05F83FC5" w14:textId="77777777">
      <w:pPr>
        <w:pStyle w:val="3-"/>
        <w:numPr>
          <w:ilvl w:val="2"/>
          <w:numId w:val="28"/>
        </w:numPr>
      </w:pPr>
      <w:r>
        <w:rPr>
          <w:rFonts w:hint="eastAsia"/>
        </w:rPr>
        <w:t>组织管理宜保障各参与方在通用数据环境具有不同层次的使用空间，并宜符合下列要求：</w:t>
      </w:r>
    </w:p>
    <w:p w:rsidRPr="0063797F" w:rsidR="00C42A28" w:rsidP="00071D09" w:rsidRDefault="00C42A28" w14:paraId="1FB326D6" w14:textId="77777777">
      <w:pPr>
        <w:pStyle w:val="4-"/>
      </w:pPr>
      <w:r>
        <w:rPr>
          <w:rFonts w:hint="eastAsia"/>
        </w:rPr>
        <w:t>各参与方宜拥有相互独立的使用空间和可共享的空间；</w:t>
      </w:r>
    </w:p>
    <w:p w:rsidRPr="00C47AC3" w:rsidR="00C42A28" w:rsidP="00071D09" w:rsidRDefault="00C42A28" w14:paraId="36E5910C" w14:textId="77777777">
      <w:pPr>
        <w:pStyle w:val="4-"/>
      </w:pPr>
      <w:r>
        <w:rPr>
          <w:rFonts w:hint="eastAsia"/>
        </w:rPr>
        <w:t>在特定各参与方之间宜具备建立指定数据共享通道的功能。</w:t>
      </w:r>
    </w:p>
    <w:p w:rsidRPr="00C42A28" w:rsidR="00C42A28" w:rsidP="00F10180" w:rsidRDefault="00C42A28" w14:paraId="33BC374D" w14:textId="51D57749">
      <w:pPr>
        <w:pStyle w:val="3-"/>
        <w:rPr>
          <w:lang w:val="en-US"/>
        </w:rPr>
      </w:pPr>
      <w:r>
        <w:rPr>
          <w:rFonts w:hint="eastAsia"/>
        </w:rPr>
        <w:t>当</w:t>
      </w:r>
      <w:r w:rsidR="009B3686">
        <w:rPr>
          <w:rFonts w:hint="eastAsia"/>
        </w:rPr>
        <w:t>信息交换需求或信息生产计划</w:t>
      </w:r>
      <w:r>
        <w:rPr>
          <w:rFonts w:hint="eastAsia"/>
        </w:rPr>
        <w:t>进行调整时，能够对流程管理、数据管理进行相应调整。</w:t>
      </w:r>
    </w:p>
    <w:p w:rsidR="00A87627" w:rsidP="00F24901" w:rsidRDefault="00A87627" w14:paraId="3E635881" w14:textId="77777777">
      <w:pPr>
        <w:ind w:firstLine="447"/>
      </w:pPr>
      <w:bookmarkStart w:name="_Toc400926104" w:id="107"/>
      <w:bookmarkStart w:name="_Toc438330047" w:id="108"/>
      <w:bookmarkStart w:name="_Toc438330104" w:id="109"/>
      <w:bookmarkStart w:name="_Toc438506553" w:id="110"/>
    </w:p>
    <w:p w:rsidR="006D7848" w:rsidP="00BC1B23" w:rsidRDefault="006D7848" w14:paraId="08E6EBB7" w14:textId="77777777">
      <w:pPr>
        <w:pStyle w:val="a2"/>
        <w:spacing w:before="120" w:after="360"/>
        <w:rPr>
          <w:rFonts w:hint="eastAsia"/>
        </w:rPr>
        <w:sectPr w:rsidR="006D7848" w:rsidSect="00BB04E8">
          <w:pgSz w:w="11906" w:h="16838" w:orient="portrait"/>
          <w:pgMar w:top="1701" w:right="1701" w:bottom="1797" w:left="1418" w:header="709" w:footer="851" w:gutter="0"/>
          <w:cols w:space="720"/>
        </w:sectPr>
      </w:pPr>
      <w:bookmarkStart w:name="_Toc474315088" w:id="111"/>
      <w:bookmarkStart w:name="_Toc489148160" w:id="112"/>
      <w:bookmarkStart w:name="_Toc213704842" w:id="113"/>
      <w:bookmarkStart w:name="_Toc474315087" w:id="114"/>
      <w:bookmarkEnd w:id="46"/>
      <w:bookmarkEnd w:id="107"/>
      <w:bookmarkEnd w:id="108"/>
      <w:bookmarkEnd w:id="109"/>
      <w:bookmarkEnd w:id="110"/>
    </w:p>
    <w:p w:rsidR="001200D5" w:rsidP="00BC1B23" w:rsidRDefault="001200D5" w14:paraId="4749BCD8" w14:textId="75C5BA3C">
      <w:pPr>
        <w:pStyle w:val="a2"/>
        <w:spacing w:before="120" w:after="360"/>
        <w:rPr>
          <w:rFonts w:hint="eastAsia"/>
        </w:rPr>
      </w:pPr>
      <w:r>
        <w:t>模型单元系统分类</w:t>
      </w:r>
      <w:bookmarkEnd w:id="111"/>
      <w:bookmarkEnd w:id="112"/>
      <w:commentRangeStart w:id="115"/>
      <w:commentRangeEnd w:id="115"/>
      <w:r w:rsidRPr="00CA6F07">
        <w:rPr>
          <w:rStyle w:val="CommentReference"/>
          <w:rFonts w:hint="eastAsia"/>
          <w:sz w:val="28"/>
          <w:szCs w:val="28"/>
          <w:highlight w:val="yellow"/>
        </w:rPr>
        <w:commentReference w:id="115"/>
      </w:r>
      <w:r w:rsidRPr="00CA6F07" w:rsidR="00CA6F07">
        <w:rPr>
          <w:rFonts w:hint="eastAsia"/>
          <w:highlight w:val="yellow"/>
        </w:rPr>
        <w:t>（待确认）</w:t>
      </w:r>
      <w:bookmarkEnd w:id="113"/>
    </w:p>
    <w:p w:rsidR="00417C9A" w:rsidP="00BA1DE6" w:rsidRDefault="00BA1DE6" w14:paraId="636E562A" w14:textId="2B6F2000">
      <w:pPr>
        <w:pStyle w:val="C"/>
        <w:numPr>
          <w:ilvl w:val="0"/>
          <w:numId w:val="0"/>
        </w:numPr>
        <w:ind w:left="681"/>
      </w:pPr>
      <w:r w:rsidRPr="00BA1DE6">
        <w:rPr>
          <w:rFonts w:cs="Times New Roman"/>
          <w:b/>
          <w:bCs/>
        </w:rPr>
        <w:t>A.0.1</w:t>
      </w:r>
      <w:r>
        <w:t xml:space="preserve"> </w:t>
      </w:r>
      <w:r w:rsidRPr="00417C9A" w:rsidR="00417C9A">
        <w:t>建筑</w:t>
      </w:r>
      <w:r w:rsidR="008C3E10">
        <w:t>外</w:t>
      </w:r>
      <w:r w:rsidRPr="00417C9A" w:rsidR="00417C9A">
        <w:t>围护系统的分类应符合表</w:t>
      </w:r>
      <w:r w:rsidRPr="00417C9A" w:rsidR="00417C9A">
        <w:t>A.0.1</w:t>
      </w:r>
      <w:r w:rsidRPr="00417C9A" w:rsidR="00417C9A">
        <w:t>的规定。</w:t>
      </w:r>
    </w:p>
    <w:p w:rsidRPr="00DD7A60" w:rsidR="001200D5" w:rsidP="006C13A8" w:rsidRDefault="001200D5" w14:paraId="72DE9863" w14:textId="4D649CF1">
      <w:pPr>
        <w:pStyle w:val="Caption"/>
        <w:keepNext/>
        <w:ind w:left="284" w:firstLine="0" w:firstLineChars="0"/>
        <w:jc w:val="center"/>
        <w:outlineLvl w:val="0"/>
      </w:pPr>
      <w:r w:rsidRPr="00A70C6A">
        <w:t>表</w:t>
      </w:r>
      <w:r w:rsidRPr="00A70C6A">
        <w:t xml:space="preserve"> </w:t>
      </w:r>
      <w:r w:rsidR="004E5BBC">
        <w:t>A</w:t>
      </w:r>
      <w:r w:rsidR="00BA1DE6">
        <w:rPr>
          <w:lang w:val="en-US"/>
        </w:rPr>
        <w:t>.0.</w:t>
      </w:r>
      <w:r>
        <w:rPr>
          <w:lang w:val="en-US"/>
        </w:rPr>
        <w:t>1</w:t>
      </w:r>
      <w:r>
        <w:t xml:space="preserve">   </w:t>
      </w:r>
      <w:r>
        <w:t>建筑外围护系统</w:t>
      </w:r>
      <w:r w:rsidR="00BA1DE6">
        <w:t>的</w:t>
      </w:r>
      <w:r>
        <w:t>分类</w:t>
      </w:r>
    </w:p>
    <w:tbl>
      <w:tblPr>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983"/>
        <w:gridCol w:w="2268"/>
      </w:tblGrid>
      <w:tr w:rsidRPr="00430122" w:rsidR="001200D5" w:rsidTr="006C13A8" w14:paraId="20EA3F3A" w14:textId="77777777">
        <w:trPr>
          <w:trHeight w:val="283"/>
          <w:jc w:val="center"/>
        </w:trPr>
        <w:tc>
          <w:tcPr>
            <w:tcW w:w="1983" w:type="dxa"/>
            <w:vAlign w:val="center"/>
          </w:tcPr>
          <w:p w:rsidRPr="00430122" w:rsidR="001200D5" w:rsidP="003C02C0" w:rsidRDefault="001200D5" w14:paraId="6088F9B6" w14:textId="77777777">
            <w:pPr>
              <w:pStyle w:val="a4"/>
              <w:ind w:left="-116" w:leftChars="-58" w:hanging="6"/>
              <w:rPr>
                <w:szCs w:val="18"/>
              </w:rPr>
            </w:pPr>
            <w:r w:rsidRPr="00430122">
              <w:rPr>
                <w:rFonts w:hint="eastAsia"/>
                <w:szCs w:val="18"/>
              </w:rPr>
              <w:t>一级系统</w:t>
            </w:r>
          </w:p>
        </w:tc>
        <w:tc>
          <w:tcPr>
            <w:tcW w:w="2268" w:type="dxa"/>
            <w:vAlign w:val="center"/>
          </w:tcPr>
          <w:p w:rsidRPr="00430122" w:rsidR="001200D5" w:rsidP="003C02C0" w:rsidRDefault="001200D5" w14:paraId="01E09CC1" w14:textId="77777777">
            <w:pPr>
              <w:pStyle w:val="a4"/>
              <w:ind w:left="-114" w:leftChars="-57" w:hanging="6"/>
              <w:rPr>
                <w:szCs w:val="18"/>
              </w:rPr>
            </w:pPr>
            <w:r w:rsidRPr="00430122">
              <w:rPr>
                <w:rFonts w:hint="eastAsia"/>
                <w:szCs w:val="18"/>
              </w:rPr>
              <w:t>二级系统</w:t>
            </w:r>
          </w:p>
        </w:tc>
      </w:tr>
      <w:tr w:rsidRPr="00430122" w:rsidR="001200D5" w:rsidTr="006C13A8" w14:paraId="4A867464" w14:textId="77777777">
        <w:trPr>
          <w:trHeight w:val="283"/>
          <w:jc w:val="center"/>
        </w:trPr>
        <w:tc>
          <w:tcPr>
            <w:tcW w:w="1983" w:type="dxa"/>
            <w:vMerge w:val="restart"/>
            <w:vAlign w:val="center"/>
          </w:tcPr>
          <w:p w:rsidRPr="00430122" w:rsidR="001200D5" w:rsidP="003C02C0" w:rsidRDefault="001200D5" w14:paraId="558866DE" w14:textId="77777777">
            <w:pPr>
              <w:pStyle w:val="a4"/>
              <w:ind w:left="-116" w:leftChars="-58" w:hanging="6"/>
              <w:rPr>
                <w:szCs w:val="18"/>
              </w:rPr>
            </w:pPr>
            <w:r w:rsidRPr="00430122">
              <w:rPr>
                <w:rFonts w:hint="eastAsia"/>
                <w:szCs w:val="18"/>
                <w:lang w:val="en-US"/>
              </w:rPr>
              <w:t>建筑外围护系统</w:t>
            </w:r>
          </w:p>
        </w:tc>
        <w:tc>
          <w:tcPr>
            <w:tcW w:w="2268" w:type="dxa"/>
            <w:vAlign w:val="center"/>
          </w:tcPr>
          <w:p w:rsidRPr="00430122" w:rsidR="001200D5" w:rsidP="003C02C0" w:rsidRDefault="001200D5" w14:paraId="6CDF3879" w14:textId="77777777">
            <w:pPr>
              <w:pStyle w:val="a4"/>
              <w:ind w:left="-114" w:leftChars="-57" w:hanging="6"/>
              <w:rPr>
                <w:szCs w:val="18"/>
              </w:rPr>
            </w:pPr>
            <w:r w:rsidRPr="00430122">
              <w:rPr>
                <w:rFonts w:hint="eastAsia"/>
                <w:szCs w:val="18"/>
                <w:lang w:val="en-US"/>
              </w:rPr>
              <w:t>墙体</w:t>
            </w:r>
          </w:p>
        </w:tc>
      </w:tr>
      <w:tr w:rsidRPr="00430122" w:rsidR="001200D5" w:rsidTr="006C13A8" w14:paraId="54A15A91" w14:textId="77777777">
        <w:trPr>
          <w:trHeight w:val="283"/>
          <w:jc w:val="center"/>
        </w:trPr>
        <w:tc>
          <w:tcPr>
            <w:tcW w:w="1983" w:type="dxa"/>
            <w:vMerge/>
            <w:vAlign w:val="center"/>
          </w:tcPr>
          <w:p w:rsidRPr="00430122" w:rsidR="001200D5" w:rsidP="003C02C0" w:rsidRDefault="001200D5" w14:paraId="232BF2AD" w14:textId="77777777">
            <w:pPr>
              <w:pStyle w:val="a4"/>
              <w:ind w:left="-122" w:leftChars="-58" w:firstLine="383"/>
              <w:rPr>
                <w:szCs w:val="18"/>
              </w:rPr>
            </w:pPr>
          </w:p>
        </w:tc>
        <w:tc>
          <w:tcPr>
            <w:tcW w:w="2268" w:type="dxa"/>
            <w:vAlign w:val="center"/>
          </w:tcPr>
          <w:p w:rsidRPr="00430122" w:rsidR="001200D5" w:rsidP="003C02C0" w:rsidRDefault="001200D5" w14:paraId="6809A239" w14:textId="77777777">
            <w:pPr>
              <w:pStyle w:val="a4"/>
              <w:ind w:left="-114" w:leftChars="-57" w:hanging="6"/>
              <w:rPr>
                <w:szCs w:val="18"/>
              </w:rPr>
            </w:pPr>
            <w:r w:rsidRPr="00430122">
              <w:rPr>
                <w:szCs w:val="18"/>
                <w:lang w:val="en-US"/>
              </w:rPr>
              <w:t>建筑</w:t>
            </w:r>
            <w:r w:rsidRPr="00430122">
              <w:rPr>
                <w:rFonts w:hint="eastAsia"/>
                <w:szCs w:val="18"/>
                <w:lang w:val="en-US"/>
              </w:rPr>
              <w:t>柱</w:t>
            </w:r>
          </w:p>
        </w:tc>
      </w:tr>
      <w:tr w:rsidRPr="00430122" w:rsidR="001200D5" w:rsidTr="006C13A8" w14:paraId="6512002B" w14:textId="77777777">
        <w:trPr>
          <w:trHeight w:val="283"/>
          <w:jc w:val="center"/>
        </w:trPr>
        <w:tc>
          <w:tcPr>
            <w:tcW w:w="1983" w:type="dxa"/>
            <w:vMerge/>
            <w:vAlign w:val="center"/>
          </w:tcPr>
          <w:p w:rsidRPr="00430122" w:rsidR="001200D5" w:rsidP="003C02C0" w:rsidRDefault="001200D5" w14:paraId="4D1C622A" w14:textId="77777777">
            <w:pPr>
              <w:pStyle w:val="a4"/>
              <w:ind w:left="-122" w:leftChars="-58" w:firstLine="383"/>
              <w:rPr>
                <w:szCs w:val="18"/>
              </w:rPr>
            </w:pPr>
          </w:p>
        </w:tc>
        <w:tc>
          <w:tcPr>
            <w:tcW w:w="2268" w:type="dxa"/>
            <w:vAlign w:val="center"/>
          </w:tcPr>
          <w:p w:rsidRPr="00430122" w:rsidR="001200D5" w:rsidP="003C02C0" w:rsidRDefault="001200D5" w14:paraId="54EEB7E7" w14:textId="77777777">
            <w:pPr>
              <w:pStyle w:val="a4"/>
              <w:ind w:left="-114" w:leftChars="-57" w:hanging="6"/>
              <w:rPr>
                <w:szCs w:val="18"/>
              </w:rPr>
            </w:pPr>
            <w:r w:rsidRPr="00430122">
              <w:rPr>
                <w:szCs w:val="18"/>
                <w:lang w:val="en-US"/>
              </w:rPr>
              <w:t>结构</w:t>
            </w:r>
            <w:r w:rsidRPr="00430122">
              <w:rPr>
                <w:rFonts w:hint="eastAsia"/>
                <w:szCs w:val="18"/>
                <w:lang w:val="en-US"/>
              </w:rPr>
              <w:t>柱</w:t>
            </w:r>
          </w:p>
        </w:tc>
      </w:tr>
      <w:tr w:rsidRPr="00430122" w:rsidR="001200D5" w:rsidTr="006C13A8" w14:paraId="51709DAF" w14:textId="77777777">
        <w:trPr>
          <w:trHeight w:val="283"/>
          <w:jc w:val="center"/>
        </w:trPr>
        <w:tc>
          <w:tcPr>
            <w:tcW w:w="1983" w:type="dxa"/>
            <w:vMerge/>
            <w:vAlign w:val="center"/>
          </w:tcPr>
          <w:p w:rsidRPr="00430122" w:rsidR="001200D5" w:rsidP="003C02C0" w:rsidRDefault="001200D5" w14:paraId="7E9D56FF" w14:textId="77777777">
            <w:pPr>
              <w:pStyle w:val="a4"/>
              <w:ind w:left="-122" w:leftChars="-58" w:firstLine="383"/>
              <w:rPr>
                <w:szCs w:val="18"/>
              </w:rPr>
            </w:pPr>
          </w:p>
        </w:tc>
        <w:tc>
          <w:tcPr>
            <w:tcW w:w="2268" w:type="dxa"/>
            <w:vAlign w:val="center"/>
          </w:tcPr>
          <w:p w:rsidRPr="00430122" w:rsidR="001200D5" w:rsidP="003C02C0" w:rsidRDefault="001200D5" w14:paraId="751F6B9F" w14:textId="77777777">
            <w:pPr>
              <w:pStyle w:val="a4"/>
              <w:ind w:left="-114" w:leftChars="-57" w:hanging="6"/>
              <w:rPr>
                <w:szCs w:val="18"/>
              </w:rPr>
            </w:pPr>
            <w:r w:rsidRPr="00430122">
              <w:rPr>
                <w:rFonts w:hint="eastAsia"/>
                <w:szCs w:val="18"/>
                <w:lang w:val="en-US"/>
              </w:rPr>
              <w:t>幕墙</w:t>
            </w:r>
          </w:p>
        </w:tc>
      </w:tr>
      <w:tr w:rsidRPr="00430122" w:rsidR="001200D5" w:rsidTr="006C13A8" w14:paraId="546422BA" w14:textId="77777777">
        <w:trPr>
          <w:trHeight w:val="283"/>
          <w:jc w:val="center"/>
        </w:trPr>
        <w:tc>
          <w:tcPr>
            <w:tcW w:w="1983" w:type="dxa"/>
            <w:vMerge/>
            <w:vAlign w:val="center"/>
          </w:tcPr>
          <w:p w:rsidRPr="00430122" w:rsidR="001200D5" w:rsidP="003C02C0" w:rsidRDefault="001200D5" w14:paraId="685E2434" w14:textId="77777777">
            <w:pPr>
              <w:pStyle w:val="a4"/>
              <w:ind w:left="-122" w:leftChars="-58" w:firstLine="383"/>
              <w:rPr>
                <w:szCs w:val="18"/>
              </w:rPr>
            </w:pPr>
          </w:p>
        </w:tc>
        <w:tc>
          <w:tcPr>
            <w:tcW w:w="2268" w:type="dxa"/>
            <w:vAlign w:val="center"/>
          </w:tcPr>
          <w:p w:rsidRPr="00430122" w:rsidR="001200D5" w:rsidP="003C02C0" w:rsidRDefault="001200D5" w14:paraId="7E9FD2BA" w14:textId="77777777">
            <w:pPr>
              <w:pStyle w:val="a4"/>
              <w:ind w:left="-114" w:leftChars="-57" w:hanging="6"/>
              <w:rPr>
                <w:szCs w:val="18"/>
              </w:rPr>
            </w:pPr>
            <w:r w:rsidRPr="00430122">
              <w:rPr>
                <w:rFonts w:hint="eastAsia"/>
                <w:szCs w:val="18"/>
                <w:lang w:val="en-US"/>
              </w:rPr>
              <w:t>外门</w:t>
            </w:r>
          </w:p>
        </w:tc>
      </w:tr>
      <w:tr w:rsidRPr="00430122" w:rsidR="001200D5" w:rsidTr="006C13A8" w14:paraId="2B37B34D" w14:textId="77777777">
        <w:trPr>
          <w:trHeight w:val="283"/>
          <w:jc w:val="center"/>
        </w:trPr>
        <w:tc>
          <w:tcPr>
            <w:tcW w:w="1983" w:type="dxa"/>
            <w:vMerge/>
            <w:vAlign w:val="center"/>
          </w:tcPr>
          <w:p w:rsidRPr="00430122" w:rsidR="001200D5" w:rsidP="003C02C0" w:rsidRDefault="001200D5" w14:paraId="20952ED6" w14:textId="77777777">
            <w:pPr>
              <w:pStyle w:val="a4"/>
              <w:ind w:left="-122" w:leftChars="-58" w:firstLine="383"/>
              <w:rPr>
                <w:szCs w:val="18"/>
              </w:rPr>
            </w:pPr>
          </w:p>
        </w:tc>
        <w:tc>
          <w:tcPr>
            <w:tcW w:w="2268" w:type="dxa"/>
            <w:vAlign w:val="center"/>
          </w:tcPr>
          <w:p w:rsidRPr="00430122" w:rsidR="001200D5" w:rsidP="003C02C0" w:rsidRDefault="001200D5" w14:paraId="1632857C" w14:textId="77777777">
            <w:pPr>
              <w:pStyle w:val="a4"/>
              <w:ind w:left="-114" w:leftChars="-57" w:hanging="6"/>
              <w:rPr>
                <w:szCs w:val="18"/>
                <w:lang w:val="en-US"/>
              </w:rPr>
            </w:pPr>
            <w:r w:rsidRPr="00430122">
              <w:rPr>
                <w:rFonts w:hint="eastAsia"/>
                <w:szCs w:val="18"/>
                <w:lang w:val="en-US"/>
              </w:rPr>
              <w:t>外窗</w:t>
            </w:r>
          </w:p>
        </w:tc>
      </w:tr>
      <w:tr w:rsidRPr="00430122" w:rsidR="001200D5" w:rsidTr="006C13A8" w14:paraId="5E31B0F8" w14:textId="77777777">
        <w:trPr>
          <w:trHeight w:val="283"/>
          <w:jc w:val="center"/>
        </w:trPr>
        <w:tc>
          <w:tcPr>
            <w:tcW w:w="1983" w:type="dxa"/>
            <w:vMerge/>
            <w:vAlign w:val="center"/>
          </w:tcPr>
          <w:p w:rsidRPr="00430122" w:rsidR="001200D5" w:rsidP="003C02C0" w:rsidRDefault="001200D5" w14:paraId="12E64EDE" w14:textId="77777777">
            <w:pPr>
              <w:pStyle w:val="a4"/>
              <w:ind w:left="-122" w:leftChars="-58" w:firstLine="383"/>
              <w:rPr>
                <w:szCs w:val="18"/>
              </w:rPr>
            </w:pPr>
          </w:p>
        </w:tc>
        <w:tc>
          <w:tcPr>
            <w:tcW w:w="2268" w:type="dxa"/>
            <w:vAlign w:val="center"/>
          </w:tcPr>
          <w:p w:rsidRPr="00430122" w:rsidR="001200D5" w:rsidP="003C02C0" w:rsidRDefault="001200D5" w14:paraId="286C4F7A" w14:textId="77777777">
            <w:pPr>
              <w:pStyle w:val="a4"/>
              <w:ind w:left="-114" w:leftChars="-57" w:hanging="6"/>
              <w:rPr>
                <w:szCs w:val="18"/>
              </w:rPr>
            </w:pPr>
            <w:r w:rsidRPr="00430122">
              <w:rPr>
                <w:rFonts w:hint="eastAsia"/>
                <w:szCs w:val="18"/>
                <w:lang w:val="en-US"/>
              </w:rPr>
              <w:t>屋面</w:t>
            </w:r>
          </w:p>
        </w:tc>
      </w:tr>
      <w:tr w:rsidRPr="00430122" w:rsidR="001200D5" w:rsidTr="006C13A8" w14:paraId="7F7E1B76" w14:textId="77777777">
        <w:trPr>
          <w:trHeight w:val="283"/>
          <w:jc w:val="center"/>
        </w:trPr>
        <w:tc>
          <w:tcPr>
            <w:tcW w:w="1983" w:type="dxa"/>
            <w:vMerge/>
            <w:vAlign w:val="center"/>
          </w:tcPr>
          <w:p w:rsidRPr="00430122" w:rsidR="001200D5" w:rsidP="003C02C0" w:rsidRDefault="001200D5" w14:paraId="335EF608" w14:textId="77777777">
            <w:pPr>
              <w:pStyle w:val="a4"/>
              <w:ind w:left="-122" w:leftChars="-58" w:firstLine="383"/>
              <w:rPr>
                <w:szCs w:val="18"/>
              </w:rPr>
            </w:pPr>
          </w:p>
        </w:tc>
        <w:tc>
          <w:tcPr>
            <w:tcW w:w="2268" w:type="dxa"/>
            <w:vAlign w:val="center"/>
          </w:tcPr>
          <w:p w:rsidRPr="00430122" w:rsidR="001200D5" w:rsidP="003C02C0" w:rsidRDefault="001200D5" w14:paraId="5D1165E0" w14:textId="77777777">
            <w:pPr>
              <w:pStyle w:val="a4"/>
              <w:ind w:left="-114" w:leftChars="-57" w:hanging="6"/>
              <w:rPr>
                <w:szCs w:val="18"/>
              </w:rPr>
            </w:pPr>
            <w:r w:rsidRPr="00430122">
              <w:rPr>
                <w:rFonts w:hint="eastAsia"/>
                <w:szCs w:val="18"/>
                <w:lang w:val="en-US"/>
              </w:rPr>
              <w:t>装饰构件</w:t>
            </w:r>
          </w:p>
        </w:tc>
      </w:tr>
      <w:tr w:rsidRPr="00430122" w:rsidR="001200D5" w:rsidTr="006C13A8" w14:paraId="0E089EA6" w14:textId="77777777">
        <w:trPr>
          <w:trHeight w:val="283"/>
          <w:jc w:val="center"/>
        </w:trPr>
        <w:tc>
          <w:tcPr>
            <w:tcW w:w="1983" w:type="dxa"/>
            <w:vMerge/>
            <w:vAlign w:val="center"/>
          </w:tcPr>
          <w:p w:rsidRPr="00430122" w:rsidR="001200D5" w:rsidP="003C02C0" w:rsidRDefault="001200D5" w14:paraId="23F07CF3" w14:textId="77777777">
            <w:pPr>
              <w:pStyle w:val="a4"/>
              <w:ind w:left="-122" w:leftChars="-58" w:firstLine="383"/>
              <w:rPr>
                <w:szCs w:val="18"/>
              </w:rPr>
            </w:pPr>
          </w:p>
        </w:tc>
        <w:tc>
          <w:tcPr>
            <w:tcW w:w="2268" w:type="dxa"/>
            <w:vAlign w:val="center"/>
          </w:tcPr>
          <w:p w:rsidRPr="00430122" w:rsidR="001200D5" w:rsidP="003C02C0" w:rsidRDefault="001200D5" w14:paraId="5BF62C26" w14:textId="77777777">
            <w:pPr>
              <w:pStyle w:val="a4"/>
              <w:ind w:left="-114" w:leftChars="-57" w:hanging="6"/>
              <w:rPr>
                <w:szCs w:val="18"/>
              </w:rPr>
            </w:pPr>
            <w:r w:rsidRPr="00430122">
              <w:rPr>
                <w:szCs w:val="18"/>
                <w:lang w:val="en-US"/>
              </w:rPr>
              <w:t>设备安装孔洞</w:t>
            </w:r>
          </w:p>
        </w:tc>
      </w:tr>
    </w:tbl>
    <w:p w:rsidR="00BA1DE6" w:rsidP="00BA1DE6" w:rsidRDefault="00BA1DE6" w14:paraId="024D5F92" w14:textId="77777777">
      <w:pPr>
        <w:pStyle w:val="C"/>
        <w:numPr>
          <w:ilvl w:val="0"/>
          <w:numId w:val="0"/>
        </w:numPr>
        <w:ind w:left="681"/>
        <w:rPr>
          <w:rFonts w:cs="Times New Roman"/>
          <w:b/>
          <w:bCs/>
        </w:rPr>
      </w:pPr>
    </w:p>
    <w:p w:rsidR="001200D5" w:rsidP="00BA1DE6" w:rsidRDefault="00BA1DE6" w14:paraId="7BBB0EE8" w14:textId="099ED89B">
      <w:pPr>
        <w:pStyle w:val="C"/>
        <w:numPr>
          <w:ilvl w:val="0"/>
          <w:numId w:val="0"/>
        </w:numPr>
        <w:ind w:left="681"/>
      </w:pPr>
      <w:r w:rsidRPr="00BA1DE6">
        <w:rPr>
          <w:rFonts w:cs="Times New Roman"/>
          <w:b/>
          <w:bCs/>
        </w:rPr>
        <w:t>A.0.</w:t>
      </w:r>
      <w:r>
        <w:rPr>
          <w:rFonts w:cs="Times New Roman"/>
          <w:b/>
          <w:bCs/>
        </w:rPr>
        <w:t>2</w:t>
      </w:r>
      <w:r>
        <w:t xml:space="preserve"> </w:t>
      </w:r>
      <w:r>
        <w:t>其他建筑构件</w:t>
      </w:r>
      <w:r w:rsidRPr="00417C9A">
        <w:t>系统的分类应符合表</w:t>
      </w:r>
      <w:r w:rsidRPr="00417C9A">
        <w:t>A</w:t>
      </w:r>
      <w:r w:rsidR="00152797">
        <w:rPr>
          <w:lang w:val="en-US"/>
        </w:rPr>
        <w:t>.</w:t>
      </w:r>
      <w:r w:rsidRPr="00417C9A">
        <w:t>0.</w:t>
      </w:r>
      <w:r>
        <w:t>2</w:t>
      </w:r>
      <w:r w:rsidRPr="00417C9A">
        <w:t>的规定。</w:t>
      </w:r>
    </w:p>
    <w:p w:rsidR="001200D5" w:rsidP="006C13A8" w:rsidRDefault="001200D5" w14:paraId="5237DADB" w14:textId="4E4F6F8E">
      <w:pPr>
        <w:pStyle w:val="Caption"/>
        <w:keepNext/>
        <w:ind w:left="284" w:firstLine="0" w:firstLineChars="0"/>
        <w:jc w:val="center"/>
        <w:outlineLvl w:val="0"/>
      </w:pPr>
      <w:r w:rsidRPr="00A70C6A">
        <w:t>表</w:t>
      </w:r>
      <w:r w:rsidRPr="00A70C6A">
        <w:t xml:space="preserve"> </w:t>
      </w:r>
      <w:r w:rsidR="004E5BBC">
        <w:t>A</w:t>
      </w:r>
      <w:r w:rsidR="00BA1DE6">
        <w:t>.0.</w:t>
      </w:r>
      <w:r w:rsidRPr="006C13A8">
        <w:t>2</w:t>
      </w:r>
      <w:r>
        <w:t xml:space="preserve">   </w:t>
      </w:r>
      <w:r w:rsidR="00643208">
        <w:t>其他建筑构件</w:t>
      </w:r>
      <w:r>
        <w:t>系统</w:t>
      </w:r>
      <w:r w:rsidR="00BA1DE6">
        <w:t>的</w:t>
      </w:r>
      <w:r>
        <w:t>分类</w:t>
      </w:r>
    </w:p>
    <w:tbl>
      <w:tblPr>
        <w:tblW w:w="2208"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810"/>
        <w:gridCol w:w="2066"/>
      </w:tblGrid>
      <w:tr w:rsidRPr="00430122" w:rsidR="001200D5" w:rsidTr="00A33E12" w14:paraId="08A6F10A" w14:textId="77777777">
        <w:trPr>
          <w:trHeight w:val="283"/>
          <w:jc w:val="center"/>
        </w:trPr>
        <w:tc>
          <w:tcPr>
            <w:tcW w:w="1984" w:type="dxa"/>
            <w:vAlign w:val="center"/>
          </w:tcPr>
          <w:p w:rsidRPr="00430122" w:rsidR="001200D5" w:rsidP="003C02C0" w:rsidRDefault="001200D5" w14:paraId="43D3F812" w14:textId="77777777">
            <w:pPr>
              <w:pStyle w:val="a4"/>
              <w:ind w:left="-116" w:leftChars="-58" w:hanging="6"/>
              <w:rPr>
                <w:szCs w:val="18"/>
              </w:rPr>
            </w:pPr>
            <w:r w:rsidRPr="00430122">
              <w:rPr>
                <w:rFonts w:hint="eastAsia"/>
                <w:szCs w:val="18"/>
              </w:rPr>
              <w:t>一级系统</w:t>
            </w:r>
          </w:p>
        </w:tc>
        <w:tc>
          <w:tcPr>
            <w:tcW w:w="2268" w:type="dxa"/>
            <w:vAlign w:val="center"/>
          </w:tcPr>
          <w:p w:rsidRPr="00430122" w:rsidR="001200D5" w:rsidP="003C02C0" w:rsidRDefault="001200D5" w14:paraId="35E0B5B0" w14:textId="77777777">
            <w:pPr>
              <w:pStyle w:val="a4"/>
              <w:ind w:left="-116" w:leftChars="-57" w:hanging="4"/>
              <w:rPr>
                <w:szCs w:val="18"/>
              </w:rPr>
            </w:pPr>
            <w:r w:rsidRPr="00430122">
              <w:rPr>
                <w:rFonts w:hint="eastAsia"/>
                <w:szCs w:val="18"/>
              </w:rPr>
              <w:t>二级系统</w:t>
            </w:r>
          </w:p>
        </w:tc>
      </w:tr>
      <w:tr w:rsidRPr="00430122" w:rsidR="001200D5" w:rsidTr="00A33E12" w14:paraId="4E9FDF20" w14:textId="77777777">
        <w:trPr>
          <w:trHeight w:val="283"/>
          <w:jc w:val="center"/>
        </w:trPr>
        <w:tc>
          <w:tcPr>
            <w:tcW w:w="1984" w:type="dxa"/>
            <w:vMerge w:val="restart"/>
            <w:vAlign w:val="center"/>
          </w:tcPr>
          <w:p w:rsidRPr="00430122" w:rsidR="001200D5" w:rsidP="003C02C0" w:rsidRDefault="00643208" w14:paraId="0779C6C8" w14:textId="3CBE4091">
            <w:pPr>
              <w:pStyle w:val="a4"/>
              <w:ind w:left="-122" w:leftChars="-58" w:firstLine="2" w:firstLineChars="1"/>
              <w:rPr>
                <w:szCs w:val="18"/>
              </w:rPr>
            </w:pPr>
            <w:r>
              <w:rPr>
                <w:szCs w:val="18"/>
              </w:rPr>
              <w:t>其他建筑构件</w:t>
            </w:r>
            <w:r w:rsidRPr="00430122" w:rsidR="001200D5">
              <w:rPr>
                <w:szCs w:val="18"/>
              </w:rPr>
              <w:t>系统</w:t>
            </w:r>
          </w:p>
        </w:tc>
        <w:tc>
          <w:tcPr>
            <w:tcW w:w="2268" w:type="dxa"/>
            <w:vAlign w:val="center"/>
          </w:tcPr>
          <w:p w:rsidRPr="00430122" w:rsidR="001200D5" w:rsidP="003C02C0" w:rsidRDefault="001200D5" w14:paraId="65CB9855" w14:textId="77777777">
            <w:pPr>
              <w:pStyle w:val="a4"/>
              <w:ind w:left="-116" w:leftChars="-57" w:hanging="4"/>
              <w:rPr>
                <w:szCs w:val="18"/>
              </w:rPr>
            </w:pPr>
            <w:r w:rsidRPr="00430122">
              <w:rPr>
                <w:szCs w:val="18"/>
                <w:lang w:val="en-US"/>
              </w:rPr>
              <w:t>楼</w:t>
            </w:r>
            <w:r w:rsidRPr="00430122">
              <w:rPr>
                <w:rFonts w:hint="eastAsia"/>
                <w:szCs w:val="18"/>
                <w:lang w:val="en-US"/>
              </w:rPr>
              <w:t>面</w:t>
            </w:r>
          </w:p>
        </w:tc>
      </w:tr>
      <w:tr w:rsidRPr="00430122" w:rsidR="001200D5" w:rsidTr="00A33E12" w14:paraId="0CBCA19A" w14:textId="77777777">
        <w:trPr>
          <w:trHeight w:val="283"/>
          <w:jc w:val="center"/>
        </w:trPr>
        <w:tc>
          <w:tcPr>
            <w:tcW w:w="1984" w:type="dxa"/>
            <w:vMerge/>
            <w:vAlign w:val="center"/>
          </w:tcPr>
          <w:p w:rsidRPr="00430122" w:rsidR="001200D5" w:rsidP="003C02C0" w:rsidRDefault="001200D5" w14:paraId="663FBE31" w14:textId="77777777">
            <w:pPr>
              <w:pStyle w:val="a4"/>
              <w:ind w:left="-116" w:leftChars="-58" w:hanging="6"/>
              <w:rPr>
                <w:szCs w:val="18"/>
              </w:rPr>
            </w:pPr>
          </w:p>
        </w:tc>
        <w:tc>
          <w:tcPr>
            <w:tcW w:w="2268" w:type="dxa"/>
            <w:vAlign w:val="center"/>
          </w:tcPr>
          <w:p w:rsidRPr="00430122" w:rsidR="001200D5" w:rsidP="003C02C0" w:rsidRDefault="001200D5" w14:paraId="36704966" w14:textId="77777777">
            <w:pPr>
              <w:pStyle w:val="a4"/>
              <w:ind w:left="-116" w:leftChars="-57" w:hanging="4"/>
              <w:rPr>
                <w:szCs w:val="18"/>
                <w:lang w:val="en-US"/>
              </w:rPr>
            </w:pPr>
            <w:r w:rsidRPr="00430122">
              <w:rPr>
                <w:szCs w:val="18"/>
                <w:lang w:val="en-US"/>
              </w:rPr>
              <w:t>地面</w:t>
            </w:r>
          </w:p>
        </w:tc>
      </w:tr>
      <w:tr w:rsidRPr="00430122" w:rsidR="001200D5" w:rsidTr="00A33E12" w14:paraId="01BC1A0B" w14:textId="77777777">
        <w:trPr>
          <w:trHeight w:val="283"/>
          <w:jc w:val="center"/>
        </w:trPr>
        <w:tc>
          <w:tcPr>
            <w:tcW w:w="1984" w:type="dxa"/>
            <w:vMerge/>
            <w:vAlign w:val="center"/>
          </w:tcPr>
          <w:p w:rsidRPr="00430122" w:rsidR="001200D5" w:rsidP="003C02C0" w:rsidRDefault="001200D5" w14:paraId="3B9058BA" w14:textId="77777777">
            <w:pPr>
              <w:pStyle w:val="a4"/>
              <w:ind w:left="-116" w:leftChars="-58" w:hanging="6"/>
              <w:rPr>
                <w:szCs w:val="18"/>
              </w:rPr>
            </w:pPr>
          </w:p>
        </w:tc>
        <w:tc>
          <w:tcPr>
            <w:tcW w:w="2268" w:type="dxa"/>
            <w:vAlign w:val="center"/>
          </w:tcPr>
          <w:p w:rsidRPr="00430122" w:rsidR="001200D5" w:rsidP="003C02C0" w:rsidRDefault="001200D5" w14:paraId="2BA8B1DC" w14:textId="77777777">
            <w:pPr>
              <w:pStyle w:val="a4"/>
              <w:ind w:left="-116" w:leftChars="-57" w:hanging="4"/>
              <w:rPr>
                <w:szCs w:val="18"/>
              </w:rPr>
            </w:pPr>
            <w:r w:rsidRPr="00430122">
              <w:rPr>
                <w:szCs w:val="18"/>
                <w:lang w:val="en-US"/>
              </w:rPr>
              <w:t>地下外</w:t>
            </w:r>
            <w:r w:rsidRPr="00430122">
              <w:rPr>
                <w:rFonts w:hint="eastAsia"/>
                <w:szCs w:val="18"/>
                <w:lang w:val="en-US"/>
              </w:rPr>
              <w:t>围护</w:t>
            </w:r>
            <w:r w:rsidRPr="00430122">
              <w:rPr>
                <w:szCs w:val="18"/>
                <w:lang w:val="en-US"/>
              </w:rPr>
              <w:t>墙体</w:t>
            </w:r>
          </w:p>
        </w:tc>
      </w:tr>
      <w:tr w:rsidRPr="00430122" w:rsidR="001200D5" w:rsidTr="00A33E12" w14:paraId="05D387A4" w14:textId="77777777">
        <w:trPr>
          <w:trHeight w:val="283"/>
          <w:jc w:val="center"/>
        </w:trPr>
        <w:tc>
          <w:tcPr>
            <w:tcW w:w="1984" w:type="dxa"/>
            <w:vMerge/>
            <w:vAlign w:val="center"/>
          </w:tcPr>
          <w:p w:rsidRPr="00430122" w:rsidR="001200D5" w:rsidP="003C02C0" w:rsidRDefault="001200D5" w14:paraId="283FD8A9" w14:textId="77777777">
            <w:pPr>
              <w:pStyle w:val="a4"/>
              <w:ind w:left="-116" w:leftChars="-58" w:hanging="6"/>
              <w:rPr>
                <w:szCs w:val="18"/>
              </w:rPr>
            </w:pPr>
          </w:p>
        </w:tc>
        <w:tc>
          <w:tcPr>
            <w:tcW w:w="2268" w:type="dxa"/>
            <w:vAlign w:val="center"/>
          </w:tcPr>
          <w:p w:rsidRPr="00430122" w:rsidR="001200D5" w:rsidP="003C02C0" w:rsidRDefault="001200D5" w14:paraId="34679BDF" w14:textId="77777777">
            <w:pPr>
              <w:pStyle w:val="a4"/>
              <w:ind w:left="-116" w:leftChars="-57" w:hanging="4"/>
              <w:rPr>
                <w:szCs w:val="18"/>
                <w:lang w:val="en-US"/>
              </w:rPr>
            </w:pPr>
            <w:r w:rsidRPr="00430122">
              <w:rPr>
                <w:rFonts w:hint="eastAsia"/>
                <w:szCs w:val="18"/>
                <w:lang w:val="en-US"/>
              </w:rPr>
              <w:t>地下外围护柱</w:t>
            </w:r>
          </w:p>
        </w:tc>
      </w:tr>
      <w:tr w:rsidRPr="00430122" w:rsidR="001200D5" w:rsidTr="00A33E12" w14:paraId="39E85DCF" w14:textId="77777777">
        <w:trPr>
          <w:trHeight w:val="283"/>
          <w:jc w:val="center"/>
        </w:trPr>
        <w:tc>
          <w:tcPr>
            <w:tcW w:w="1984" w:type="dxa"/>
            <w:vMerge/>
            <w:vAlign w:val="center"/>
          </w:tcPr>
          <w:p w:rsidRPr="00430122" w:rsidR="001200D5" w:rsidP="003C02C0" w:rsidRDefault="001200D5" w14:paraId="1F0758F3" w14:textId="77777777">
            <w:pPr>
              <w:pStyle w:val="a4"/>
              <w:ind w:left="-116" w:leftChars="-58" w:hanging="6"/>
              <w:rPr>
                <w:szCs w:val="18"/>
              </w:rPr>
            </w:pPr>
          </w:p>
        </w:tc>
        <w:tc>
          <w:tcPr>
            <w:tcW w:w="2268" w:type="dxa"/>
            <w:vAlign w:val="center"/>
          </w:tcPr>
          <w:p w:rsidRPr="00430122" w:rsidR="001200D5" w:rsidP="003C02C0" w:rsidRDefault="001200D5" w14:paraId="77EC28DB" w14:textId="77777777">
            <w:pPr>
              <w:pStyle w:val="a4"/>
              <w:ind w:left="-116" w:leftChars="-57" w:hanging="4"/>
              <w:rPr>
                <w:szCs w:val="18"/>
              </w:rPr>
            </w:pPr>
            <w:r w:rsidRPr="00430122">
              <w:rPr>
                <w:szCs w:val="18"/>
                <w:lang w:val="en-US"/>
              </w:rPr>
              <w:t>地基</w:t>
            </w:r>
          </w:p>
        </w:tc>
      </w:tr>
      <w:tr w:rsidRPr="00430122" w:rsidR="001200D5" w:rsidTr="00A33E12" w14:paraId="3DEFA940" w14:textId="77777777">
        <w:trPr>
          <w:trHeight w:val="283"/>
          <w:jc w:val="center"/>
        </w:trPr>
        <w:tc>
          <w:tcPr>
            <w:tcW w:w="1984" w:type="dxa"/>
            <w:vMerge/>
            <w:vAlign w:val="center"/>
          </w:tcPr>
          <w:p w:rsidRPr="00430122" w:rsidR="001200D5" w:rsidP="003C02C0" w:rsidRDefault="001200D5" w14:paraId="2263989B" w14:textId="77777777">
            <w:pPr>
              <w:pStyle w:val="a4"/>
              <w:ind w:left="-116" w:leftChars="-58" w:hanging="6"/>
              <w:rPr>
                <w:szCs w:val="18"/>
              </w:rPr>
            </w:pPr>
          </w:p>
        </w:tc>
        <w:tc>
          <w:tcPr>
            <w:tcW w:w="2268" w:type="dxa"/>
            <w:vAlign w:val="center"/>
          </w:tcPr>
          <w:p w:rsidRPr="00430122" w:rsidR="001200D5" w:rsidP="003C02C0" w:rsidRDefault="001200D5" w14:paraId="61E233F2" w14:textId="77777777">
            <w:pPr>
              <w:pStyle w:val="a4"/>
              <w:ind w:left="-116" w:leftChars="-57" w:hanging="4"/>
              <w:rPr>
                <w:szCs w:val="18"/>
                <w:lang w:val="en-US"/>
              </w:rPr>
            </w:pPr>
            <w:r w:rsidRPr="00430122">
              <w:rPr>
                <w:szCs w:val="18"/>
                <w:lang w:val="en-US"/>
              </w:rPr>
              <w:t>基础</w:t>
            </w:r>
          </w:p>
        </w:tc>
      </w:tr>
      <w:tr w:rsidRPr="00430122" w:rsidR="001200D5" w:rsidTr="00A33E12" w14:paraId="61880789" w14:textId="77777777">
        <w:trPr>
          <w:trHeight w:val="283"/>
          <w:jc w:val="center"/>
        </w:trPr>
        <w:tc>
          <w:tcPr>
            <w:tcW w:w="1984" w:type="dxa"/>
            <w:vMerge/>
            <w:vAlign w:val="center"/>
          </w:tcPr>
          <w:p w:rsidRPr="00430122" w:rsidR="001200D5" w:rsidP="003C02C0" w:rsidRDefault="001200D5" w14:paraId="2E3CCA07" w14:textId="77777777">
            <w:pPr>
              <w:pStyle w:val="a4"/>
              <w:ind w:left="-116" w:leftChars="-58" w:hanging="6"/>
              <w:rPr>
                <w:szCs w:val="18"/>
              </w:rPr>
            </w:pPr>
          </w:p>
        </w:tc>
        <w:tc>
          <w:tcPr>
            <w:tcW w:w="2268" w:type="dxa"/>
            <w:vAlign w:val="center"/>
          </w:tcPr>
          <w:p w:rsidRPr="00430122" w:rsidR="001200D5" w:rsidP="003C02C0" w:rsidRDefault="001200D5" w14:paraId="6D1F36D9" w14:textId="77777777">
            <w:pPr>
              <w:pStyle w:val="a4"/>
              <w:ind w:left="-116" w:leftChars="-57" w:hanging="4"/>
              <w:rPr>
                <w:szCs w:val="18"/>
              </w:rPr>
            </w:pPr>
            <w:r w:rsidRPr="00430122">
              <w:rPr>
                <w:szCs w:val="18"/>
                <w:lang w:val="en-US"/>
              </w:rPr>
              <w:t>楼梯</w:t>
            </w:r>
          </w:p>
        </w:tc>
      </w:tr>
      <w:tr w:rsidRPr="00430122" w:rsidR="001200D5" w:rsidTr="00A33E12" w14:paraId="2B38F85D" w14:textId="77777777">
        <w:trPr>
          <w:trHeight w:val="283"/>
          <w:jc w:val="center"/>
        </w:trPr>
        <w:tc>
          <w:tcPr>
            <w:tcW w:w="1984" w:type="dxa"/>
            <w:vMerge/>
            <w:vAlign w:val="center"/>
          </w:tcPr>
          <w:p w:rsidRPr="00430122" w:rsidR="001200D5" w:rsidP="003C02C0" w:rsidRDefault="001200D5" w14:paraId="3A95F168" w14:textId="77777777">
            <w:pPr>
              <w:pStyle w:val="a4"/>
              <w:ind w:left="-116" w:leftChars="-58" w:hanging="6"/>
              <w:rPr>
                <w:szCs w:val="18"/>
              </w:rPr>
            </w:pPr>
          </w:p>
        </w:tc>
        <w:tc>
          <w:tcPr>
            <w:tcW w:w="2268" w:type="dxa"/>
            <w:vAlign w:val="center"/>
          </w:tcPr>
          <w:p w:rsidRPr="00430122" w:rsidR="001200D5" w:rsidP="003C02C0" w:rsidRDefault="001200D5" w14:paraId="255AE612" w14:textId="77777777">
            <w:pPr>
              <w:pStyle w:val="a4"/>
              <w:ind w:left="-116" w:leftChars="-57" w:hanging="4"/>
              <w:rPr>
                <w:szCs w:val="18"/>
              </w:rPr>
            </w:pPr>
            <w:r w:rsidRPr="00430122">
              <w:rPr>
                <w:szCs w:val="18"/>
                <w:lang w:val="en-US"/>
              </w:rPr>
              <w:t>内墙</w:t>
            </w:r>
          </w:p>
        </w:tc>
      </w:tr>
      <w:tr w:rsidRPr="00430122" w:rsidR="001200D5" w:rsidTr="00A33E12" w14:paraId="3B834B70" w14:textId="77777777">
        <w:trPr>
          <w:trHeight w:val="283"/>
          <w:jc w:val="center"/>
        </w:trPr>
        <w:tc>
          <w:tcPr>
            <w:tcW w:w="1984" w:type="dxa"/>
            <w:vMerge/>
            <w:vAlign w:val="center"/>
          </w:tcPr>
          <w:p w:rsidRPr="00430122" w:rsidR="001200D5" w:rsidP="003C02C0" w:rsidRDefault="001200D5" w14:paraId="439CC7A0" w14:textId="77777777">
            <w:pPr>
              <w:pStyle w:val="a4"/>
              <w:ind w:left="-116" w:leftChars="-58" w:hanging="6"/>
              <w:rPr>
                <w:szCs w:val="18"/>
              </w:rPr>
            </w:pPr>
          </w:p>
        </w:tc>
        <w:tc>
          <w:tcPr>
            <w:tcW w:w="2268" w:type="dxa"/>
            <w:vAlign w:val="center"/>
          </w:tcPr>
          <w:p w:rsidRPr="00430122" w:rsidR="001200D5" w:rsidP="003C02C0" w:rsidRDefault="001200D5" w14:paraId="70A315AC" w14:textId="77777777">
            <w:pPr>
              <w:pStyle w:val="a4"/>
              <w:ind w:left="-116" w:leftChars="-57" w:hanging="4"/>
              <w:rPr>
                <w:szCs w:val="18"/>
              </w:rPr>
            </w:pPr>
            <w:r w:rsidRPr="00430122">
              <w:rPr>
                <w:szCs w:val="18"/>
                <w:lang w:val="en-US"/>
              </w:rPr>
              <w:t>柱</w:t>
            </w:r>
          </w:p>
        </w:tc>
      </w:tr>
      <w:tr w:rsidRPr="00430122" w:rsidR="001200D5" w:rsidTr="00A33E12" w14:paraId="5FFA7960" w14:textId="77777777">
        <w:trPr>
          <w:trHeight w:val="283"/>
          <w:jc w:val="center"/>
        </w:trPr>
        <w:tc>
          <w:tcPr>
            <w:tcW w:w="1984" w:type="dxa"/>
            <w:vMerge/>
            <w:vAlign w:val="center"/>
          </w:tcPr>
          <w:p w:rsidRPr="00430122" w:rsidR="001200D5" w:rsidP="003C02C0" w:rsidRDefault="001200D5" w14:paraId="36F1ED84" w14:textId="77777777">
            <w:pPr>
              <w:pStyle w:val="a4"/>
              <w:ind w:left="-116" w:leftChars="-58" w:hanging="6"/>
              <w:rPr>
                <w:szCs w:val="18"/>
              </w:rPr>
            </w:pPr>
          </w:p>
        </w:tc>
        <w:tc>
          <w:tcPr>
            <w:tcW w:w="2268" w:type="dxa"/>
            <w:vAlign w:val="center"/>
          </w:tcPr>
          <w:p w:rsidRPr="00430122" w:rsidR="001200D5" w:rsidP="003C02C0" w:rsidRDefault="001200D5" w14:paraId="7A31B505" w14:textId="77777777">
            <w:pPr>
              <w:pStyle w:val="a4"/>
              <w:ind w:left="-116" w:leftChars="-57" w:hanging="4"/>
              <w:rPr>
                <w:szCs w:val="18"/>
                <w:lang w:val="en-US"/>
              </w:rPr>
            </w:pPr>
            <w:r w:rsidRPr="00430122">
              <w:rPr>
                <w:szCs w:val="18"/>
                <w:lang w:val="en-US"/>
              </w:rPr>
              <w:t>梁</w:t>
            </w:r>
          </w:p>
        </w:tc>
      </w:tr>
      <w:tr w:rsidRPr="00430122" w:rsidR="001200D5" w:rsidTr="00A33E12" w14:paraId="1BDB1DE9" w14:textId="77777777">
        <w:trPr>
          <w:trHeight w:val="283"/>
          <w:jc w:val="center"/>
        </w:trPr>
        <w:tc>
          <w:tcPr>
            <w:tcW w:w="1984" w:type="dxa"/>
            <w:vMerge/>
            <w:vAlign w:val="center"/>
          </w:tcPr>
          <w:p w:rsidRPr="00430122" w:rsidR="001200D5" w:rsidP="003C02C0" w:rsidRDefault="001200D5" w14:paraId="270F3BC2" w14:textId="77777777">
            <w:pPr>
              <w:pStyle w:val="a4"/>
              <w:ind w:left="-116" w:leftChars="-58" w:hanging="6"/>
              <w:rPr>
                <w:szCs w:val="18"/>
              </w:rPr>
            </w:pPr>
          </w:p>
        </w:tc>
        <w:tc>
          <w:tcPr>
            <w:tcW w:w="2268" w:type="dxa"/>
            <w:vAlign w:val="center"/>
          </w:tcPr>
          <w:p w:rsidRPr="00430122" w:rsidR="001200D5" w:rsidP="003C02C0" w:rsidRDefault="001200D5" w14:paraId="0E7439D3" w14:textId="77777777">
            <w:pPr>
              <w:pStyle w:val="a4"/>
              <w:ind w:left="-116" w:leftChars="-57" w:hanging="4"/>
              <w:rPr>
                <w:szCs w:val="18"/>
                <w:lang w:val="en-US"/>
              </w:rPr>
            </w:pPr>
            <w:r w:rsidRPr="00430122">
              <w:rPr>
                <w:szCs w:val="18"/>
                <w:lang w:val="en-US"/>
              </w:rPr>
              <w:t>内门</w:t>
            </w:r>
          </w:p>
        </w:tc>
      </w:tr>
      <w:tr w:rsidRPr="00430122" w:rsidR="001200D5" w:rsidTr="00A33E12" w14:paraId="55D864E2" w14:textId="77777777">
        <w:trPr>
          <w:trHeight w:val="283"/>
          <w:jc w:val="center"/>
        </w:trPr>
        <w:tc>
          <w:tcPr>
            <w:tcW w:w="1984" w:type="dxa"/>
            <w:vMerge/>
            <w:vAlign w:val="center"/>
          </w:tcPr>
          <w:p w:rsidRPr="00430122" w:rsidR="001200D5" w:rsidP="003C02C0" w:rsidRDefault="001200D5" w14:paraId="40172758" w14:textId="77777777">
            <w:pPr>
              <w:pStyle w:val="a4"/>
              <w:ind w:left="-116" w:leftChars="-58" w:hanging="6"/>
              <w:rPr>
                <w:szCs w:val="18"/>
              </w:rPr>
            </w:pPr>
          </w:p>
        </w:tc>
        <w:tc>
          <w:tcPr>
            <w:tcW w:w="2268" w:type="dxa"/>
            <w:vAlign w:val="center"/>
          </w:tcPr>
          <w:p w:rsidRPr="00430122" w:rsidR="001200D5" w:rsidP="003C02C0" w:rsidRDefault="001200D5" w14:paraId="534D418B" w14:textId="77777777">
            <w:pPr>
              <w:pStyle w:val="a4"/>
              <w:ind w:left="-116" w:leftChars="-57" w:hanging="4"/>
              <w:rPr>
                <w:szCs w:val="18"/>
                <w:lang w:val="en-US"/>
              </w:rPr>
            </w:pPr>
            <w:r w:rsidRPr="00430122">
              <w:rPr>
                <w:szCs w:val="18"/>
                <w:lang w:val="en-US"/>
              </w:rPr>
              <w:t>内窗</w:t>
            </w:r>
          </w:p>
        </w:tc>
      </w:tr>
      <w:tr w:rsidRPr="00430122" w:rsidR="001200D5" w:rsidTr="00A33E12" w14:paraId="02CAB96D" w14:textId="77777777">
        <w:trPr>
          <w:trHeight w:val="283"/>
          <w:jc w:val="center"/>
        </w:trPr>
        <w:tc>
          <w:tcPr>
            <w:tcW w:w="1984" w:type="dxa"/>
            <w:vMerge/>
            <w:vAlign w:val="center"/>
          </w:tcPr>
          <w:p w:rsidRPr="00430122" w:rsidR="001200D5" w:rsidP="003C02C0" w:rsidRDefault="001200D5" w14:paraId="69A327D0" w14:textId="77777777">
            <w:pPr>
              <w:pStyle w:val="a4"/>
              <w:ind w:left="-116" w:leftChars="-58" w:hanging="6"/>
              <w:rPr>
                <w:szCs w:val="18"/>
              </w:rPr>
            </w:pPr>
          </w:p>
        </w:tc>
        <w:tc>
          <w:tcPr>
            <w:tcW w:w="2268" w:type="dxa"/>
            <w:vAlign w:val="center"/>
          </w:tcPr>
          <w:p w:rsidRPr="00430122" w:rsidR="001200D5" w:rsidP="003C02C0" w:rsidRDefault="001200D5" w14:paraId="333B3E1D" w14:textId="77777777">
            <w:pPr>
              <w:pStyle w:val="a4"/>
              <w:ind w:left="-116" w:leftChars="-57" w:hanging="4"/>
              <w:rPr>
                <w:szCs w:val="18"/>
              </w:rPr>
            </w:pPr>
            <w:r w:rsidRPr="00430122">
              <w:rPr>
                <w:szCs w:val="18"/>
                <w:lang w:val="en-US"/>
              </w:rPr>
              <w:t>室内装饰装修</w:t>
            </w:r>
          </w:p>
        </w:tc>
      </w:tr>
      <w:tr w:rsidRPr="00430122" w:rsidR="001200D5" w:rsidTr="00A33E12" w14:paraId="697A4F51" w14:textId="77777777">
        <w:trPr>
          <w:trHeight w:val="283"/>
          <w:jc w:val="center"/>
        </w:trPr>
        <w:tc>
          <w:tcPr>
            <w:tcW w:w="1984" w:type="dxa"/>
            <w:vMerge/>
            <w:vAlign w:val="center"/>
          </w:tcPr>
          <w:p w:rsidRPr="00430122" w:rsidR="001200D5" w:rsidP="003C02C0" w:rsidRDefault="001200D5" w14:paraId="36384ABD" w14:textId="77777777">
            <w:pPr>
              <w:pStyle w:val="a4"/>
              <w:ind w:left="-116" w:leftChars="-58" w:hanging="6"/>
              <w:rPr>
                <w:szCs w:val="18"/>
              </w:rPr>
            </w:pPr>
          </w:p>
        </w:tc>
        <w:tc>
          <w:tcPr>
            <w:tcW w:w="2268" w:type="dxa"/>
            <w:vAlign w:val="center"/>
          </w:tcPr>
          <w:p w:rsidRPr="00430122" w:rsidR="001200D5" w:rsidP="003C02C0" w:rsidRDefault="001200D5" w14:paraId="2897FAB9" w14:textId="77777777">
            <w:pPr>
              <w:pStyle w:val="a4"/>
              <w:ind w:left="-116" w:leftChars="-57" w:hanging="4"/>
              <w:rPr>
                <w:szCs w:val="18"/>
                <w:lang w:val="en-US"/>
              </w:rPr>
            </w:pPr>
            <w:r w:rsidRPr="00430122">
              <w:rPr>
                <w:szCs w:val="18"/>
                <w:lang w:val="en-US"/>
              </w:rPr>
              <w:t>设备安装孔洞</w:t>
            </w:r>
          </w:p>
        </w:tc>
      </w:tr>
      <w:tr w:rsidRPr="00430122" w:rsidR="001200D5" w:rsidTr="00A33E12" w14:paraId="20F3BA09" w14:textId="77777777">
        <w:trPr>
          <w:trHeight w:val="283"/>
          <w:jc w:val="center"/>
        </w:trPr>
        <w:tc>
          <w:tcPr>
            <w:tcW w:w="1984" w:type="dxa"/>
            <w:vMerge/>
            <w:vAlign w:val="center"/>
          </w:tcPr>
          <w:p w:rsidRPr="00430122" w:rsidR="001200D5" w:rsidP="003C02C0" w:rsidRDefault="001200D5" w14:paraId="1441B48A" w14:textId="77777777">
            <w:pPr>
              <w:pStyle w:val="a4"/>
              <w:ind w:left="-116" w:leftChars="-58" w:hanging="6"/>
              <w:rPr>
                <w:szCs w:val="18"/>
              </w:rPr>
            </w:pPr>
          </w:p>
        </w:tc>
        <w:tc>
          <w:tcPr>
            <w:tcW w:w="2268" w:type="dxa"/>
            <w:vAlign w:val="center"/>
          </w:tcPr>
          <w:p w:rsidRPr="00430122" w:rsidR="001200D5" w:rsidP="003C02C0" w:rsidRDefault="001200D5" w14:paraId="37B7CB01" w14:textId="77777777">
            <w:pPr>
              <w:pStyle w:val="a4"/>
              <w:ind w:left="-116" w:leftChars="-57" w:hanging="4"/>
              <w:rPr>
                <w:szCs w:val="18"/>
                <w:lang w:val="en-US"/>
              </w:rPr>
            </w:pPr>
            <w:r w:rsidRPr="00430122">
              <w:rPr>
                <w:szCs w:val="18"/>
                <w:lang w:val="en-US"/>
              </w:rPr>
              <w:t>各类设备基础</w:t>
            </w:r>
          </w:p>
        </w:tc>
      </w:tr>
      <w:tr w:rsidRPr="00430122" w:rsidR="001200D5" w:rsidTr="00A33E12" w14:paraId="0C9AF9A1" w14:textId="77777777">
        <w:trPr>
          <w:trHeight w:val="283"/>
          <w:jc w:val="center"/>
        </w:trPr>
        <w:tc>
          <w:tcPr>
            <w:tcW w:w="1984" w:type="dxa"/>
            <w:vMerge/>
            <w:vAlign w:val="center"/>
          </w:tcPr>
          <w:p w:rsidRPr="00430122" w:rsidR="001200D5" w:rsidP="003C02C0" w:rsidRDefault="001200D5" w14:paraId="4134A87C" w14:textId="77777777">
            <w:pPr>
              <w:pStyle w:val="a4"/>
              <w:ind w:left="-116" w:leftChars="-58" w:hanging="6"/>
              <w:rPr>
                <w:szCs w:val="18"/>
              </w:rPr>
            </w:pPr>
          </w:p>
        </w:tc>
        <w:tc>
          <w:tcPr>
            <w:tcW w:w="2268" w:type="dxa"/>
            <w:vAlign w:val="center"/>
          </w:tcPr>
          <w:p w:rsidRPr="00430122" w:rsidR="001200D5" w:rsidP="003C02C0" w:rsidRDefault="001200D5" w14:paraId="1C308640" w14:textId="77777777">
            <w:pPr>
              <w:pStyle w:val="a4"/>
              <w:ind w:left="-116" w:leftChars="-57" w:hanging="4"/>
              <w:rPr>
                <w:szCs w:val="18"/>
                <w:lang w:val="en-US"/>
              </w:rPr>
            </w:pPr>
            <w:r w:rsidRPr="00430122">
              <w:rPr>
                <w:szCs w:val="18"/>
                <w:lang w:val="en-US"/>
              </w:rPr>
              <w:t>运输设备</w:t>
            </w:r>
          </w:p>
        </w:tc>
      </w:tr>
    </w:tbl>
    <w:p w:rsidR="00BA1DE6" w:rsidP="00BA1DE6" w:rsidRDefault="00BA1DE6" w14:paraId="2427409E" w14:textId="77777777">
      <w:pPr>
        <w:pStyle w:val="C"/>
        <w:numPr>
          <w:ilvl w:val="0"/>
          <w:numId w:val="0"/>
        </w:numPr>
        <w:ind w:left="681"/>
        <w:rPr>
          <w:rFonts w:cs="Times New Roman"/>
          <w:b/>
          <w:bCs/>
        </w:rPr>
      </w:pPr>
    </w:p>
    <w:p w:rsidR="001200D5" w:rsidP="00BA1DE6" w:rsidRDefault="00BA1DE6" w14:paraId="78B64CF9" w14:textId="72F3B5AC">
      <w:pPr>
        <w:pStyle w:val="C"/>
        <w:numPr>
          <w:ilvl w:val="0"/>
          <w:numId w:val="0"/>
        </w:numPr>
        <w:ind w:left="681"/>
      </w:pPr>
      <w:r w:rsidRPr="00BA1DE6">
        <w:rPr>
          <w:rFonts w:cs="Times New Roman"/>
          <w:b/>
          <w:bCs/>
        </w:rPr>
        <w:t>A.0.</w:t>
      </w:r>
      <w:r>
        <w:rPr>
          <w:rFonts w:cs="Times New Roman"/>
          <w:b/>
          <w:bCs/>
        </w:rPr>
        <w:t>3</w:t>
      </w:r>
      <w:r>
        <w:t xml:space="preserve"> </w:t>
      </w:r>
      <w:r w:rsidR="00946799">
        <w:t>给水排水</w:t>
      </w:r>
      <w:r>
        <w:t>系统</w:t>
      </w:r>
      <w:r w:rsidRPr="00417C9A">
        <w:t>的分类应符合表</w:t>
      </w:r>
      <w:r w:rsidRPr="00417C9A">
        <w:t>A.0.</w:t>
      </w:r>
      <w:r>
        <w:t>3</w:t>
      </w:r>
      <w:r w:rsidRPr="00417C9A">
        <w:t>的规定。</w:t>
      </w:r>
    </w:p>
    <w:p w:rsidR="001200D5" w:rsidP="006C13A8" w:rsidRDefault="001200D5" w14:paraId="04B3F415" w14:textId="7372D30F">
      <w:pPr>
        <w:pStyle w:val="Caption"/>
        <w:keepNext/>
        <w:ind w:left="284" w:firstLine="0" w:firstLineChars="0"/>
        <w:jc w:val="center"/>
        <w:outlineLvl w:val="0"/>
      </w:pPr>
      <w:r w:rsidRPr="00A70C6A">
        <w:t>表</w:t>
      </w:r>
      <w:r w:rsidRPr="00A70C6A">
        <w:t xml:space="preserve"> </w:t>
      </w:r>
      <w:r w:rsidR="004E5BBC">
        <w:t>A</w:t>
      </w:r>
      <w:r w:rsidR="00BA1DE6">
        <w:t>.0.</w:t>
      </w:r>
      <w:r w:rsidRPr="006C13A8">
        <w:t>3</w:t>
      </w:r>
      <w:r>
        <w:t xml:space="preserve">   </w:t>
      </w:r>
      <w:r w:rsidR="00946799">
        <w:t>给水排水</w:t>
      </w:r>
      <w:r w:rsidR="00BE433D">
        <w:t>系统</w:t>
      </w:r>
      <w:r w:rsidR="00BA1DE6">
        <w:t>的</w:t>
      </w:r>
      <w:r>
        <w:t>分类</w:t>
      </w:r>
    </w:p>
    <w:tbl>
      <w:tblPr>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701"/>
        <w:gridCol w:w="1701"/>
        <w:gridCol w:w="3402"/>
      </w:tblGrid>
      <w:tr w:rsidRPr="00430122" w:rsidR="001200D5" w:rsidTr="006C13A8" w14:paraId="33DC6D9C" w14:textId="77777777">
        <w:trPr>
          <w:trHeight w:val="270"/>
          <w:tblHeader/>
          <w:jc w:val="center"/>
        </w:trPr>
        <w:tc>
          <w:tcPr>
            <w:tcW w:w="1701" w:type="dxa"/>
            <w:vAlign w:val="center"/>
          </w:tcPr>
          <w:p w:rsidRPr="00430122" w:rsidR="001200D5" w:rsidP="006C13A8" w:rsidRDefault="001200D5" w14:paraId="06A7746B" w14:textId="77777777">
            <w:pPr>
              <w:pStyle w:val="a4"/>
              <w:ind w:leftChars="12" w:hanging="6"/>
              <w:rPr>
                <w:szCs w:val="18"/>
              </w:rPr>
            </w:pPr>
            <w:r w:rsidRPr="00430122">
              <w:rPr>
                <w:rFonts w:hint="eastAsia"/>
                <w:szCs w:val="18"/>
              </w:rPr>
              <w:t>一级系统</w:t>
            </w:r>
          </w:p>
        </w:tc>
        <w:tc>
          <w:tcPr>
            <w:tcW w:w="1701" w:type="dxa"/>
            <w:vAlign w:val="center"/>
          </w:tcPr>
          <w:p w:rsidRPr="00430122" w:rsidR="001200D5" w:rsidP="006C13A8" w:rsidRDefault="001200D5" w14:paraId="6129D57B" w14:textId="77777777">
            <w:pPr>
              <w:pStyle w:val="a4"/>
              <w:ind w:left="32" w:hanging="1"/>
              <w:rPr>
                <w:szCs w:val="18"/>
              </w:rPr>
            </w:pPr>
            <w:r w:rsidRPr="00430122">
              <w:rPr>
                <w:rFonts w:hint="eastAsia"/>
                <w:szCs w:val="18"/>
              </w:rPr>
              <w:t>二级系统</w:t>
            </w:r>
          </w:p>
        </w:tc>
        <w:tc>
          <w:tcPr>
            <w:tcW w:w="3402" w:type="dxa"/>
            <w:vAlign w:val="center"/>
          </w:tcPr>
          <w:p w:rsidRPr="00430122" w:rsidR="001200D5" w:rsidP="006C13A8" w:rsidRDefault="001200D5" w14:paraId="1CEFBAC2" w14:textId="77777777">
            <w:pPr>
              <w:pStyle w:val="a4"/>
              <w:ind w:left="62" w:hanging="31"/>
              <w:rPr>
                <w:szCs w:val="18"/>
              </w:rPr>
            </w:pPr>
            <w:r w:rsidRPr="00430122">
              <w:rPr>
                <w:rFonts w:hint="eastAsia"/>
                <w:szCs w:val="18"/>
              </w:rPr>
              <w:t>三级系统</w:t>
            </w:r>
          </w:p>
        </w:tc>
      </w:tr>
      <w:tr w:rsidRPr="00430122" w:rsidR="001200D5" w:rsidTr="006C13A8" w14:paraId="57FECBC9" w14:textId="77777777">
        <w:trPr>
          <w:trHeight w:val="270"/>
          <w:jc w:val="center"/>
        </w:trPr>
        <w:tc>
          <w:tcPr>
            <w:tcW w:w="1701" w:type="dxa"/>
            <w:vMerge w:val="restart"/>
            <w:vAlign w:val="center"/>
          </w:tcPr>
          <w:p w:rsidRPr="00430122" w:rsidR="001200D5" w:rsidP="00864B40" w:rsidRDefault="00946799" w14:paraId="25741DF8" w14:textId="4E0D5B85">
            <w:pPr>
              <w:pStyle w:val="a4"/>
              <w:ind w:left="37" w:hanging="6"/>
              <w:rPr>
                <w:szCs w:val="18"/>
              </w:rPr>
            </w:pPr>
            <w:r>
              <w:rPr>
                <w:szCs w:val="18"/>
              </w:rPr>
              <w:t>给水排水</w:t>
            </w:r>
            <w:r w:rsidR="00BE433D">
              <w:rPr>
                <w:szCs w:val="18"/>
              </w:rPr>
              <w:t>系统</w:t>
            </w:r>
          </w:p>
        </w:tc>
        <w:tc>
          <w:tcPr>
            <w:tcW w:w="1701" w:type="dxa"/>
            <w:vMerge w:val="restart"/>
            <w:vAlign w:val="center"/>
          </w:tcPr>
          <w:p w:rsidRPr="00430122" w:rsidR="001200D5" w:rsidP="006C13A8" w:rsidRDefault="001200D5" w14:paraId="72AE6A8A" w14:textId="77777777">
            <w:pPr>
              <w:pStyle w:val="a4"/>
              <w:ind w:left="32" w:hanging="1"/>
              <w:rPr>
                <w:szCs w:val="18"/>
              </w:rPr>
            </w:pPr>
            <w:r w:rsidRPr="00430122">
              <w:rPr>
                <w:rFonts w:hint="eastAsia"/>
                <w:szCs w:val="18"/>
              </w:rPr>
              <w:t>给水系统</w:t>
            </w:r>
          </w:p>
        </w:tc>
        <w:tc>
          <w:tcPr>
            <w:tcW w:w="3402" w:type="dxa"/>
            <w:vAlign w:val="center"/>
          </w:tcPr>
          <w:p w:rsidRPr="00430122" w:rsidR="001200D5" w:rsidP="006C13A8" w:rsidRDefault="001200D5" w14:paraId="283A19DC" w14:textId="77777777">
            <w:pPr>
              <w:pStyle w:val="a4"/>
              <w:ind w:left="62" w:hanging="31"/>
              <w:rPr>
                <w:szCs w:val="18"/>
              </w:rPr>
            </w:pPr>
            <w:r w:rsidRPr="00430122">
              <w:rPr>
                <w:rFonts w:hint="eastAsia"/>
                <w:szCs w:val="18"/>
              </w:rPr>
              <w:t>给水系统</w:t>
            </w:r>
          </w:p>
        </w:tc>
      </w:tr>
      <w:tr w:rsidRPr="00430122" w:rsidR="001200D5" w:rsidTr="006C13A8" w14:paraId="35F84C0F" w14:textId="77777777">
        <w:trPr>
          <w:trHeight w:val="270"/>
          <w:jc w:val="center"/>
        </w:trPr>
        <w:tc>
          <w:tcPr>
            <w:tcW w:w="1701" w:type="dxa"/>
            <w:vMerge/>
            <w:vAlign w:val="center"/>
          </w:tcPr>
          <w:p w:rsidRPr="00430122" w:rsidR="001200D5" w:rsidP="006C13A8" w:rsidRDefault="001200D5" w14:paraId="64DCC711" w14:textId="77777777">
            <w:pPr>
              <w:pStyle w:val="a4"/>
              <w:ind w:left="37" w:hanging="6"/>
              <w:rPr>
                <w:szCs w:val="18"/>
              </w:rPr>
            </w:pPr>
          </w:p>
        </w:tc>
        <w:tc>
          <w:tcPr>
            <w:tcW w:w="1701" w:type="dxa"/>
            <w:vMerge/>
            <w:vAlign w:val="center"/>
          </w:tcPr>
          <w:p w:rsidRPr="00430122" w:rsidR="001200D5" w:rsidP="006C13A8" w:rsidRDefault="001200D5" w14:paraId="04CDCA58" w14:textId="77777777">
            <w:pPr>
              <w:pStyle w:val="a4"/>
              <w:ind w:left="32" w:hanging="1"/>
              <w:rPr>
                <w:szCs w:val="18"/>
              </w:rPr>
            </w:pPr>
          </w:p>
        </w:tc>
        <w:tc>
          <w:tcPr>
            <w:tcW w:w="3402" w:type="dxa"/>
            <w:vAlign w:val="center"/>
          </w:tcPr>
          <w:p w:rsidRPr="00430122" w:rsidR="001200D5" w:rsidP="006C13A8" w:rsidRDefault="001200D5" w14:paraId="65D84C69" w14:textId="77777777">
            <w:pPr>
              <w:pStyle w:val="a4"/>
              <w:ind w:left="62" w:hanging="31"/>
              <w:rPr>
                <w:szCs w:val="18"/>
              </w:rPr>
            </w:pPr>
            <w:r w:rsidRPr="00430122">
              <w:rPr>
                <w:rFonts w:hint="eastAsia"/>
                <w:szCs w:val="18"/>
              </w:rPr>
              <w:t>热水系统</w:t>
            </w:r>
          </w:p>
        </w:tc>
      </w:tr>
      <w:tr w:rsidRPr="00430122" w:rsidR="001200D5" w:rsidTr="006C13A8" w14:paraId="6C3645D7" w14:textId="77777777">
        <w:trPr>
          <w:trHeight w:val="270"/>
          <w:jc w:val="center"/>
        </w:trPr>
        <w:tc>
          <w:tcPr>
            <w:tcW w:w="1701" w:type="dxa"/>
            <w:vMerge/>
            <w:vAlign w:val="center"/>
          </w:tcPr>
          <w:p w:rsidRPr="00430122" w:rsidR="001200D5" w:rsidP="006C13A8" w:rsidRDefault="001200D5" w14:paraId="118AB537" w14:textId="77777777">
            <w:pPr>
              <w:pStyle w:val="a4"/>
              <w:ind w:left="37" w:hanging="6"/>
              <w:rPr>
                <w:szCs w:val="18"/>
              </w:rPr>
            </w:pPr>
          </w:p>
        </w:tc>
        <w:tc>
          <w:tcPr>
            <w:tcW w:w="1701" w:type="dxa"/>
            <w:vMerge/>
            <w:vAlign w:val="center"/>
          </w:tcPr>
          <w:p w:rsidRPr="00430122" w:rsidR="001200D5" w:rsidP="006C13A8" w:rsidRDefault="001200D5" w14:paraId="1156C9B0" w14:textId="77777777">
            <w:pPr>
              <w:pStyle w:val="a4"/>
              <w:ind w:left="32" w:hanging="1"/>
              <w:rPr>
                <w:szCs w:val="18"/>
              </w:rPr>
            </w:pPr>
          </w:p>
        </w:tc>
        <w:tc>
          <w:tcPr>
            <w:tcW w:w="3402" w:type="dxa"/>
            <w:vAlign w:val="center"/>
          </w:tcPr>
          <w:p w:rsidRPr="00430122" w:rsidR="001200D5" w:rsidP="006C13A8" w:rsidRDefault="001200D5" w14:paraId="49841C16" w14:textId="77777777">
            <w:pPr>
              <w:pStyle w:val="a4"/>
              <w:ind w:left="62" w:hanging="31"/>
              <w:rPr>
                <w:szCs w:val="18"/>
              </w:rPr>
            </w:pPr>
            <w:r w:rsidRPr="00430122">
              <w:rPr>
                <w:rFonts w:hint="eastAsia"/>
                <w:szCs w:val="18"/>
              </w:rPr>
              <w:t>直饮水系统</w:t>
            </w:r>
          </w:p>
        </w:tc>
      </w:tr>
      <w:tr w:rsidRPr="00430122" w:rsidR="001200D5" w:rsidTr="006C13A8" w14:paraId="13CD16F2" w14:textId="77777777">
        <w:trPr>
          <w:trHeight w:val="270"/>
          <w:jc w:val="center"/>
        </w:trPr>
        <w:tc>
          <w:tcPr>
            <w:tcW w:w="1701" w:type="dxa"/>
            <w:vMerge/>
            <w:vAlign w:val="center"/>
          </w:tcPr>
          <w:p w:rsidRPr="00430122" w:rsidR="001200D5" w:rsidP="006C13A8" w:rsidRDefault="001200D5" w14:paraId="58795C76" w14:textId="77777777">
            <w:pPr>
              <w:pStyle w:val="a4"/>
              <w:ind w:left="37" w:hanging="6"/>
              <w:rPr>
                <w:szCs w:val="18"/>
              </w:rPr>
            </w:pPr>
          </w:p>
        </w:tc>
        <w:tc>
          <w:tcPr>
            <w:tcW w:w="1701" w:type="dxa"/>
            <w:vMerge w:val="restart"/>
            <w:vAlign w:val="center"/>
          </w:tcPr>
          <w:p w:rsidRPr="00430122" w:rsidR="001200D5" w:rsidP="006C13A8" w:rsidRDefault="001200D5" w14:paraId="42DCFC46" w14:textId="77777777">
            <w:pPr>
              <w:pStyle w:val="a4"/>
              <w:ind w:left="32" w:hanging="1"/>
              <w:rPr>
                <w:szCs w:val="18"/>
              </w:rPr>
            </w:pPr>
            <w:r w:rsidRPr="00430122">
              <w:rPr>
                <w:rFonts w:hint="eastAsia"/>
                <w:szCs w:val="18"/>
              </w:rPr>
              <w:t>排水系统</w:t>
            </w:r>
          </w:p>
        </w:tc>
        <w:tc>
          <w:tcPr>
            <w:tcW w:w="3402" w:type="dxa"/>
            <w:vAlign w:val="center"/>
          </w:tcPr>
          <w:p w:rsidRPr="00430122" w:rsidR="001200D5" w:rsidP="006C13A8" w:rsidRDefault="001200D5" w14:paraId="32C6E85D" w14:textId="3B010CF7">
            <w:pPr>
              <w:pStyle w:val="a4"/>
              <w:ind w:left="62" w:hanging="31"/>
              <w:rPr>
                <w:szCs w:val="18"/>
              </w:rPr>
            </w:pPr>
            <w:r w:rsidRPr="00430122">
              <w:rPr>
                <w:szCs w:val="18"/>
              </w:rPr>
              <w:t>污水</w:t>
            </w:r>
            <w:r w:rsidRPr="00430122">
              <w:rPr>
                <w:rFonts w:hint="eastAsia"/>
                <w:szCs w:val="18"/>
              </w:rPr>
              <w:t>、废</w:t>
            </w:r>
            <w:r w:rsidRPr="00430122">
              <w:rPr>
                <w:szCs w:val="18"/>
              </w:rPr>
              <w:t>水系统</w:t>
            </w:r>
          </w:p>
        </w:tc>
      </w:tr>
      <w:tr w:rsidRPr="00430122" w:rsidR="001200D5" w:rsidTr="006C13A8" w14:paraId="2772CD86" w14:textId="77777777">
        <w:trPr>
          <w:trHeight w:val="270"/>
          <w:jc w:val="center"/>
        </w:trPr>
        <w:tc>
          <w:tcPr>
            <w:tcW w:w="1701" w:type="dxa"/>
            <w:vMerge/>
            <w:vAlign w:val="center"/>
          </w:tcPr>
          <w:p w:rsidRPr="00430122" w:rsidR="001200D5" w:rsidP="006C13A8" w:rsidRDefault="001200D5" w14:paraId="3DF60F9D" w14:textId="77777777">
            <w:pPr>
              <w:pStyle w:val="a4"/>
              <w:ind w:left="37" w:hanging="6"/>
              <w:rPr>
                <w:szCs w:val="18"/>
              </w:rPr>
            </w:pPr>
          </w:p>
        </w:tc>
        <w:tc>
          <w:tcPr>
            <w:tcW w:w="1701" w:type="dxa"/>
            <w:vMerge/>
            <w:vAlign w:val="center"/>
          </w:tcPr>
          <w:p w:rsidRPr="00430122" w:rsidR="001200D5" w:rsidP="006C13A8" w:rsidRDefault="001200D5" w14:paraId="23C1E1BD" w14:textId="77777777">
            <w:pPr>
              <w:pStyle w:val="a4"/>
              <w:ind w:left="32" w:hanging="1"/>
              <w:rPr>
                <w:szCs w:val="18"/>
              </w:rPr>
            </w:pPr>
          </w:p>
        </w:tc>
        <w:tc>
          <w:tcPr>
            <w:tcW w:w="3402" w:type="dxa"/>
            <w:vAlign w:val="center"/>
          </w:tcPr>
          <w:p w:rsidRPr="00430122" w:rsidR="001200D5" w:rsidP="006C13A8" w:rsidRDefault="001200D5" w14:paraId="5FFDD21F" w14:textId="77777777">
            <w:pPr>
              <w:pStyle w:val="a4"/>
              <w:ind w:left="62" w:hanging="31"/>
              <w:rPr>
                <w:szCs w:val="18"/>
              </w:rPr>
            </w:pPr>
            <w:r w:rsidRPr="00430122">
              <w:rPr>
                <w:rFonts w:hint="eastAsia"/>
                <w:szCs w:val="18"/>
              </w:rPr>
              <w:t>雨水系统</w:t>
            </w:r>
          </w:p>
        </w:tc>
      </w:tr>
      <w:tr w:rsidRPr="00430122" w:rsidR="00780425" w:rsidTr="006C13A8" w14:paraId="445C23D9" w14:textId="77777777">
        <w:trPr>
          <w:trHeight w:val="270"/>
          <w:jc w:val="center"/>
        </w:trPr>
        <w:tc>
          <w:tcPr>
            <w:tcW w:w="1701" w:type="dxa"/>
            <w:vMerge/>
            <w:vAlign w:val="center"/>
          </w:tcPr>
          <w:p w:rsidRPr="00430122" w:rsidR="00780425" w:rsidP="006C13A8" w:rsidRDefault="00780425" w14:paraId="278CA58F" w14:textId="77777777">
            <w:pPr>
              <w:pStyle w:val="a4"/>
              <w:ind w:left="37" w:hanging="6"/>
              <w:rPr>
                <w:szCs w:val="18"/>
              </w:rPr>
            </w:pPr>
          </w:p>
        </w:tc>
        <w:tc>
          <w:tcPr>
            <w:tcW w:w="1701" w:type="dxa"/>
            <w:vMerge w:val="restart"/>
            <w:vAlign w:val="center"/>
          </w:tcPr>
          <w:p w:rsidRPr="00430122" w:rsidR="00780425" w:rsidP="006C13A8" w:rsidRDefault="00780425" w14:paraId="59B814E5" w14:textId="77777777">
            <w:pPr>
              <w:pStyle w:val="a4"/>
              <w:ind w:left="32" w:hanging="1"/>
              <w:rPr>
                <w:szCs w:val="18"/>
              </w:rPr>
            </w:pPr>
            <w:r w:rsidRPr="00430122">
              <w:rPr>
                <w:rFonts w:hint="eastAsia"/>
                <w:szCs w:val="18"/>
              </w:rPr>
              <w:t>中水系统</w:t>
            </w:r>
          </w:p>
        </w:tc>
        <w:tc>
          <w:tcPr>
            <w:tcW w:w="3402" w:type="dxa"/>
            <w:vAlign w:val="center"/>
          </w:tcPr>
          <w:p w:rsidRPr="00430122" w:rsidR="00780425" w:rsidP="006C13A8" w:rsidRDefault="00780425" w14:paraId="06068D01" w14:textId="06A397A3">
            <w:pPr>
              <w:pStyle w:val="a4"/>
              <w:ind w:left="62" w:hanging="31"/>
              <w:rPr>
                <w:szCs w:val="18"/>
              </w:rPr>
            </w:pPr>
            <w:r w:rsidRPr="00430122">
              <w:rPr>
                <w:rFonts w:hint="eastAsia"/>
                <w:szCs w:val="18"/>
              </w:rPr>
              <w:t>中水处理系统</w:t>
            </w:r>
          </w:p>
        </w:tc>
      </w:tr>
      <w:tr w:rsidRPr="00430122" w:rsidR="00780425" w:rsidTr="006C13A8" w14:paraId="4A1329FD" w14:textId="77777777">
        <w:trPr>
          <w:trHeight w:val="270"/>
          <w:jc w:val="center"/>
        </w:trPr>
        <w:tc>
          <w:tcPr>
            <w:tcW w:w="1701" w:type="dxa"/>
            <w:vMerge/>
            <w:vAlign w:val="center"/>
          </w:tcPr>
          <w:p w:rsidRPr="00430122" w:rsidR="00780425" w:rsidP="006C13A8" w:rsidRDefault="00780425" w14:paraId="1DD8166C" w14:textId="77777777">
            <w:pPr>
              <w:pStyle w:val="a4"/>
              <w:ind w:left="37" w:hanging="6"/>
              <w:rPr>
                <w:szCs w:val="18"/>
              </w:rPr>
            </w:pPr>
          </w:p>
        </w:tc>
        <w:tc>
          <w:tcPr>
            <w:tcW w:w="1701" w:type="dxa"/>
            <w:vMerge/>
            <w:vAlign w:val="center"/>
          </w:tcPr>
          <w:p w:rsidRPr="00430122" w:rsidR="00780425" w:rsidP="006C13A8" w:rsidRDefault="00780425" w14:paraId="05E0F7DE" w14:textId="77777777">
            <w:pPr>
              <w:pStyle w:val="a4"/>
              <w:ind w:left="32" w:hanging="1"/>
              <w:rPr>
                <w:szCs w:val="18"/>
              </w:rPr>
            </w:pPr>
          </w:p>
        </w:tc>
        <w:tc>
          <w:tcPr>
            <w:tcW w:w="3402" w:type="dxa"/>
            <w:vAlign w:val="center"/>
          </w:tcPr>
          <w:p w:rsidRPr="00430122" w:rsidR="00780425" w:rsidP="006C13A8" w:rsidRDefault="00780425" w14:paraId="2291AFD4" w14:textId="4CFCEDE7">
            <w:pPr>
              <w:pStyle w:val="a4"/>
              <w:ind w:left="62" w:hanging="31"/>
              <w:rPr>
                <w:szCs w:val="18"/>
              </w:rPr>
            </w:pPr>
            <w:r w:rsidRPr="00430122">
              <w:rPr>
                <w:rFonts w:hint="eastAsia"/>
                <w:szCs w:val="18"/>
              </w:rPr>
              <w:t>中水供水系统</w:t>
            </w:r>
          </w:p>
        </w:tc>
      </w:tr>
      <w:tr w:rsidRPr="00430122" w:rsidR="00780425" w:rsidTr="006C13A8" w14:paraId="76476E25" w14:textId="77777777">
        <w:trPr>
          <w:trHeight w:val="270"/>
          <w:jc w:val="center"/>
        </w:trPr>
        <w:tc>
          <w:tcPr>
            <w:tcW w:w="1701" w:type="dxa"/>
            <w:vMerge/>
            <w:vAlign w:val="center"/>
          </w:tcPr>
          <w:p w:rsidRPr="00430122" w:rsidR="00780425" w:rsidP="006C13A8" w:rsidRDefault="00780425" w14:paraId="559CB690" w14:textId="77777777">
            <w:pPr>
              <w:pStyle w:val="a4"/>
              <w:ind w:left="37" w:hanging="6"/>
              <w:rPr>
                <w:szCs w:val="18"/>
              </w:rPr>
            </w:pPr>
          </w:p>
        </w:tc>
        <w:tc>
          <w:tcPr>
            <w:tcW w:w="1701" w:type="dxa"/>
            <w:vMerge w:val="restart"/>
            <w:vAlign w:val="center"/>
          </w:tcPr>
          <w:p w:rsidRPr="00430122" w:rsidR="00780425" w:rsidP="006C13A8" w:rsidRDefault="00780425" w14:paraId="781486E7" w14:textId="77777777">
            <w:pPr>
              <w:pStyle w:val="a4"/>
              <w:ind w:left="32" w:hanging="1"/>
              <w:rPr>
                <w:szCs w:val="18"/>
              </w:rPr>
            </w:pPr>
            <w:r w:rsidRPr="00430122">
              <w:rPr>
                <w:rFonts w:hint="eastAsia"/>
                <w:szCs w:val="18"/>
              </w:rPr>
              <w:t>循环水系统</w:t>
            </w:r>
          </w:p>
        </w:tc>
        <w:tc>
          <w:tcPr>
            <w:tcW w:w="3402" w:type="dxa"/>
            <w:vAlign w:val="center"/>
          </w:tcPr>
          <w:p w:rsidRPr="00430122" w:rsidR="00780425" w:rsidP="006C13A8" w:rsidRDefault="00780425" w14:paraId="46884EE4" w14:textId="77777777">
            <w:pPr>
              <w:pStyle w:val="a4"/>
              <w:ind w:left="62" w:hanging="31"/>
              <w:rPr>
                <w:szCs w:val="18"/>
              </w:rPr>
            </w:pPr>
            <w:r w:rsidRPr="00430122">
              <w:rPr>
                <w:rFonts w:hint="eastAsia"/>
                <w:szCs w:val="18"/>
              </w:rPr>
              <w:t>冷却循环水系统</w:t>
            </w:r>
          </w:p>
        </w:tc>
      </w:tr>
      <w:tr w:rsidRPr="00430122" w:rsidR="00780425" w:rsidTr="006C13A8" w14:paraId="30D7B106" w14:textId="77777777">
        <w:trPr>
          <w:trHeight w:val="270"/>
          <w:jc w:val="center"/>
        </w:trPr>
        <w:tc>
          <w:tcPr>
            <w:tcW w:w="1701" w:type="dxa"/>
            <w:vMerge/>
            <w:vAlign w:val="center"/>
          </w:tcPr>
          <w:p w:rsidRPr="00430122" w:rsidR="00780425" w:rsidP="006C13A8" w:rsidRDefault="00780425" w14:paraId="2D59822B" w14:textId="77777777">
            <w:pPr>
              <w:pStyle w:val="a4"/>
              <w:ind w:left="37" w:hanging="6"/>
              <w:rPr>
                <w:szCs w:val="18"/>
              </w:rPr>
            </w:pPr>
          </w:p>
        </w:tc>
        <w:tc>
          <w:tcPr>
            <w:tcW w:w="1701" w:type="dxa"/>
            <w:vMerge/>
            <w:vAlign w:val="center"/>
          </w:tcPr>
          <w:p w:rsidRPr="00430122" w:rsidR="00780425" w:rsidP="006C13A8" w:rsidRDefault="00780425" w14:paraId="5DE387DB" w14:textId="77777777">
            <w:pPr>
              <w:pStyle w:val="a4"/>
              <w:ind w:left="32" w:hanging="1"/>
              <w:rPr>
                <w:szCs w:val="18"/>
              </w:rPr>
            </w:pPr>
          </w:p>
        </w:tc>
        <w:tc>
          <w:tcPr>
            <w:tcW w:w="3402" w:type="dxa"/>
            <w:vAlign w:val="center"/>
          </w:tcPr>
          <w:p w:rsidRPr="00430122" w:rsidR="00780425" w:rsidP="006C13A8" w:rsidRDefault="00780425" w14:paraId="7CDFCD66" w14:textId="77777777">
            <w:pPr>
              <w:pStyle w:val="a4"/>
              <w:ind w:left="62" w:hanging="31"/>
              <w:rPr>
                <w:szCs w:val="18"/>
              </w:rPr>
            </w:pPr>
            <w:r w:rsidRPr="00430122">
              <w:rPr>
                <w:rFonts w:hint="eastAsia"/>
                <w:szCs w:val="18"/>
              </w:rPr>
              <w:t>游泳池循环水系统</w:t>
            </w:r>
          </w:p>
        </w:tc>
      </w:tr>
      <w:tr w:rsidRPr="00430122" w:rsidR="00780425" w:rsidTr="006C13A8" w14:paraId="77AD45E9" w14:textId="77777777">
        <w:trPr>
          <w:trHeight w:val="270"/>
          <w:jc w:val="center"/>
        </w:trPr>
        <w:tc>
          <w:tcPr>
            <w:tcW w:w="1701" w:type="dxa"/>
            <w:vMerge/>
            <w:vAlign w:val="center"/>
          </w:tcPr>
          <w:p w:rsidRPr="00430122" w:rsidR="00780425" w:rsidP="006C13A8" w:rsidRDefault="00780425" w14:paraId="5DAF0D77" w14:textId="77777777">
            <w:pPr>
              <w:pStyle w:val="a4"/>
              <w:ind w:left="37" w:hanging="6"/>
              <w:rPr>
                <w:szCs w:val="18"/>
              </w:rPr>
            </w:pPr>
          </w:p>
        </w:tc>
        <w:tc>
          <w:tcPr>
            <w:tcW w:w="1701" w:type="dxa"/>
            <w:vMerge/>
            <w:vAlign w:val="center"/>
          </w:tcPr>
          <w:p w:rsidRPr="00430122" w:rsidR="00780425" w:rsidP="006C13A8" w:rsidRDefault="00780425" w14:paraId="1FA489B7" w14:textId="77777777">
            <w:pPr>
              <w:pStyle w:val="a4"/>
              <w:ind w:left="32" w:hanging="1"/>
              <w:rPr>
                <w:szCs w:val="18"/>
              </w:rPr>
            </w:pPr>
          </w:p>
        </w:tc>
        <w:tc>
          <w:tcPr>
            <w:tcW w:w="3402" w:type="dxa"/>
            <w:vAlign w:val="center"/>
          </w:tcPr>
          <w:p w:rsidRPr="00430122" w:rsidR="00780425" w:rsidP="006C13A8" w:rsidRDefault="00780425" w14:paraId="0643F226" w14:textId="77777777">
            <w:pPr>
              <w:pStyle w:val="a4"/>
              <w:ind w:left="62" w:hanging="31"/>
              <w:rPr>
                <w:szCs w:val="18"/>
              </w:rPr>
            </w:pPr>
            <w:r w:rsidRPr="00430122">
              <w:rPr>
                <w:rFonts w:hint="eastAsia"/>
                <w:szCs w:val="18"/>
              </w:rPr>
              <w:t>水景循环系统</w:t>
            </w:r>
          </w:p>
        </w:tc>
      </w:tr>
      <w:tr w:rsidRPr="00430122" w:rsidR="00780425" w:rsidTr="006C13A8" w14:paraId="4AAEEC22" w14:textId="77777777">
        <w:trPr>
          <w:trHeight w:val="270"/>
          <w:jc w:val="center"/>
        </w:trPr>
        <w:tc>
          <w:tcPr>
            <w:tcW w:w="1701" w:type="dxa"/>
            <w:vMerge/>
            <w:vAlign w:val="center"/>
          </w:tcPr>
          <w:p w:rsidRPr="00430122" w:rsidR="00780425" w:rsidP="006C13A8" w:rsidRDefault="00780425" w14:paraId="4354DF8F" w14:textId="77777777">
            <w:pPr>
              <w:pStyle w:val="a4"/>
              <w:ind w:left="37" w:hanging="6"/>
              <w:rPr>
                <w:szCs w:val="18"/>
              </w:rPr>
            </w:pPr>
          </w:p>
        </w:tc>
        <w:tc>
          <w:tcPr>
            <w:tcW w:w="1701" w:type="dxa"/>
            <w:vMerge w:val="restart"/>
            <w:vAlign w:val="center"/>
          </w:tcPr>
          <w:p w:rsidRPr="00430122" w:rsidR="00780425" w:rsidP="00736C37" w:rsidRDefault="00780425" w14:paraId="2A114A57" w14:textId="561ACC32">
            <w:pPr>
              <w:pStyle w:val="a4"/>
              <w:ind w:left="32" w:hanging="1"/>
              <w:rPr>
                <w:szCs w:val="18"/>
              </w:rPr>
            </w:pPr>
            <w:r w:rsidRPr="00430122">
              <w:rPr>
                <w:rFonts w:hint="eastAsia"/>
                <w:szCs w:val="18"/>
              </w:rPr>
              <w:t>消防系统</w:t>
            </w:r>
          </w:p>
        </w:tc>
        <w:tc>
          <w:tcPr>
            <w:tcW w:w="3402" w:type="dxa"/>
            <w:vAlign w:val="center"/>
          </w:tcPr>
          <w:p w:rsidRPr="00430122" w:rsidR="00780425" w:rsidP="006C13A8" w:rsidRDefault="00780425" w14:paraId="745DB9D4" w14:textId="77777777">
            <w:pPr>
              <w:pStyle w:val="a4"/>
              <w:ind w:left="62" w:hanging="31"/>
              <w:rPr>
                <w:color w:val="auto"/>
                <w:szCs w:val="18"/>
              </w:rPr>
            </w:pPr>
            <w:r w:rsidRPr="00430122">
              <w:rPr>
                <w:rFonts w:hint="eastAsia"/>
                <w:color w:val="auto"/>
                <w:szCs w:val="18"/>
              </w:rPr>
              <w:t>室外消火栓系统</w:t>
            </w:r>
          </w:p>
        </w:tc>
      </w:tr>
      <w:tr w:rsidRPr="00430122" w:rsidR="00780425" w:rsidTr="006C13A8" w14:paraId="48094553" w14:textId="77777777">
        <w:trPr>
          <w:trHeight w:val="270"/>
          <w:jc w:val="center"/>
        </w:trPr>
        <w:tc>
          <w:tcPr>
            <w:tcW w:w="1701" w:type="dxa"/>
            <w:vMerge/>
            <w:vAlign w:val="center"/>
          </w:tcPr>
          <w:p w:rsidRPr="00430122" w:rsidR="00780425" w:rsidP="006C13A8" w:rsidRDefault="00780425" w14:paraId="33A5A068" w14:textId="77777777">
            <w:pPr>
              <w:pStyle w:val="a4"/>
              <w:ind w:left="37" w:hanging="6"/>
              <w:rPr>
                <w:szCs w:val="18"/>
              </w:rPr>
            </w:pPr>
          </w:p>
        </w:tc>
        <w:tc>
          <w:tcPr>
            <w:tcW w:w="1701" w:type="dxa"/>
            <w:vMerge/>
            <w:vAlign w:val="center"/>
          </w:tcPr>
          <w:p w:rsidRPr="00430122" w:rsidR="00780425" w:rsidP="006C13A8" w:rsidRDefault="00780425" w14:paraId="74077744" w14:textId="77777777">
            <w:pPr>
              <w:pStyle w:val="a4"/>
              <w:ind w:left="32" w:hanging="1"/>
              <w:rPr>
                <w:szCs w:val="18"/>
              </w:rPr>
            </w:pPr>
          </w:p>
        </w:tc>
        <w:tc>
          <w:tcPr>
            <w:tcW w:w="3402" w:type="dxa"/>
            <w:vAlign w:val="center"/>
          </w:tcPr>
          <w:p w:rsidRPr="00430122" w:rsidR="00780425" w:rsidP="006C13A8" w:rsidRDefault="00780425" w14:paraId="5D776277" w14:textId="77777777">
            <w:pPr>
              <w:pStyle w:val="a4"/>
              <w:ind w:left="62" w:hanging="31"/>
              <w:rPr>
                <w:color w:val="auto"/>
                <w:szCs w:val="18"/>
              </w:rPr>
            </w:pPr>
            <w:r w:rsidRPr="00430122">
              <w:rPr>
                <w:rFonts w:hint="eastAsia"/>
                <w:color w:val="auto"/>
                <w:szCs w:val="18"/>
              </w:rPr>
              <w:t>室内消火栓系统</w:t>
            </w:r>
          </w:p>
        </w:tc>
      </w:tr>
      <w:tr w:rsidRPr="00430122" w:rsidR="00780425" w:rsidTr="006C13A8" w14:paraId="3C2523F2" w14:textId="77777777">
        <w:trPr>
          <w:trHeight w:val="270"/>
          <w:jc w:val="center"/>
        </w:trPr>
        <w:tc>
          <w:tcPr>
            <w:tcW w:w="1701" w:type="dxa"/>
            <w:vMerge/>
            <w:vAlign w:val="center"/>
          </w:tcPr>
          <w:p w:rsidRPr="00430122" w:rsidR="00780425" w:rsidP="006C13A8" w:rsidRDefault="00780425" w14:paraId="26B54FAE" w14:textId="77777777">
            <w:pPr>
              <w:pStyle w:val="a4"/>
              <w:ind w:left="37" w:hanging="6"/>
              <w:rPr>
                <w:szCs w:val="18"/>
              </w:rPr>
            </w:pPr>
          </w:p>
        </w:tc>
        <w:tc>
          <w:tcPr>
            <w:tcW w:w="1701" w:type="dxa"/>
            <w:vMerge/>
            <w:vAlign w:val="center"/>
          </w:tcPr>
          <w:p w:rsidRPr="00430122" w:rsidR="00780425" w:rsidP="006C13A8" w:rsidRDefault="00780425" w14:paraId="14BE877A" w14:textId="77777777">
            <w:pPr>
              <w:pStyle w:val="a4"/>
              <w:ind w:left="32" w:hanging="1"/>
              <w:rPr>
                <w:szCs w:val="18"/>
              </w:rPr>
            </w:pPr>
          </w:p>
        </w:tc>
        <w:tc>
          <w:tcPr>
            <w:tcW w:w="3402" w:type="dxa"/>
            <w:vAlign w:val="center"/>
          </w:tcPr>
          <w:p w:rsidRPr="00430122" w:rsidR="00780425" w:rsidP="006C13A8" w:rsidRDefault="00780425" w14:paraId="6C600ED0" w14:textId="7C526E1D">
            <w:pPr>
              <w:pStyle w:val="a4"/>
              <w:ind w:left="62" w:hanging="31"/>
              <w:rPr>
                <w:color w:val="auto"/>
                <w:szCs w:val="18"/>
              </w:rPr>
            </w:pPr>
            <w:r w:rsidRPr="00430122">
              <w:rPr>
                <w:rFonts w:hint="eastAsia"/>
                <w:color w:val="auto"/>
                <w:szCs w:val="18"/>
              </w:rPr>
              <w:t>自动喷水灭火系统</w:t>
            </w:r>
          </w:p>
        </w:tc>
      </w:tr>
      <w:tr w:rsidRPr="00430122" w:rsidR="00780425" w:rsidTr="006C13A8" w14:paraId="67F2570E" w14:textId="77777777">
        <w:trPr>
          <w:trHeight w:val="270"/>
          <w:jc w:val="center"/>
        </w:trPr>
        <w:tc>
          <w:tcPr>
            <w:tcW w:w="1701" w:type="dxa"/>
            <w:vMerge/>
            <w:vAlign w:val="center"/>
          </w:tcPr>
          <w:p w:rsidRPr="00430122" w:rsidR="00780425" w:rsidP="006C13A8" w:rsidRDefault="00780425" w14:paraId="77E0C16B" w14:textId="77777777">
            <w:pPr>
              <w:pStyle w:val="a4"/>
              <w:ind w:left="37" w:hanging="6"/>
              <w:rPr>
                <w:szCs w:val="18"/>
              </w:rPr>
            </w:pPr>
          </w:p>
        </w:tc>
        <w:tc>
          <w:tcPr>
            <w:tcW w:w="1701" w:type="dxa"/>
            <w:vMerge/>
            <w:vAlign w:val="center"/>
          </w:tcPr>
          <w:p w:rsidRPr="00430122" w:rsidR="00780425" w:rsidP="006C13A8" w:rsidRDefault="00780425" w14:paraId="04692328" w14:textId="77777777">
            <w:pPr>
              <w:pStyle w:val="a4"/>
              <w:ind w:left="32" w:hanging="1"/>
              <w:rPr>
                <w:szCs w:val="18"/>
              </w:rPr>
            </w:pPr>
          </w:p>
        </w:tc>
        <w:tc>
          <w:tcPr>
            <w:tcW w:w="3402" w:type="dxa"/>
            <w:vAlign w:val="center"/>
          </w:tcPr>
          <w:p w:rsidRPr="00430122" w:rsidR="00780425" w:rsidP="006C13A8" w:rsidRDefault="00780425" w14:paraId="50765D9E" w14:textId="36B87726">
            <w:pPr>
              <w:pStyle w:val="a4"/>
              <w:ind w:left="62" w:hanging="31"/>
              <w:rPr>
                <w:color w:val="auto"/>
                <w:szCs w:val="18"/>
              </w:rPr>
            </w:pPr>
            <w:r w:rsidRPr="00430122">
              <w:rPr>
                <w:rFonts w:hint="eastAsia"/>
                <w:color w:val="auto"/>
                <w:szCs w:val="18"/>
              </w:rPr>
              <w:t>雨淋自动喷水灭火系统</w:t>
            </w:r>
          </w:p>
        </w:tc>
      </w:tr>
      <w:tr w:rsidRPr="00430122" w:rsidR="00780425" w:rsidTr="006C13A8" w14:paraId="34BCEA14" w14:textId="77777777">
        <w:trPr>
          <w:trHeight w:val="270"/>
          <w:jc w:val="center"/>
        </w:trPr>
        <w:tc>
          <w:tcPr>
            <w:tcW w:w="1701" w:type="dxa"/>
            <w:vMerge/>
            <w:vAlign w:val="center"/>
          </w:tcPr>
          <w:p w:rsidRPr="00430122" w:rsidR="00780425" w:rsidP="006C13A8" w:rsidRDefault="00780425" w14:paraId="57029A10" w14:textId="77777777">
            <w:pPr>
              <w:pStyle w:val="a4"/>
              <w:ind w:left="37" w:hanging="6"/>
              <w:rPr>
                <w:szCs w:val="18"/>
              </w:rPr>
            </w:pPr>
          </w:p>
        </w:tc>
        <w:tc>
          <w:tcPr>
            <w:tcW w:w="1701" w:type="dxa"/>
            <w:vMerge/>
            <w:vAlign w:val="center"/>
          </w:tcPr>
          <w:p w:rsidRPr="00430122" w:rsidR="00780425" w:rsidP="006C13A8" w:rsidRDefault="00780425" w14:paraId="19DD39D2" w14:textId="77777777">
            <w:pPr>
              <w:pStyle w:val="a4"/>
              <w:ind w:left="32" w:hanging="1"/>
              <w:rPr>
                <w:szCs w:val="18"/>
              </w:rPr>
            </w:pPr>
          </w:p>
        </w:tc>
        <w:tc>
          <w:tcPr>
            <w:tcW w:w="3402" w:type="dxa"/>
            <w:vAlign w:val="center"/>
          </w:tcPr>
          <w:p w:rsidRPr="00430122" w:rsidR="00780425" w:rsidP="006C13A8" w:rsidRDefault="00780425" w14:paraId="56FFF73E" w14:textId="6D8D795B">
            <w:pPr>
              <w:pStyle w:val="a4"/>
              <w:ind w:left="62" w:hanging="31"/>
              <w:rPr>
                <w:color w:val="auto"/>
                <w:szCs w:val="18"/>
              </w:rPr>
            </w:pPr>
            <w:r w:rsidRPr="00430122">
              <w:rPr>
                <w:rFonts w:hint="eastAsia"/>
                <w:color w:val="auto"/>
                <w:szCs w:val="18"/>
              </w:rPr>
              <w:t>防火幕冷却防护水幕（开式）系统</w:t>
            </w:r>
          </w:p>
        </w:tc>
      </w:tr>
      <w:tr w:rsidRPr="00430122" w:rsidR="00780425" w:rsidTr="006C13A8" w14:paraId="325D6264" w14:textId="77777777">
        <w:trPr>
          <w:trHeight w:val="270"/>
          <w:jc w:val="center"/>
        </w:trPr>
        <w:tc>
          <w:tcPr>
            <w:tcW w:w="1701" w:type="dxa"/>
            <w:vMerge/>
            <w:vAlign w:val="center"/>
          </w:tcPr>
          <w:p w:rsidRPr="00430122" w:rsidR="00780425" w:rsidP="006C13A8" w:rsidRDefault="00780425" w14:paraId="4E6CD1F6" w14:textId="77777777">
            <w:pPr>
              <w:pStyle w:val="a4"/>
              <w:ind w:left="37" w:hanging="6"/>
              <w:rPr>
                <w:szCs w:val="18"/>
              </w:rPr>
            </w:pPr>
          </w:p>
        </w:tc>
        <w:tc>
          <w:tcPr>
            <w:tcW w:w="1701" w:type="dxa"/>
            <w:vMerge/>
            <w:vAlign w:val="center"/>
          </w:tcPr>
          <w:p w:rsidRPr="00430122" w:rsidR="00780425" w:rsidP="006C13A8" w:rsidRDefault="00780425" w14:paraId="3FBFBC42" w14:textId="77777777">
            <w:pPr>
              <w:pStyle w:val="a4"/>
              <w:ind w:left="32" w:hanging="1"/>
              <w:rPr>
                <w:szCs w:val="18"/>
              </w:rPr>
            </w:pPr>
          </w:p>
        </w:tc>
        <w:tc>
          <w:tcPr>
            <w:tcW w:w="3402" w:type="dxa"/>
            <w:vAlign w:val="center"/>
          </w:tcPr>
          <w:p w:rsidRPr="00430122" w:rsidR="00780425" w:rsidP="006C13A8" w:rsidRDefault="00780425" w14:paraId="39A60D6A" w14:textId="67759B38">
            <w:pPr>
              <w:pStyle w:val="a4"/>
              <w:ind w:left="62" w:hanging="31"/>
              <w:rPr>
                <w:color w:val="auto"/>
                <w:szCs w:val="18"/>
              </w:rPr>
            </w:pPr>
            <w:r w:rsidRPr="00430122">
              <w:rPr>
                <w:rFonts w:hint="eastAsia"/>
                <w:color w:val="auto"/>
                <w:szCs w:val="18"/>
              </w:rPr>
              <w:t>窗玻璃冷却防护水幕（闭式）系统</w:t>
            </w:r>
          </w:p>
        </w:tc>
      </w:tr>
      <w:tr w:rsidRPr="00430122" w:rsidR="00780425" w:rsidTr="006C13A8" w14:paraId="7B831300" w14:textId="77777777">
        <w:trPr>
          <w:trHeight w:val="270"/>
          <w:jc w:val="center"/>
        </w:trPr>
        <w:tc>
          <w:tcPr>
            <w:tcW w:w="1701" w:type="dxa"/>
            <w:vMerge/>
            <w:vAlign w:val="center"/>
          </w:tcPr>
          <w:p w:rsidRPr="00430122" w:rsidR="00780425" w:rsidP="006C13A8" w:rsidRDefault="00780425" w14:paraId="439469B9" w14:textId="77777777">
            <w:pPr>
              <w:pStyle w:val="a4"/>
              <w:ind w:left="37" w:hanging="6"/>
              <w:rPr>
                <w:szCs w:val="18"/>
              </w:rPr>
            </w:pPr>
          </w:p>
        </w:tc>
        <w:tc>
          <w:tcPr>
            <w:tcW w:w="1701" w:type="dxa"/>
            <w:vMerge/>
            <w:vAlign w:val="center"/>
          </w:tcPr>
          <w:p w:rsidRPr="00430122" w:rsidR="00780425" w:rsidP="006C13A8" w:rsidRDefault="00780425" w14:paraId="2FA8BE6B" w14:textId="77777777">
            <w:pPr>
              <w:pStyle w:val="a4"/>
              <w:ind w:left="32" w:hanging="1"/>
              <w:rPr>
                <w:szCs w:val="18"/>
              </w:rPr>
            </w:pPr>
          </w:p>
        </w:tc>
        <w:tc>
          <w:tcPr>
            <w:tcW w:w="3402" w:type="dxa"/>
            <w:vAlign w:val="center"/>
          </w:tcPr>
          <w:p w:rsidRPr="00430122" w:rsidR="00780425" w:rsidP="006C13A8" w:rsidRDefault="00780425" w14:paraId="779DCB09" w14:textId="25D09F05">
            <w:pPr>
              <w:pStyle w:val="a4"/>
              <w:ind w:left="62" w:hanging="31"/>
              <w:rPr>
                <w:color w:val="auto"/>
                <w:szCs w:val="18"/>
              </w:rPr>
            </w:pPr>
            <w:r w:rsidRPr="00430122">
              <w:rPr>
                <w:rFonts w:hint="eastAsia"/>
                <w:color w:val="auto"/>
                <w:szCs w:val="18"/>
              </w:rPr>
              <w:t>大空间智能型主动喷水灭火系统</w:t>
            </w:r>
          </w:p>
        </w:tc>
      </w:tr>
      <w:tr w:rsidRPr="00430122" w:rsidR="00780425" w:rsidTr="006C13A8" w14:paraId="69D878B6" w14:textId="77777777">
        <w:trPr>
          <w:trHeight w:val="270"/>
          <w:jc w:val="center"/>
        </w:trPr>
        <w:tc>
          <w:tcPr>
            <w:tcW w:w="1701" w:type="dxa"/>
            <w:vMerge/>
            <w:vAlign w:val="center"/>
          </w:tcPr>
          <w:p w:rsidRPr="00430122" w:rsidR="00780425" w:rsidP="006C13A8" w:rsidRDefault="00780425" w14:paraId="6E7CD538" w14:textId="77777777">
            <w:pPr>
              <w:pStyle w:val="a4"/>
              <w:ind w:left="37" w:hanging="6"/>
              <w:rPr>
                <w:szCs w:val="18"/>
              </w:rPr>
            </w:pPr>
          </w:p>
        </w:tc>
        <w:tc>
          <w:tcPr>
            <w:tcW w:w="1701" w:type="dxa"/>
            <w:vMerge/>
            <w:vAlign w:val="center"/>
          </w:tcPr>
          <w:p w:rsidRPr="00430122" w:rsidR="00780425" w:rsidP="006C13A8" w:rsidRDefault="00780425" w14:paraId="460CA6AD" w14:textId="77777777">
            <w:pPr>
              <w:pStyle w:val="a4"/>
              <w:ind w:left="32" w:hanging="1"/>
              <w:rPr>
                <w:szCs w:val="18"/>
              </w:rPr>
            </w:pPr>
          </w:p>
        </w:tc>
        <w:tc>
          <w:tcPr>
            <w:tcW w:w="3402" w:type="dxa"/>
            <w:vAlign w:val="center"/>
          </w:tcPr>
          <w:p w:rsidRPr="00430122" w:rsidR="00780425" w:rsidP="006C13A8" w:rsidRDefault="00780425" w14:paraId="6E6312E3" w14:textId="4F7136F7">
            <w:pPr>
              <w:pStyle w:val="a4"/>
              <w:ind w:left="62" w:hanging="31"/>
              <w:rPr>
                <w:color w:val="auto"/>
                <w:szCs w:val="18"/>
              </w:rPr>
            </w:pPr>
            <w:r w:rsidRPr="00430122">
              <w:rPr>
                <w:rFonts w:hint="eastAsia"/>
                <w:color w:val="auto"/>
                <w:szCs w:val="18"/>
              </w:rPr>
              <w:t>固定消防炮灭火系统</w:t>
            </w:r>
          </w:p>
        </w:tc>
      </w:tr>
      <w:tr w:rsidRPr="00430122" w:rsidR="00780425" w:rsidTr="006C13A8" w14:paraId="4EE9B698" w14:textId="77777777">
        <w:trPr>
          <w:trHeight w:val="270"/>
          <w:jc w:val="center"/>
        </w:trPr>
        <w:tc>
          <w:tcPr>
            <w:tcW w:w="1701" w:type="dxa"/>
            <w:vMerge/>
            <w:vAlign w:val="center"/>
          </w:tcPr>
          <w:p w:rsidRPr="00430122" w:rsidR="00780425" w:rsidP="006C13A8" w:rsidRDefault="00780425" w14:paraId="309BCDD6" w14:textId="77777777">
            <w:pPr>
              <w:pStyle w:val="a4"/>
              <w:ind w:left="37" w:hanging="6"/>
              <w:rPr>
                <w:szCs w:val="18"/>
              </w:rPr>
            </w:pPr>
          </w:p>
        </w:tc>
        <w:tc>
          <w:tcPr>
            <w:tcW w:w="1701" w:type="dxa"/>
            <w:vMerge/>
            <w:vAlign w:val="center"/>
          </w:tcPr>
          <w:p w:rsidRPr="00430122" w:rsidR="00780425" w:rsidP="006C13A8" w:rsidRDefault="00780425" w14:paraId="64345DE9" w14:textId="77777777">
            <w:pPr>
              <w:pStyle w:val="a4"/>
              <w:ind w:left="32" w:hanging="1"/>
              <w:rPr>
                <w:szCs w:val="18"/>
              </w:rPr>
            </w:pPr>
          </w:p>
        </w:tc>
        <w:tc>
          <w:tcPr>
            <w:tcW w:w="3402" w:type="dxa"/>
            <w:vAlign w:val="center"/>
          </w:tcPr>
          <w:p w:rsidRPr="00430122" w:rsidR="00780425" w:rsidP="006C13A8" w:rsidRDefault="00780425" w14:paraId="4803A550" w14:textId="45568BC1">
            <w:pPr>
              <w:pStyle w:val="a4"/>
              <w:ind w:left="62" w:hanging="31"/>
              <w:rPr>
                <w:color w:val="auto"/>
                <w:szCs w:val="18"/>
              </w:rPr>
            </w:pPr>
            <w:r w:rsidRPr="00430122">
              <w:rPr>
                <w:rFonts w:hint="eastAsia"/>
                <w:color w:val="auto"/>
                <w:szCs w:val="18"/>
              </w:rPr>
              <w:t>水喷雾灭火系统</w:t>
            </w:r>
          </w:p>
        </w:tc>
      </w:tr>
      <w:tr w:rsidRPr="00430122" w:rsidR="00780425" w:rsidTr="006C13A8" w14:paraId="39E1DCCB" w14:textId="77777777">
        <w:trPr>
          <w:trHeight w:val="270"/>
          <w:jc w:val="center"/>
        </w:trPr>
        <w:tc>
          <w:tcPr>
            <w:tcW w:w="1701" w:type="dxa"/>
            <w:vMerge/>
            <w:vAlign w:val="center"/>
          </w:tcPr>
          <w:p w:rsidRPr="00430122" w:rsidR="00780425" w:rsidP="006C13A8" w:rsidRDefault="00780425" w14:paraId="770EB876" w14:textId="77777777">
            <w:pPr>
              <w:pStyle w:val="a4"/>
              <w:ind w:left="37" w:hanging="6"/>
              <w:rPr>
                <w:szCs w:val="18"/>
              </w:rPr>
            </w:pPr>
          </w:p>
        </w:tc>
        <w:tc>
          <w:tcPr>
            <w:tcW w:w="1701" w:type="dxa"/>
            <w:vMerge/>
            <w:vAlign w:val="center"/>
          </w:tcPr>
          <w:p w:rsidRPr="00430122" w:rsidR="00780425" w:rsidP="006C13A8" w:rsidRDefault="00780425" w14:paraId="0AC77F81" w14:textId="77777777">
            <w:pPr>
              <w:pStyle w:val="a4"/>
              <w:ind w:left="32" w:hanging="1"/>
              <w:rPr>
                <w:szCs w:val="18"/>
              </w:rPr>
            </w:pPr>
          </w:p>
        </w:tc>
        <w:tc>
          <w:tcPr>
            <w:tcW w:w="3402" w:type="dxa"/>
            <w:vAlign w:val="center"/>
          </w:tcPr>
          <w:p w:rsidRPr="00430122" w:rsidR="00780425" w:rsidP="006C13A8" w:rsidRDefault="00780425" w14:paraId="22733C6D" w14:textId="243C45C7">
            <w:pPr>
              <w:pStyle w:val="a4"/>
              <w:ind w:left="62" w:hanging="31"/>
              <w:rPr>
                <w:color w:val="auto"/>
                <w:szCs w:val="18"/>
              </w:rPr>
            </w:pPr>
            <w:r w:rsidRPr="00430122">
              <w:rPr>
                <w:rFonts w:hint="eastAsia"/>
                <w:color w:val="auto"/>
                <w:szCs w:val="18"/>
              </w:rPr>
              <w:t>细水雾灭火系统</w:t>
            </w:r>
          </w:p>
        </w:tc>
      </w:tr>
      <w:tr w:rsidRPr="00430122" w:rsidR="00780425" w:rsidTr="006C13A8" w14:paraId="5D048F37" w14:textId="77777777">
        <w:trPr>
          <w:trHeight w:val="270"/>
          <w:jc w:val="center"/>
        </w:trPr>
        <w:tc>
          <w:tcPr>
            <w:tcW w:w="1701" w:type="dxa"/>
            <w:vMerge/>
            <w:vAlign w:val="center"/>
          </w:tcPr>
          <w:p w:rsidRPr="00430122" w:rsidR="00780425" w:rsidP="006C13A8" w:rsidRDefault="00780425" w14:paraId="28E01E41" w14:textId="77777777">
            <w:pPr>
              <w:pStyle w:val="a4"/>
              <w:ind w:left="37" w:hanging="6"/>
              <w:rPr>
                <w:szCs w:val="18"/>
              </w:rPr>
            </w:pPr>
          </w:p>
        </w:tc>
        <w:tc>
          <w:tcPr>
            <w:tcW w:w="1701" w:type="dxa"/>
            <w:vMerge/>
            <w:vAlign w:val="center"/>
          </w:tcPr>
          <w:p w:rsidRPr="00430122" w:rsidR="00780425" w:rsidP="006C13A8" w:rsidRDefault="00780425" w14:paraId="38F57A88" w14:textId="77777777">
            <w:pPr>
              <w:pStyle w:val="a4"/>
              <w:ind w:left="32" w:hanging="1"/>
              <w:rPr>
                <w:szCs w:val="18"/>
              </w:rPr>
            </w:pPr>
          </w:p>
        </w:tc>
        <w:tc>
          <w:tcPr>
            <w:tcW w:w="3402" w:type="dxa"/>
            <w:vAlign w:val="center"/>
          </w:tcPr>
          <w:p w:rsidRPr="00430122" w:rsidR="00780425" w:rsidP="006C13A8" w:rsidRDefault="00780425" w14:paraId="3C6A81DB" w14:textId="374DB4E4">
            <w:pPr>
              <w:pStyle w:val="a4"/>
              <w:ind w:left="62" w:hanging="31"/>
              <w:rPr>
                <w:color w:val="auto"/>
                <w:szCs w:val="18"/>
              </w:rPr>
            </w:pPr>
            <w:r w:rsidRPr="00430122">
              <w:rPr>
                <w:rFonts w:hint="eastAsia"/>
                <w:color w:val="auto"/>
                <w:szCs w:val="18"/>
              </w:rPr>
              <w:t>气体灭火系统</w:t>
            </w:r>
          </w:p>
        </w:tc>
      </w:tr>
      <w:tr w:rsidRPr="00430122" w:rsidR="00780425" w:rsidTr="006C13A8" w14:paraId="0ED5428E" w14:textId="77777777">
        <w:trPr>
          <w:trHeight w:val="270"/>
          <w:jc w:val="center"/>
        </w:trPr>
        <w:tc>
          <w:tcPr>
            <w:tcW w:w="1701" w:type="dxa"/>
            <w:vMerge/>
            <w:vAlign w:val="center"/>
          </w:tcPr>
          <w:p w:rsidRPr="00430122" w:rsidR="00780425" w:rsidP="006C13A8" w:rsidRDefault="00780425" w14:paraId="12F716F6" w14:textId="77777777">
            <w:pPr>
              <w:pStyle w:val="a4"/>
              <w:ind w:left="37" w:hanging="6"/>
              <w:rPr>
                <w:szCs w:val="18"/>
              </w:rPr>
            </w:pPr>
          </w:p>
        </w:tc>
        <w:tc>
          <w:tcPr>
            <w:tcW w:w="1701" w:type="dxa"/>
            <w:vMerge/>
            <w:vAlign w:val="center"/>
          </w:tcPr>
          <w:p w:rsidRPr="00430122" w:rsidR="00780425" w:rsidP="006C13A8" w:rsidRDefault="00780425" w14:paraId="2C389703" w14:textId="77777777">
            <w:pPr>
              <w:pStyle w:val="a4"/>
              <w:ind w:left="32" w:hanging="1"/>
              <w:rPr>
                <w:szCs w:val="18"/>
              </w:rPr>
            </w:pPr>
          </w:p>
        </w:tc>
        <w:tc>
          <w:tcPr>
            <w:tcW w:w="3402" w:type="dxa"/>
            <w:vAlign w:val="center"/>
          </w:tcPr>
          <w:p w:rsidRPr="00430122" w:rsidR="00780425" w:rsidP="006C13A8" w:rsidRDefault="00780425" w14:paraId="1206180C" w14:textId="3B216140">
            <w:pPr>
              <w:pStyle w:val="a4"/>
              <w:ind w:left="62" w:hanging="31"/>
              <w:rPr>
                <w:color w:val="auto"/>
                <w:szCs w:val="18"/>
              </w:rPr>
            </w:pPr>
            <w:r w:rsidRPr="00430122">
              <w:rPr>
                <w:rFonts w:hint="eastAsia"/>
                <w:color w:val="auto"/>
                <w:szCs w:val="18"/>
              </w:rPr>
              <w:t>泡沫灭火系统</w:t>
            </w:r>
          </w:p>
        </w:tc>
      </w:tr>
      <w:tr w:rsidRPr="00430122" w:rsidR="00780425" w:rsidTr="006C13A8" w14:paraId="2F764C2D" w14:textId="77777777">
        <w:trPr>
          <w:trHeight w:val="270"/>
          <w:jc w:val="center"/>
        </w:trPr>
        <w:tc>
          <w:tcPr>
            <w:tcW w:w="1701" w:type="dxa"/>
            <w:vMerge/>
            <w:vAlign w:val="center"/>
          </w:tcPr>
          <w:p w:rsidRPr="00430122" w:rsidR="00780425" w:rsidP="006C13A8" w:rsidRDefault="00780425" w14:paraId="2666EBEC" w14:textId="77777777">
            <w:pPr>
              <w:pStyle w:val="a4"/>
              <w:ind w:left="37" w:hanging="6"/>
              <w:rPr>
                <w:szCs w:val="18"/>
              </w:rPr>
            </w:pPr>
          </w:p>
        </w:tc>
        <w:tc>
          <w:tcPr>
            <w:tcW w:w="1701" w:type="dxa"/>
            <w:vMerge/>
            <w:vAlign w:val="center"/>
          </w:tcPr>
          <w:p w:rsidRPr="00430122" w:rsidR="00780425" w:rsidP="006C13A8" w:rsidRDefault="00780425" w14:paraId="55758843" w14:textId="77777777">
            <w:pPr>
              <w:pStyle w:val="a4"/>
              <w:ind w:left="32" w:hanging="1"/>
              <w:rPr>
                <w:szCs w:val="18"/>
              </w:rPr>
            </w:pPr>
          </w:p>
        </w:tc>
        <w:tc>
          <w:tcPr>
            <w:tcW w:w="3402" w:type="dxa"/>
            <w:vAlign w:val="center"/>
          </w:tcPr>
          <w:p w:rsidRPr="00430122" w:rsidR="00780425" w:rsidP="006C13A8" w:rsidRDefault="00780425" w14:paraId="18F94FC7" w14:textId="0A9CA69A">
            <w:pPr>
              <w:pStyle w:val="a4"/>
              <w:ind w:left="62" w:hanging="31"/>
              <w:rPr>
                <w:color w:val="auto"/>
                <w:szCs w:val="18"/>
              </w:rPr>
            </w:pPr>
            <w:r w:rsidRPr="00430122">
              <w:rPr>
                <w:rFonts w:hint="eastAsia"/>
                <w:color w:val="auto"/>
                <w:szCs w:val="18"/>
              </w:rPr>
              <w:t>消防器材</w:t>
            </w:r>
          </w:p>
        </w:tc>
      </w:tr>
    </w:tbl>
    <w:p w:rsidR="00BA1DE6" w:rsidP="00BA1DE6" w:rsidRDefault="00BA1DE6" w14:paraId="0EC1AD81" w14:textId="77777777">
      <w:pPr>
        <w:pStyle w:val="C"/>
        <w:numPr>
          <w:ilvl w:val="0"/>
          <w:numId w:val="0"/>
        </w:numPr>
        <w:ind w:left="681"/>
        <w:rPr>
          <w:rFonts w:cs="Times New Roman"/>
          <w:b/>
          <w:bCs/>
        </w:rPr>
      </w:pPr>
    </w:p>
    <w:p w:rsidR="001200D5" w:rsidP="00BA1DE6" w:rsidRDefault="00BA1DE6" w14:paraId="73CD583E" w14:textId="7F45945C">
      <w:pPr>
        <w:pStyle w:val="C"/>
        <w:numPr>
          <w:ilvl w:val="0"/>
          <w:numId w:val="0"/>
        </w:numPr>
        <w:ind w:left="681"/>
      </w:pPr>
      <w:r w:rsidRPr="00BA1DE6">
        <w:rPr>
          <w:rFonts w:cs="Times New Roman"/>
          <w:b/>
          <w:bCs/>
        </w:rPr>
        <w:t>A.0.</w:t>
      </w:r>
      <w:r>
        <w:rPr>
          <w:rFonts w:cs="Times New Roman"/>
          <w:b/>
          <w:bCs/>
        </w:rPr>
        <w:t>4</w:t>
      </w:r>
      <w:r>
        <w:t xml:space="preserve"> </w:t>
      </w:r>
      <w:r>
        <w:t>暖通空调系统的</w:t>
      </w:r>
      <w:r w:rsidRPr="00417C9A">
        <w:t>分类应符合表</w:t>
      </w:r>
      <w:r w:rsidRPr="00417C9A">
        <w:t>A.0.</w:t>
      </w:r>
      <w:r>
        <w:t>4</w:t>
      </w:r>
      <w:r w:rsidRPr="00417C9A">
        <w:t>的规定。</w:t>
      </w:r>
    </w:p>
    <w:p w:rsidRPr="00485A0E" w:rsidR="001200D5" w:rsidP="006C13A8" w:rsidRDefault="001200D5" w14:paraId="27BF40C8" w14:textId="3CF75B26">
      <w:pPr>
        <w:pStyle w:val="Caption"/>
        <w:keepNext/>
        <w:ind w:left="284" w:firstLine="0" w:firstLineChars="0"/>
        <w:jc w:val="center"/>
        <w:outlineLvl w:val="0"/>
      </w:pPr>
      <w:r w:rsidRPr="00117A48">
        <w:t>表</w:t>
      </w:r>
      <w:r w:rsidR="004E5BBC">
        <w:t>A</w:t>
      </w:r>
      <w:r w:rsidR="00BA1DE6">
        <w:t>.0.</w:t>
      </w:r>
      <w:r w:rsidRPr="006C13A8">
        <w:t>4</w:t>
      </w:r>
      <w:r w:rsidRPr="00117A48">
        <w:t xml:space="preserve">   </w:t>
      </w:r>
      <w:r w:rsidR="004E5BBC">
        <w:t>暖通空调系统</w:t>
      </w:r>
      <w:r w:rsidR="00BA1DE6">
        <w:t>的</w:t>
      </w:r>
      <w:r w:rsidRPr="006C13A8">
        <w:t>分类</w:t>
      </w:r>
    </w:p>
    <w:tbl>
      <w:tblPr>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701"/>
        <w:gridCol w:w="1701"/>
        <w:gridCol w:w="3402"/>
      </w:tblGrid>
      <w:tr w:rsidRPr="00430122" w:rsidR="001200D5" w:rsidTr="00BB3276" w14:paraId="02890F3D" w14:textId="77777777">
        <w:trPr>
          <w:trHeight w:val="270"/>
          <w:tblHeader/>
          <w:jc w:val="center"/>
        </w:trPr>
        <w:tc>
          <w:tcPr>
            <w:tcW w:w="1701" w:type="dxa"/>
            <w:vAlign w:val="center"/>
          </w:tcPr>
          <w:p w:rsidRPr="00D15B27" w:rsidR="001200D5" w:rsidP="00BB3276" w:rsidRDefault="001200D5" w14:paraId="6F24EEAD" w14:textId="77777777">
            <w:pPr>
              <w:pStyle w:val="a4"/>
            </w:pPr>
            <w:r w:rsidRPr="00D15B27">
              <w:rPr>
                <w:rFonts w:hint="eastAsia"/>
              </w:rPr>
              <w:t>一级系统</w:t>
            </w:r>
          </w:p>
        </w:tc>
        <w:tc>
          <w:tcPr>
            <w:tcW w:w="1701" w:type="dxa"/>
            <w:vAlign w:val="center"/>
          </w:tcPr>
          <w:p w:rsidRPr="00D15B27" w:rsidR="001200D5" w:rsidP="00BB3276" w:rsidRDefault="001200D5" w14:paraId="76E561A0" w14:textId="77777777">
            <w:pPr>
              <w:pStyle w:val="a4"/>
            </w:pPr>
            <w:r w:rsidRPr="00D15B27">
              <w:rPr>
                <w:rFonts w:hint="eastAsia"/>
              </w:rPr>
              <w:t>二级系统</w:t>
            </w:r>
          </w:p>
        </w:tc>
        <w:tc>
          <w:tcPr>
            <w:tcW w:w="3402" w:type="dxa"/>
            <w:vAlign w:val="center"/>
          </w:tcPr>
          <w:p w:rsidRPr="00D15B27" w:rsidR="001200D5" w:rsidP="00BB3276" w:rsidRDefault="001200D5" w14:paraId="58DF1DDA" w14:textId="77777777">
            <w:pPr>
              <w:pStyle w:val="a4"/>
            </w:pPr>
            <w:r w:rsidRPr="00D15B27">
              <w:rPr>
                <w:rFonts w:hint="eastAsia"/>
              </w:rPr>
              <w:t>三级系统</w:t>
            </w:r>
          </w:p>
        </w:tc>
      </w:tr>
      <w:tr w:rsidRPr="00430122" w:rsidR="001200D5" w:rsidTr="00BB3276" w14:paraId="61FE513F" w14:textId="77777777">
        <w:trPr>
          <w:trHeight w:val="270"/>
          <w:jc w:val="center"/>
        </w:trPr>
        <w:tc>
          <w:tcPr>
            <w:tcW w:w="1701" w:type="dxa"/>
            <w:vMerge w:val="restart"/>
            <w:vAlign w:val="center"/>
          </w:tcPr>
          <w:p w:rsidRPr="00D15B27" w:rsidR="001200D5" w:rsidP="00BB3276" w:rsidRDefault="004E5BBC" w14:paraId="5F1A3EDF" w14:textId="3B4667F5">
            <w:pPr>
              <w:pStyle w:val="a4"/>
            </w:pPr>
            <w:r>
              <w:t>暖通空调系统</w:t>
            </w:r>
          </w:p>
        </w:tc>
        <w:tc>
          <w:tcPr>
            <w:tcW w:w="1701" w:type="dxa"/>
            <w:vMerge w:val="restart"/>
            <w:vAlign w:val="center"/>
          </w:tcPr>
          <w:p w:rsidRPr="00D15B27" w:rsidR="001200D5" w:rsidP="00BB3276" w:rsidRDefault="001200D5" w14:paraId="0CEAD532" w14:textId="77777777">
            <w:pPr>
              <w:pStyle w:val="a4"/>
            </w:pPr>
            <w:r w:rsidRPr="00D15B27">
              <w:rPr>
                <w:rFonts w:hint="eastAsia"/>
              </w:rPr>
              <w:t>供暖系统</w:t>
            </w:r>
          </w:p>
        </w:tc>
        <w:tc>
          <w:tcPr>
            <w:tcW w:w="3402" w:type="dxa"/>
            <w:vAlign w:val="center"/>
          </w:tcPr>
          <w:p w:rsidRPr="00D15B27" w:rsidR="001200D5" w:rsidP="00BB3276" w:rsidRDefault="008A2D9E" w14:paraId="2801A406" w14:textId="5380706D">
            <w:pPr>
              <w:pStyle w:val="a4"/>
            </w:pPr>
            <w:r w:rsidRPr="00D15B27">
              <w:rPr>
                <w:rFonts w:hint="eastAsia"/>
              </w:rPr>
              <w:t>热源系统</w:t>
            </w:r>
          </w:p>
        </w:tc>
      </w:tr>
      <w:tr w:rsidRPr="00430122" w:rsidR="008A2D9E" w:rsidTr="00BB3276" w14:paraId="524315DD" w14:textId="77777777">
        <w:trPr>
          <w:trHeight w:val="270"/>
          <w:jc w:val="center"/>
        </w:trPr>
        <w:tc>
          <w:tcPr>
            <w:tcW w:w="1701" w:type="dxa"/>
            <w:vMerge/>
            <w:vAlign w:val="center"/>
          </w:tcPr>
          <w:p w:rsidRPr="00D15B27" w:rsidR="008A2D9E" w:rsidP="00BB3276" w:rsidRDefault="008A2D9E" w14:paraId="180BC4ED" w14:textId="77777777">
            <w:pPr>
              <w:pStyle w:val="a4"/>
            </w:pPr>
          </w:p>
        </w:tc>
        <w:tc>
          <w:tcPr>
            <w:tcW w:w="1701" w:type="dxa"/>
            <w:vMerge/>
            <w:vAlign w:val="center"/>
          </w:tcPr>
          <w:p w:rsidRPr="00D15B27" w:rsidR="008A2D9E" w:rsidP="00BB3276" w:rsidRDefault="008A2D9E" w14:paraId="168E7F0F" w14:textId="77777777">
            <w:pPr>
              <w:pStyle w:val="a4"/>
            </w:pPr>
          </w:p>
        </w:tc>
        <w:tc>
          <w:tcPr>
            <w:tcW w:w="3402" w:type="dxa"/>
            <w:vAlign w:val="center"/>
          </w:tcPr>
          <w:p w:rsidRPr="00D15B27" w:rsidR="008A2D9E" w:rsidP="00BB3276" w:rsidRDefault="008A2D9E" w14:paraId="73AD1672" w14:textId="0049C3F0">
            <w:pPr>
              <w:pStyle w:val="a4"/>
            </w:pPr>
            <w:r w:rsidRPr="00D15B27">
              <w:rPr>
                <w:rFonts w:hint="eastAsia"/>
              </w:rPr>
              <w:t>散热器供暖系统</w:t>
            </w:r>
          </w:p>
        </w:tc>
      </w:tr>
      <w:tr w:rsidRPr="00430122" w:rsidR="001200D5" w:rsidTr="00BB3276" w14:paraId="7AA5C920" w14:textId="77777777">
        <w:trPr>
          <w:trHeight w:val="270"/>
          <w:jc w:val="center"/>
        </w:trPr>
        <w:tc>
          <w:tcPr>
            <w:tcW w:w="1701" w:type="dxa"/>
            <w:vMerge/>
            <w:vAlign w:val="center"/>
          </w:tcPr>
          <w:p w:rsidRPr="00D15B27" w:rsidR="001200D5" w:rsidP="00BB3276" w:rsidRDefault="001200D5" w14:paraId="747FBA45" w14:textId="77777777">
            <w:pPr>
              <w:pStyle w:val="a4"/>
            </w:pPr>
          </w:p>
        </w:tc>
        <w:tc>
          <w:tcPr>
            <w:tcW w:w="1701" w:type="dxa"/>
            <w:vMerge/>
            <w:vAlign w:val="center"/>
          </w:tcPr>
          <w:p w:rsidRPr="00D15B27" w:rsidR="001200D5" w:rsidP="00BB3276" w:rsidRDefault="001200D5" w14:paraId="6319E7D8" w14:textId="77777777">
            <w:pPr>
              <w:pStyle w:val="a4"/>
            </w:pPr>
          </w:p>
        </w:tc>
        <w:tc>
          <w:tcPr>
            <w:tcW w:w="3402" w:type="dxa"/>
            <w:vAlign w:val="center"/>
          </w:tcPr>
          <w:p w:rsidRPr="00D15B27" w:rsidR="001200D5" w:rsidP="00BB3276" w:rsidRDefault="001200D5" w14:paraId="73E03031" w14:textId="77777777">
            <w:pPr>
              <w:pStyle w:val="a4"/>
            </w:pPr>
            <w:r w:rsidRPr="00D15B27">
              <w:rPr>
                <w:rFonts w:hint="eastAsia"/>
              </w:rPr>
              <w:t>热水辐射供暖系统</w:t>
            </w:r>
          </w:p>
        </w:tc>
      </w:tr>
      <w:tr w:rsidRPr="00430122" w:rsidR="001200D5" w:rsidTr="00BB3276" w14:paraId="3EC71051" w14:textId="77777777">
        <w:trPr>
          <w:trHeight w:val="270"/>
          <w:jc w:val="center"/>
        </w:trPr>
        <w:tc>
          <w:tcPr>
            <w:tcW w:w="1701" w:type="dxa"/>
            <w:vMerge/>
            <w:vAlign w:val="center"/>
          </w:tcPr>
          <w:p w:rsidRPr="00D15B27" w:rsidR="001200D5" w:rsidP="00BB3276" w:rsidRDefault="001200D5" w14:paraId="674708D0" w14:textId="77777777">
            <w:pPr>
              <w:pStyle w:val="a4"/>
            </w:pPr>
          </w:p>
        </w:tc>
        <w:tc>
          <w:tcPr>
            <w:tcW w:w="1701" w:type="dxa"/>
            <w:vMerge/>
            <w:vAlign w:val="center"/>
          </w:tcPr>
          <w:p w:rsidRPr="00D15B27" w:rsidR="001200D5" w:rsidP="00BB3276" w:rsidRDefault="001200D5" w14:paraId="2B29FC17" w14:textId="77777777">
            <w:pPr>
              <w:pStyle w:val="a4"/>
            </w:pPr>
          </w:p>
        </w:tc>
        <w:tc>
          <w:tcPr>
            <w:tcW w:w="3402" w:type="dxa"/>
            <w:vAlign w:val="center"/>
          </w:tcPr>
          <w:p w:rsidRPr="00D15B27" w:rsidR="001200D5" w:rsidP="00BB3276" w:rsidRDefault="001200D5" w14:paraId="04B8C0BF" w14:textId="77777777">
            <w:pPr>
              <w:pStyle w:val="a4"/>
            </w:pPr>
            <w:r w:rsidRPr="00D15B27">
              <w:rPr>
                <w:rFonts w:hint="eastAsia"/>
              </w:rPr>
              <w:t>电热供暖系统</w:t>
            </w:r>
          </w:p>
        </w:tc>
      </w:tr>
      <w:tr w:rsidRPr="00430122" w:rsidR="001200D5" w:rsidTr="00BB3276" w14:paraId="1A37E573" w14:textId="77777777">
        <w:trPr>
          <w:trHeight w:val="270"/>
          <w:jc w:val="center"/>
        </w:trPr>
        <w:tc>
          <w:tcPr>
            <w:tcW w:w="1701" w:type="dxa"/>
            <w:vMerge/>
            <w:vAlign w:val="center"/>
          </w:tcPr>
          <w:p w:rsidRPr="00D15B27" w:rsidR="001200D5" w:rsidP="00BB3276" w:rsidRDefault="001200D5" w14:paraId="75C9BE5A" w14:textId="77777777">
            <w:pPr>
              <w:pStyle w:val="a4"/>
            </w:pPr>
          </w:p>
        </w:tc>
        <w:tc>
          <w:tcPr>
            <w:tcW w:w="1701" w:type="dxa"/>
            <w:vMerge/>
            <w:vAlign w:val="center"/>
          </w:tcPr>
          <w:p w:rsidRPr="00D15B27" w:rsidR="001200D5" w:rsidP="00BB3276" w:rsidRDefault="001200D5" w14:paraId="5798751C" w14:textId="77777777">
            <w:pPr>
              <w:pStyle w:val="a4"/>
            </w:pPr>
          </w:p>
        </w:tc>
        <w:tc>
          <w:tcPr>
            <w:tcW w:w="3402" w:type="dxa"/>
            <w:vAlign w:val="center"/>
          </w:tcPr>
          <w:p w:rsidRPr="00D15B27" w:rsidR="008A2D9E" w:rsidP="00BB3276" w:rsidRDefault="001200D5" w14:paraId="7AA715F1" w14:textId="77777777">
            <w:pPr>
              <w:pStyle w:val="a4"/>
            </w:pPr>
            <w:r w:rsidRPr="00D15B27">
              <w:rPr>
                <w:rFonts w:hint="eastAsia"/>
              </w:rPr>
              <w:t>户式</w:t>
            </w:r>
            <w:r w:rsidRPr="00D15B27">
              <w:t>燃气炉、</w:t>
            </w:r>
          </w:p>
          <w:p w:rsidRPr="00D15B27" w:rsidR="001200D5" w:rsidP="00BB3276" w:rsidRDefault="008A2D9E" w14:paraId="0ED19B1A" w14:textId="7701C38C">
            <w:pPr>
              <w:pStyle w:val="a4"/>
            </w:pPr>
            <w:r w:rsidRPr="00D15B27">
              <w:t>户式空气源热泵供暖系统</w:t>
            </w:r>
          </w:p>
        </w:tc>
      </w:tr>
      <w:tr w:rsidRPr="00430122" w:rsidR="001200D5" w:rsidTr="00BB3276" w14:paraId="27F52085" w14:textId="77777777">
        <w:trPr>
          <w:trHeight w:val="270"/>
          <w:jc w:val="center"/>
        </w:trPr>
        <w:tc>
          <w:tcPr>
            <w:tcW w:w="1701" w:type="dxa"/>
            <w:vMerge/>
            <w:vAlign w:val="center"/>
          </w:tcPr>
          <w:p w:rsidRPr="00D15B27" w:rsidR="001200D5" w:rsidP="00BB3276" w:rsidRDefault="001200D5" w14:paraId="6AA85A93" w14:textId="77777777">
            <w:pPr>
              <w:pStyle w:val="a4"/>
            </w:pPr>
          </w:p>
        </w:tc>
        <w:tc>
          <w:tcPr>
            <w:tcW w:w="1701" w:type="dxa"/>
            <w:vMerge w:val="restart"/>
            <w:vAlign w:val="center"/>
          </w:tcPr>
          <w:p w:rsidRPr="00D15B27" w:rsidR="001200D5" w:rsidP="00BB3276" w:rsidRDefault="001200D5" w14:paraId="57A7A932" w14:textId="77777777">
            <w:pPr>
              <w:pStyle w:val="a4"/>
            </w:pPr>
            <w:r w:rsidRPr="00D15B27">
              <w:rPr>
                <w:rFonts w:hint="eastAsia"/>
              </w:rPr>
              <w:t>通风系统</w:t>
            </w:r>
          </w:p>
        </w:tc>
        <w:tc>
          <w:tcPr>
            <w:tcW w:w="3402" w:type="dxa"/>
            <w:vAlign w:val="center"/>
          </w:tcPr>
          <w:p w:rsidRPr="00D15B27" w:rsidR="001200D5" w:rsidP="00BB3276" w:rsidRDefault="008A2D9E" w14:paraId="5612BD4D" w14:textId="30E38BED">
            <w:pPr>
              <w:pStyle w:val="a4"/>
            </w:pPr>
            <w:r w:rsidRPr="00D15B27">
              <w:rPr>
                <w:rFonts w:hint="eastAsia"/>
              </w:rPr>
              <w:t>机械</w:t>
            </w:r>
            <w:r w:rsidRPr="00D15B27" w:rsidR="001200D5">
              <w:rPr>
                <w:rFonts w:hint="eastAsia"/>
              </w:rPr>
              <w:t>排风系统</w:t>
            </w:r>
          </w:p>
        </w:tc>
      </w:tr>
      <w:tr w:rsidRPr="00430122" w:rsidR="001200D5" w:rsidTr="00BB3276" w14:paraId="28C8CD8D" w14:textId="77777777">
        <w:trPr>
          <w:trHeight w:val="270"/>
          <w:jc w:val="center"/>
        </w:trPr>
        <w:tc>
          <w:tcPr>
            <w:tcW w:w="1701" w:type="dxa"/>
            <w:vMerge/>
            <w:vAlign w:val="center"/>
          </w:tcPr>
          <w:p w:rsidRPr="00D15B27" w:rsidR="001200D5" w:rsidP="00BB3276" w:rsidRDefault="001200D5" w14:paraId="01ED573A" w14:textId="77777777">
            <w:pPr>
              <w:pStyle w:val="a4"/>
            </w:pPr>
          </w:p>
        </w:tc>
        <w:tc>
          <w:tcPr>
            <w:tcW w:w="1701" w:type="dxa"/>
            <w:vMerge/>
            <w:vAlign w:val="center"/>
          </w:tcPr>
          <w:p w:rsidRPr="00D15B27" w:rsidR="001200D5" w:rsidP="00BB3276" w:rsidRDefault="001200D5" w14:paraId="0937F56F" w14:textId="77777777">
            <w:pPr>
              <w:pStyle w:val="a4"/>
            </w:pPr>
          </w:p>
        </w:tc>
        <w:tc>
          <w:tcPr>
            <w:tcW w:w="3402" w:type="dxa"/>
            <w:vAlign w:val="center"/>
          </w:tcPr>
          <w:p w:rsidRPr="00D15B27" w:rsidR="001200D5" w:rsidP="00BB3276" w:rsidRDefault="001200D5" w14:paraId="42CF60FE" w14:textId="77777777">
            <w:pPr>
              <w:pStyle w:val="a4"/>
            </w:pPr>
            <w:r w:rsidRPr="00D15B27">
              <w:rPr>
                <w:rFonts w:hint="eastAsia"/>
              </w:rPr>
              <w:t>机械送风系统</w:t>
            </w:r>
          </w:p>
        </w:tc>
      </w:tr>
      <w:tr w:rsidRPr="00430122" w:rsidR="001200D5" w:rsidTr="00BB3276" w14:paraId="176F25CB" w14:textId="77777777">
        <w:trPr>
          <w:trHeight w:val="270"/>
          <w:jc w:val="center"/>
        </w:trPr>
        <w:tc>
          <w:tcPr>
            <w:tcW w:w="1701" w:type="dxa"/>
            <w:vMerge/>
            <w:vAlign w:val="center"/>
          </w:tcPr>
          <w:p w:rsidRPr="00D15B27" w:rsidR="001200D5" w:rsidP="00BB3276" w:rsidRDefault="001200D5" w14:paraId="07394A6D" w14:textId="77777777">
            <w:pPr>
              <w:pStyle w:val="a4"/>
            </w:pPr>
          </w:p>
        </w:tc>
        <w:tc>
          <w:tcPr>
            <w:tcW w:w="1701" w:type="dxa"/>
            <w:vMerge/>
            <w:vAlign w:val="center"/>
          </w:tcPr>
          <w:p w:rsidRPr="00D15B27" w:rsidR="001200D5" w:rsidP="00BB3276" w:rsidRDefault="001200D5" w14:paraId="3BE8EB13" w14:textId="77777777">
            <w:pPr>
              <w:pStyle w:val="a4"/>
            </w:pPr>
          </w:p>
        </w:tc>
        <w:tc>
          <w:tcPr>
            <w:tcW w:w="3402" w:type="dxa"/>
            <w:vAlign w:val="center"/>
          </w:tcPr>
          <w:p w:rsidRPr="00D15B27" w:rsidR="001200D5" w:rsidP="00BB3276" w:rsidRDefault="001200D5" w14:paraId="718F0992" w14:textId="77777777">
            <w:pPr>
              <w:pStyle w:val="a4"/>
            </w:pPr>
            <w:r w:rsidRPr="00D15B27">
              <w:rPr>
                <w:rFonts w:hint="eastAsia"/>
              </w:rPr>
              <w:t>事故通风系统</w:t>
            </w:r>
          </w:p>
        </w:tc>
      </w:tr>
      <w:tr w:rsidRPr="00430122" w:rsidR="001200D5" w:rsidTr="00BB3276" w14:paraId="0CBCBD62" w14:textId="77777777">
        <w:trPr>
          <w:trHeight w:val="270"/>
          <w:jc w:val="center"/>
        </w:trPr>
        <w:tc>
          <w:tcPr>
            <w:tcW w:w="1701" w:type="dxa"/>
            <w:vMerge/>
            <w:vAlign w:val="center"/>
          </w:tcPr>
          <w:p w:rsidRPr="00D15B27" w:rsidR="001200D5" w:rsidP="00BB3276" w:rsidRDefault="001200D5" w14:paraId="1E09AB0C" w14:textId="77777777">
            <w:pPr>
              <w:pStyle w:val="a4"/>
            </w:pPr>
          </w:p>
        </w:tc>
        <w:tc>
          <w:tcPr>
            <w:tcW w:w="1701" w:type="dxa"/>
            <w:vMerge/>
            <w:vAlign w:val="center"/>
          </w:tcPr>
          <w:p w:rsidRPr="00D15B27" w:rsidR="001200D5" w:rsidP="00BB3276" w:rsidRDefault="001200D5" w14:paraId="73F3BE14" w14:textId="77777777">
            <w:pPr>
              <w:pStyle w:val="a4"/>
            </w:pPr>
          </w:p>
        </w:tc>
        <w:tc>
          <w:tcPr>
            <w:tcW w:w="3402" w:type="dxa"/>
            <w:vAlign w:val="center"/>
          </w:tcPr>
          <w:p w:rsidRPr="00D15B27" w:rsidR="001200D5" w:rsidP="00BB3276" w:rsidRDefault="008A2D9E" w14:paraId="68CFF37C" w14:textId="3A290ACA">
            <w:pPr>
              <w:pStyle w:val="a4"/>
            </w:pPr>
            <w:r w:rsidRPr="00D15B27">
              <w:rPr>
                <w:rFonts w:hint="eastAsia"/>
              </w:rPr>
              <w:t>防</w:t>
            </w:r>
            <w:r w:rsidRPr="00D15B27" w:rsidR="001200D5">
              <w:rPr>
                <w:rFonts w:hint="eastAsia"/>
              </w:rPr>
              <w:t>排烟系统</w:t>
            </w:r>
          </w:p>
        </w:tc>
      </w:tr>
      <w:tr w:rsidRPr="00430122" w:rsidR="008A2D9E" w:rsidTr="00BB3276" w14:paraId="1278E5BF" w14:textId="77777777">
        <w:trPr>
          <w:trHeight w:val="270"/>
          <w:jc w:val="center"/>
        </w:trPr>
        <w:tc>
          <w:tcPr>
            <w:tcW w:w="1701" w:type="dxa"/>
            <w:vMerge/>
            <w:vAlign w:val="center"/>
          </w:tcPr>
          <w:p w:rsidRPr="00430122" w:rsidR="008A2D9E" w:rsidP="00BB3276" w:rsidRDefault="008A2D9E" w14:paraId="46D4C335" w14:textId="77777777">
            <w:pPr>
              <w:pStyle w:val="a4"/>
              <w:rPr>
                <w:szCs w:val="18"/>
              </w:rPr>
            </w:pPr>
          </w:p>
        </w:tc>
        <w:tc>
          <w:tcPr>
            <w:tcW w:w="1701" w:type="dxa"/>
            <w:vMerge/>
            <w:vAlign w:val="center"/>
          </w:tcPr>
          <w:p w:rsidRPr="00430122" w:rsidR="008A2D9E" w:rsidP="00BB3276" w:rsidRDefault="008A2D9E" w14:paraId="6B519B46" w14:textId="77777777">
            <w:pPr>
              <w:pStyle w:val="a4"/>
              <w:rPr>
                <w:szCs w:val="18"/>
              </w:rPr>
            </w:pPr>
          </w:p>
        </w:tc>
        <w:tc>
          <w:tcPr>
            <w:tcW w:w="3402" w:type="dxa"/>
            <w:vAlign w:val="center"/>
          </w:tcPr>
          <w:p w:rsidRPr="00430122" w:rsidR="008A2D9E" w:rsidP="00BB3276" w:rsidRDefault="008A2D9E" w14:paraId="34BEB029" w14:textId="567BAC47">
            <w:pPr>
              <w:pStyle w:val="a4"/>
              <w:rPr>
                <w:szCs w:val="18"/>
              </w:rPr>
            </w:pPr>
            <w:r w:rsidRPr="00430122">
              <w:rPr>
                <w:rFonts w:hint="eastAsia"/>
                <w:szCs w:val="18"/>
              </w:rPr>
              <w:t>排油烟系统</w:t>
            </w:r>
          </w:p>
        </w:tc>
      </w:tr>
      <w:tr w:rsidRPr="00430122" w:rsidR="001200D5" w:rsidTr="00BB3276" w14:paraId="698D5B23" w14:textId="77777777">
        <w:trPr>
          <w:trHeight w:val="270"/>
          <w:jc w:val="center"/>
        </w:trPr>
        <w:tc>
          <w:tcPr>
            <w:tcW w:w="1701" w:type="dxa"/>
            <w:vMerge/>
            <w:vAlign w:val="center"/>
          </w:tcPr>
          <w:p w:rsidRPr="00430122" w:rsidR="001200D5" w:rsidP="00BB3276" w:rsidRDefault="001200D5" w14:paraId="48DF2ECD" w14:textId="77777777">
            <w:pPr>
              <w:pStyle w:val="a4"/>
              <w:rPr>
                <w:szCs w:val="18"/>
              </w:rPr>
            </w:pPr>
          </w:p>
        </w:tc>
        <w:tc>
          <w:tcPr>
            <w:tcW w:w="1701" w:type="dxa"/>
            <w:vMerge w:val="restart"/>
            <w:vAlign w:val="center"/>
          </w:tcPr>
          <w:p w:rsidRPr="00D15B27" w:rsidR="001200D5" w:rsidP="00BB3276" w:rsidRDefault="001200D5" w14:paraId="35134ADD" w14:textId="77777777">
            <w:pPr>
              <w:pStyle w:val="a4"/>
            </w:pPr>
            <w:r w:rsidRPr="00D15B27">
              <w:rPr>
                <w:rFonts w:hint="eastAsia"/>
              </w:rPr>
              <w:t>空气调节系统</w:t>
            </w:r>
          </w:p>
        </w:tc>
        <w:tc>
          <w:tcPr>
            <w:tcW w:w="3402" w:type="dxa"/>
            <w:vAlign w:val="center"/>
          </w:tcPr>
          <w:p w:rsidRPr="00430122" w:rsidR="001200D5" w:rsidP="00BB3276" w:rsidRDefault="008A2D9E" w14:paraId="402BC0B9" w14:textId="0A5120F8">
            <w:pPr>
              <w:pStyle w:val="a4"/>
              <w:rPr>
                <w:szCs w:val="18"/>
              </w:rPr>
            </w:pPr>
            <w:r w:rsidRPr="00430122">
              <w:rPr>
                <w:rFonts w:hint="eastAsia"/>
                <w:szCs w:val="18"/>
              </w:rPr>
              <w:t>冷热源系统</w:t>
            </w:r>
          </w:p>
        </w:tc>
      </w:tr>
      <w:tr w:rsidRPr="00430122" w:rsidR="008A2D9E" w:rsidTr="00BB3276" w14:paraId="479C5CF3" w14:textId="77777777">
        <w:trPr>
          <w:trHeight w:val="270"/>
          <w:jc w:val="center"/>
        </w:trPr>
        <w:tc>
          <w:tcPr>
            <w:tcW w:w="1701" w:type="dxa"/>
            <w:vMerge/>
            <w:vAlign w:val="center"/>
          </w:tcPr>
          <w:p w:rsidRPr="00430122" w:rsidR="008A2D9E" w:rsidP="00BB3276" w:rsidRDefault="008A2D9E" w14:paraId="5CF6AD7F" w14:textId="77777777">
            <w:pPr>
              <w:pStyle w:val="a4"/>
              <w:rPr>
                <w:szCs w:val="18"/>
              </w:rPr>
            </w:pPr>
          </w:p>
        </w:tc>
        <w:tc>
          <w:tcPr>
            <w:tcW w:w="1701" w:type="dxa"/>
            <w:vMerge/>
            <w:vAlign w:val="center"/>
          </w:tcPr>
          <w:p w:rsidRPr="00430122" w:rsidR="008A2D9E" w:rsidP="00BB3276" w:rsidRDefault="008A2D9E" w14:paraId="7E6AD127" w14:textId="77777777">
            <w:pPr>
              <w:pStyle w:val="a4"/>
              <w:rPr>
                <w:szCs w:val="18"/>
              </w:rPr>
            </w:pPr>
          </w:p>
        </w:tc>
        <w:tc>
          <w:tcPr>
            <w:tcW w:w="3402" w:type="dxa"/>
            <w:vAlign w:val="center"/>
          </w:tcPr>
          <w:p w:rsidRPr="00430122" w:rsidR="008A2D9E" w:rsidP="00BB3276" w:rsidRDefault="008A2D9E" w14:paraId="62E6B436" w14:textId="754C471D">
            <w:pPr>
              <w:pStyle w:val="a4"/>
              <w:rPr>
                <w:szCs w:val="18"/>
              </w:rPr>
            </w:pPr>
            <w:r w:rsidRPr="00430122">
              <w:rPr>
                <w:rFonts w:hint="eastAsia"/>
                <w:szCs w:val="18"/>
              </w:rPr>
              <w:t>全空气调节系统</w:t>
            </w:r>
          </w:p>
        </w:tc>
      </w:tr>
      <w:tr w:rsidRPr="00430122" w:rsidR="001200D5" w:rsidTr="00BB3276" w14:paraId="5F07BE15" w14:textId="77777777">
        <w:trPr>
          <w:trHeight w:val="270"/>
          <w:jc w:val="center"/>
        </w:trPr>
        <w:tc>
          <w:tcPr>
            <w:tcW w:w="1701" w:type="dxa"/>
            <w:vMerge/>
            <w:vAlign w:val="center"/>
          </w:tcPr>
          <w:p w:rsidRPr="00430122" w:rsidR="001200D5" w:rsidP="00BB3276" w:rsidRDefault="001200D5" w14:paraId="55C14AE6" w14:textId="77777777">
            <w:pPr>
              <w:pStyle w:val="a4"/>
              <w:rPr>
                <w:szCs w:val="18"/>
              </w:rPr>
            </w:pPr>
          </w:p>
        </w:tc>
        <w:tc>
          <w:tcPr>
            <w:tcW w:w="1701" w:type="dxa"/>
            <w:vMerge/>
            <w:vAlign w:val="center"/>
          </w:tcPr>
          <w:p w:rsidRPr="00430122" w:rsidR="001200D5" w:rsidP="00BB3276" w:rsidRDefault="001200D5" w14:paraId="73634560" w14:textId="77777777">
            <w:pPr>
              <w:pStyle w:val="a4"/>
              <w:rPr>
                <w:szCs w:val="18"/>
              </w:rPr>
            </w:pPr>
          </w:p>
        </w:tc>
        <w:tc>
          <w:tcPr>
            <w:tcW w:w="3402" w:type="dxa"/>
            <w:vAlign w:val="center"/>
          </w:tcPr>
          <w:p w:rsidRPr="00430122" w:rsidR="001200D5" w:rsidP="00BB3276" w:rsidRDefault="001200D5" w14:paraId="42695C53" w14:textId="77777777">
            <w:pPr>
              <w:pStyle w:val="a4"/>
              <w:rPr>
                <w:szCs w:val="18"/>
              </w:rPr>
            </w:pPr>
            <w:r w:rsidRPr="00430122">
              <w:rPr>
                <w:rFonts w:hint="eastAsia"/>
                <w:szCs w:val="18"/>
              </w:rPr>
              <w:t>蒸发冷却空调系统</w:t>
            </w:r>
          </w:p>
        </w:tc>
      </w:tr>
      <w:tr w:rsidRPr="00430122" w:rsidR="001200D5" w:rsidTr="00BB3276" w14:paraId="2A73F0EB" w14:textId="77777777">
        <w:trPr>
          <w:trHeight w:val="270"/>
          <w:jc w:val="center"/>
        </w:trPr>
        <w:tc>
          <w:tcPr>
            <w:tcW w:w="1701" w:type="dxa"/>
            <w:vMerge/>
            <w:vAlign w:val="center"/>
          </w:tcPr>
          <w:p w:rsidRPr="00430122" w:rsidR="001200D5" w:rsidP="00BB3276" w:rsidRDefault="001200D5" w14:paraId="471414FA" w14:textId="77777777">
            <w:pPr>
              <w:pStyle w:val="a4"/>
              <w:rPr>
                <w:szCs w:val="18"/>
              </w:rPr>
            </w:pPr>
          </w:p>
        </w:tc>
        <w:tc>
          <w:tcPr>
            <w:tcW w:w="1701" w:type="dxa"/>
            <w:vMerge/>
            <w:vAlign w:val="center"/>
          </w:tcPr>
          <w:p w:rsidRPr="00430122" w:rsidR="001200D5" w:rsidP="00BB3276" w:rsidRDefault="001200D5" w14:paraId="6875A37E" w14:textId="77777777">
            <w:pPr>
              <w:pStyle w:val="a4"/>
              <w:rPr>
                <w:szCs w:val="18"/>
              </w:rPr>
            </w:pPr>
          </w:p>
        </w:tc>
        <w:tc>
          <w:tcPr>
            <w:tcW w:w="3402" w:type="dxa"/>
            <w:vAlign w:val="center"/>
          </w:tcPr>
          <w:p w:rsidRPr="00430122" w:rsidR="001200D5" w:rsidP="00BB3276" w:rsidRDefault="001200D5" w14:paraId="040E0F77" w14:textId="77777777">
            <w:pPr>
              <w:pStyle w:val="a4"/>
              <w:rPr>
                <w:szCs w:val="18"/>
              </w:rPr>
            </w:pPr>
            <w:r w:rsidRPr="00430122">
              <w:rPr>
                <w:rFonts w:hint="eastAsia"/>
                <w:szCs w:val="18"/>
              </w:rPr>
              <w:t>多联式空调系统</w:t>
            </w:r>
          </w:p>
        </w:tc>
      </w:tr>
      <w:tr w:rsidRPr="00430122" w:rsidR="001200D5" w:rsidTr="00BB3276" w14:paraId="01F17B56" w14:textId="77777777">
        <w:trPr>
          <w:trHeight w:val="270"/>
          <w:jc w:val="center"/>
        </w:trPr>
        <w:tc>
          <w:tcPr>
            <w:tcW w:w="1701" w:type="dxa"/>
            <w:vMerge/>
            <w:vAlign w:val="center"/>
          </w:tcPr>
          <w:p w:rsidRPr="00430122" w:rsidR="001200D5" w:rsidP="00BB3276" w:rsidRDefault="001200D5" w14:paraId="3CEE330D" w14:textId="77777777">
            <w:pPr>
              <w:pStyle w:val="a4"/>
              <w:rPr>
                <w:szCs w:val="18"/>
              </w:rPr>
            </w:pPr>
          </w:p>
        </w:tc>
        <w:tc>
          <w:tcPr>
            <w:tcW w:w="1701" w:type="dxa"/>
            <w:vMerge/>
            <w:vAlign w:val="center"/>
          </w:tcPr>
          <w:p w:rsidRPr="00430122" w:rsidR="001200D5" w:rsidP="00BB3276" w:rsidRDefault="001200D5" w14:paraId="19293EBC" w14:textId="77777777">
            <w:pPr>
              <w:pStyle w:val="a4"/>
              <w:rPr>
                <w:szCs w:val="18"/>
              </w:rPr>
            </w:pPr>
          </w:p>
        </w:tc>
        <w:tc>
          <w:tcPr>
            <w:tcW w:w="3402" w:type="dxa"/>
            <w:vAlign w:val="center"/>
          </w:tcPr>
          <w:p w:rsidRPr="00430122" w:rsidR="001200D5" w:rsidP="00BB3276" w:rsidRDefault="006675D4" w14:paraId="5E5870EF" w14:textId="50EFC621">
            <w:pPr>
              <w:pStyle w:val="a4"/>
              <w:rPr>
                <w:szCs w:val="18"/>
              </w:rPr>
            </w:pPr>
            <w:r w:rsidRPr="00430122">
              <w:rPr>
                <w:szCs w:val="18"/>
              </w:rPr>
              <w:t>直接膨胀式空调系统</w:t>
            </w:r>
          </w:p>
        </w:tc>
      </w:tr>
      <w:tr w:rsidRPr="00430122" w:rsidR="001200D5" w:rsidTr="00BB3276" w14:paraId="397AFEAB" w14:textId="77777777">
        <w:trPr>
          <w:trHeight w:val="270"/>
          <w:jc w:val="center"/>
        </w:trPr>
        <w:tc>
          <w:tcPr>
            <w:tcW w:w="1701" w:type="dxa"/>
            <w:vMerge/>
            <w:vAlign w:val="center"/>
          </w:tcPr>
          <w:p w:rsidRPr="00430122" w:rsidR="001200D5" w:rsidP="00BB3276" w:rsidRDefault="001200D5" w14:paraId="2815450C" w14:textId="77777777">
            <w:pPr>
              <w:pStyle w:val="a4"/>
              <w:rPr>
                <w:szCs w:val="18"/>
              </w:rPr>
            </w:pPr>
          </w:p>
        </w:tc>
        <w:tc>
          <w:tcPr>
            <w:tcW w:w="1701" w:type="dxa"/>
            <w:vMerge/>
            <w:vAlign w:val="center"/>
          </w:tcPr>
          <w:p w:rsidRPr="00430122" w:rsidR="001200D5" w:rsidP="00BB3276" w:rsidRDefault="001200D5" w14:paraId="530696AE" w14:textId="77777777">
            <w:pPr>
              <w:pStyle w:val="a4"/>
              <w:rPr>
                <w:szCs w:val="18"/>
              </w:rPr>
            </w:pPr>
          </w:p>
        </w:tc>
        <w:tc>
          <w:tcPr>
            <w:tcW w:w="3402" w:type="dxa"/>
            <w:vAlign w:val="center"/>
          </w:tcPr>
          <w:p w:rsidRPr="00430122" w:rsidR="001200D5" w:rsidP="00BB3276" w:rsidRDefault="006675D4" w14:paraId="3ECF8054" w14:textId="1990D15C">
            <w:pPr>
              <w:pStyle w:val="a4"/>
              <w:rPr>
                <w:szCs w:val="18"/>
              </w:rPr>
            </w:pPr>
            <w:r w:rsidRPr="00430122">
              <w:rPr>
                <w:szCs w:val="18"/>
              </w:rPr>
              <w:t>风机盘管加新风系统</w:t>
            </w:r>
          </w:p>
        </w:tc>
      </w:tr>
      <w:tr w:rsidRPr="00430122" w:rsidR="001200D5" w:rsidTr="00BB3276" w14:paraId="3747D578" w14:textId="77777777">
        <w:trPr>
          <w:trHeight w:val="270"/>
          <w:jc w:val="center"/>
        </w:trPr>
        <w:tc>
          <w:tcPr>
            <w:tcW w:w="1701" w:type="dxa"/>
            <w:vMerge/>
            <w:vAlign w:val="center"/>
          </w:tcPr>
          <w:p w:rsidRPr="00430122" w:rsidR="001200D5" w:rsidP="00BB3276" w:rsidRDefault="001200D5" w14:paraId="3E88AC08" w14:textId="77777777">
            <w:pPr>
              <w:pStyle w:val="a4"/>
              <w:rPr>
                <w:szCs w:val="18"/>
              </w:rPr>
            </w:pPr>
          </w:p>
        </w:tc>
        <w:tc>
          <w:tcPr>
            <w:tcW w:w="1701" w:type="dxa"/>
            <w:vMerge/>
            <w:vAlign w:val="center"/>
          </w:tcPr>
          <w:p w:rsidRPr="00430122" w:rsidR="001200D5" w:rsidP="00BB3276" w:rsidRDefault="001200D5" w14:paraId="1C3C7471" w14:textId="77777777">
            <w:pPr>
              <w:pStyle w:val="a4"/>
              <w:rPr>
                <w:szCs w:val="18"/>
              </w:rPr>
            </w:pPr>
          </w:p>
        </w:tc>
        <w:tc>
          <w:tcPr>
            <w:tcW w:w="3402" w:type="dxa"/>
            <w:vAlign w:val="center"/>
          </w:tcPr>
          <w:p w:rsidRPr="00430122" w:rsidR="001200D5" w:rsidP="00BB3276" w:rsidRDefault="006675D4" w14:paraId="564BDC1B" w14:textId="63BC6314">
            <w:pPr>
              <w:pStyle w:val="a4"/>
              <w:rPr>
                <w:szCs w:val="18"/>
              </w:rPr>
            </w:pPr>
            <w:r w:rsidRPr="00430122">
              <w:rPr>
                <w:szCs w:val="18"/>
              </w:rPr>
              <w:t>温湿度独立控制系统</w:t>
            </w:r>
          </w:p>
        </w:tc>
      </w:tr>
      <w:tr w:rsidRPr="00430122" w:rsidR="001200D5" w:rsidTr="00BB3276" w14:paraId="22517584" w14:textId="77777777">
        <w:trPr>
          <w:trHeight w:val="270"/>
          <w:jc w:val="center"/>
        </w:trPr>
        <w:tc>
          <w:tcPr>
            <w:tcW w:w="1701" w:type="dxa"/>
            <w:vMerge/>
            <w:vAlign w:val="center"/>
          </w:tcPr>
          <w:p w:rsidRPr="00430122" w:rsidR="001200D5" w:rsidP="00BB3276" w:rsidRDefault="001200D5" w14:paraId="5A0247E9" w14:textId="77777777">
            <w:pPr>
              <w:pStyle w:val="a4"/>
              <w:rPr>
                <w:szCs w:val="18"/>
              </w:rPr>
            </w:pPr>
          </w:p>
        </w:tc>
        <w:tc>
          <w:tcPr>
            <w:tcW w:w="1701" w:type="dxa"/>
            <w:vMerge w:val="restart"/>
            <w:vAlign w:val="center"/>
          </w:tcPr>
          <w:p w:rsidRPr="00430122" w:rsidR="001200D5" w:rsidP="00BB3276" w:rsidRDefault="001200D5" w14:paraId="248DA956" w14:textId="77777777">
            <w:pPr>
              <w:pStyle w:val="a4"/>
              <w:rPr>
                <w:szCs w:val="18"/>
              </w:rPr>
            </w:pPr>
            <w:r w:rsidRPr="00430122">
              <w:rPr>
                <w:rFonts w:hint="eastAsia"/>
                <w:szCs w:val="18"/>
              </w:rPr>
              <w:t>除尘与有害气体净化系统</w:t>
            </w:r>
          </w:p>
        </w:tc>
        <w:tc>
          <w:tcPr>
            <w:tcW w:w="3402" w:type="dxa"/>
            <w:vAlign w:val="center"/>
          </w:tcPr>
          <w:p w:rsidRPr="00430122" w:rsidR="001200D5" w:rsidP="00BB3276" w:rsidRDefault="001200D5" w14:paraId="69A60D19" w14:textId="77777777">
            <w:pPr>
              <w:pStyle w:val="a4"/>
              <w:rPr>
                <w:szCs w:val="18"/>
              </w:rPr>
            </w:pPr>
            <w:r w:rsidRPr="00430122">
              <w:rPr>
                <w:rFonts w:hint="eastAsia"/>
                <w:szCs w:val="18"/>
              </w:rPr>
              <w:t>除尘系统</w:t>
            </w:r>
          </w:p>
        </w:tc>
      </w:tr>
      <w:tr w:rsidRPr="00430122" w:rsidR="001200D5" w:rsidTr="00BB3276" w14:paraId="7C9DC0A4" w14:textId="77777777">
        <w:trPr>
          <w:trHeight w:val="270"/>
          <w:jc w:val="center"/>
        </w:trPr>
        <w:tc>
          <w:tcPr>
            <w:tcW w:w="1701" w:type="dxa"/>
            <w:vMerge/>
            <w:vAlign w:val="center"/>
          </w:tcPr>
          <w:p w:rsidRPr="00430122" w:rsidR="001200D5" w:rsidP="00BB3276" w:rsidRDefault="001200D5" w14:paraId="2A15FEFA" w14:textId="77777777">
            <w:pPr>
              <w:pStyle w:val="a4"/>
              <w:rPr>
                <w:szCs w:val="18"/>
              </w:rPr>
            </w:pPr>
          </w:p>
        </w:tc>
        <w:tc>
          <w:tcPr>
            <w:tcW w:w="1701" w:type="dxa"/>
            <w:vMerge/>
            <w:vAlign w:val="center"/>
          </w:tcPr>
          <w:p w:rsidRPr="00430122" w:rsidR="001200D5" w:rsidP="00BB3276" w:rsidRDefault="001200D5" w14:paraId="28E3953D" w14:textId="77777777">
            <w:pPr>
              <w:pStyle w:val="a4"/>
              <w:rPr>
                <w:szCs w:val="18"/>
              </w:rPr>
            </w:pPr>
          </w:p>
        </w:tc>
        <w:tc>
          <w:tcPr>
            <w:tcW w:w="3402" w:type="dxa"/>
            <w:vAlign w:val="center"/>
          </w:tcPr>
          <w:p w:rsidRPr="00430122" w:rsidR="001200D5" w:rsidP="00BB3276" w:rsidRDefault="001200D5" w14:paraId="3DE10586" w14:textId="77777777">
            <w:pPr>
              <w:pStyle w:val="a4"/>
              <w:rPr>
                <w:szCs w:val="18"/>
              </w:rPr>
            </w:pPr>
            <w:r w:rsidRPr="00430122">
              <w:rPr>
                <w:rFonts w:hint="eastAsia"/>
                <w:szCs w:val="18"/>
              </w:rPr>
              <w:t>气体净化系统</w:t>
            </w:r>
          </w:p>
        </w:tc>
      </w:tr>
      <w:tr w:rsidRPr="00430122" w:rsidR="001200D5" w:rsidTr="00BB3276" w14:paraId="51FF35B4" w14:textId="77777777">
        <w:trPr>
          <w:trHeight w:val="270"/>
          <w:jc w:val="center"/>
        </w:trPr>
        <w:tc>
          <w:tcPr>
            <w:tcW w:w="1701" w:type="dxa"/>
            <w:vMerge/>
            <w:vAlign w:val="center"/>
          </w:tcPr>
          <w:p w:rsidRPr="00430122" w:rsidR="001200D5" w:rsidP="00BB3276" w:rsidRDefault="001200D5" w14:paraId="4AF4410C" w14:textId="77777777">
            <w:pPr>
              <w:pStyle w:val="a4"/>
              <w:rPr>
                <w:szCs w:val="18"/>
              </w:rPr>
            </w:pPr>
          </w:p>
        </w:tc>
        <w:tc>
          <w:tcPr>
            <w:tcW w:w="1701" w:type="dxa"/>
            <w:vMerge/>
            <w:vAlign w:val="center"/>
          </w:tcPr>
          <w:p w:rsidRPr="00430122" w:rsidR="001200D5" w:rsidP="00BB3276" w:rsidRDefault="001200D5" w14:paraId="177051BD" w14:textId="77777777">
            <w:pPr>
              <w:pStyle w:val="a4"/>
              <w:rPr>
                <w:szCs w:val="18"/>
              </w:rPr>
            </w:pPr>
          </w:p>
        </w:tc>
        <w:tc>
          <w:tcPr>
            <w:tcW w:w="3402" w:type="dxa"/>
            <w:vAlign w:val="center"/>
          </w:tcPr>
          <w:p w:rsidRPr="00430122" w:rsidR="001200D5" w:rsidP="00BB3276" w:rsidRDefault="001200D5" w14:paraId="4AFC741C" w14:textId="77777777">
            <w:pPr>
              <w:pStyle w:val="a4"/>
              <w:rPr>
                <w:szCs w:val="18"/>
              </w:rPr>
            </w:pPr>
            <w:r w:rsidRPr="00430122">
              <w:rPr>
                <w:rFonts w:hint="eastAsia"/>
                <w:szCs w:val="18"/>
              </w:rPr>
              <w:t>抑尘及真空清扫系统</w:t>
            </w:r>
          </w:p>
        </w:tc>
      </w:tr>
    </w:tbl>
    <w:p w:rsidR="00BA1DE6" w:rsidP="00BA1DE6" w:rsidRDefault="00BA1DE6" w14:paraId="55F3DB09" w14:textId="77777777">
      <w:pPr>
        <w:pStyle w:val="C"/>
        <w:numPr>
          <w:ilvl w:val="0"/>
          <w:numId w:val="0"/>
        </w:numPr>
        <w:ind w:left="681"/>
        <w:rPr>
          <w:rFonts w:cs="Times New Roman"/>
          <w:b/>
          <w:bCs/>
        </w:rPr>
      </w:pPr>
    </w:p>
    <w:p w:rsidRPr="0030074B" w:rsidR="001200D5" w:rsidP="00BA1DE6" w:rsidRDefault="00BA1DE6" w14:paraId="3364B475" w14:textId="3B80268A">
      <w:pPr>
        <w:pStyle w:val="C"/>
        <w:numPr>
          <w:ilvl w:val="0"/>
          <w:numId w:val="0"/>
        </w:numPr>
        <w:ind w:left="681"/>
        <w:rPr>
          <w:lang w:val="en-US"/>
        </w:rPr>
      </w:pPr>
      <w:r w:rsidRPr="00BA1DE6">
        <w:rPr>
          <w:rFonts w:cs="Times New Roman"/>
          <w:b/>
          <w:bCs/>
        </w:rPr>
        <w:t>A.0.</w:t>
      </w:r>
      <w:r>
        <w:rPr>
          <w:rFonts w:cs="Times New Roman"/>
          <w:b/>
          <w:bCs/>
        </w:rPr>
        <w:t>5</w:t>
      </w:r>
      <w:r>
        <w:t xml:space="preserve"> </w:t>
      </w:r>
      <w:r>
        <w:t>电气</w:t>
      </w:r>
      <w:r w:rsidRPr="00417C9A">
        <w:t>系统的分类应符合表</w:t>
      </w:r>
      <w:r w:rsidRPr="00417C9A">
        <w:t>A.0.</w:t>
      </w:r>
      <w:r>
        <w:t>5</w:t>
      </w:r>
      <w:r w:rsidRPr="00417C9A">
        <w:t>的规定。</w:t>
      </w:r>
    </w:p>
    <w:p w:rsidR="001200D5" w:rsidP="006C13A8" w:rsidRDefault="001200D5" w14:paraId="6AF9CDE2" w14:textId="494CA6C3">
      <w:pPr>
        <w:pStyle w:val="Caption"/>
        <w:keepNext/>
        <w:ind w:left="284" w:firstLine="0" w:firstLineChars="0"/>
        <w:jc w:val="center"/>
        <w:outlineLvl w:val="0"/>
      </w:pPr>
      <w:r w:rsidRPr="00A70C6A">
        <w:t>表</w:t>
      </w:r>
      <w:r w:rsidRPr="00A70C6A">
        <w:t xml:space="preserve"> </w:t>
      </w:r>
      <w:r w:rsidR="004E5BBC">
        <w:t>A</w:t>
      </w:r>
      <w:r w:rsidR="00BA1DE6">
        <w:t>.0.</w:t>
      </w:r>
      <w:r w:rsidR="0081016D">
        <w:t>5</w:t>
      </w:r>
      <w:r>
        <w:t xml:space="preserve">   </w:t>
      </w:r>
      <w:r>
        <w:rPr>
          <w:rFonts w:hint="eastAsia"/>
        </w:rPr>
        <w:t>电气</w:t>
      </w:r>
      <w:r>
        <w:t>系统分类</w:t>
      </w:r>
    </w:p>
    <w:tbl>
      <w:tblPr>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701"/>
        <w:gridCol w:w="1701"/>
        <w:gridCol w:w="3402"/>
      </w:tblGrid>
      <w:tr w:rsidRPr="004E5BBC" w:rsidR="004E5BBC" w:rsidTr="004E5BBC" w14:paraId="6C86BD81" w14:textId="77777777">
        <w:trPr>
          <w:trHeight w:val="270"/>
          <w:tblHeader/>
          <w:jc w:val="center"/>
        </w:trPr>
        <w:tc>
          <w:tcPr>
            <w:tcW w:w="1701" w:type="dxa"/>
            <w:noWrap/>
            <w:vAlign w:val="center"/>
          </w:tcPr>
          <w:p w:rsidRPr="004E5BBC" w:rsidR="001200D5" w:rsidP="004E5BBC" w:rsidRDefault="001200D5" w14:paraId="0C5C4E18" w14:textId="77777777">
            <w:pPr>
              <w:pStyle w:val="a4"/>
              <w:rPr>
                <w:color w:val="auto"/>
              </w:rPr>
            </w:pPr>
            <w:r w:rsidRPr="004E5BBC">
              <w:rPr>
                <w:rFonts w:hint="eastAsia"/>
                <w:color w:val="auto"/>
              </w:rPr>
              <w:t>一级系统</w:t>
            </w:r>
          </w:p>
        </w:tc>
        <w:tc>
          <w:tcPr>
            <w:tcW w:w="1701" w:type="dxa"/>
            <w:vAlign w:val="center"/>
          </w:tcPr>
          <w:p w:rsidRPr="004E5BBC" w:rsidR="001200D5" w:rsidP="004E5BBC" w:rsidRDefault="001200D5" w14:paraId="4C2CA3FE" w14:textId="77777777">
            <w:pPr>
              <w:pStyle w:val="a4"/>
              <w:rPr>
                <w:rFonts w:cs="SimSun"/>
                <w:color w:val="auto"/>
              </w:rPr>
            </w:pPr>
            <w:r w:rsidRPr="004E5BBC">
              <w:rPr>
                <w:rFonts w:hint="eastAsia"/>
                <w:color w:val="auto"/>
              </w:rPr>
              <w:t>二级系统</w:t>
            </w:r>
          </w:p>
        </w:tc>
        <w:tc>
          <w:tcPr>
            <w:tcW w:w="3402" w:type="dxa"/>
            <w:vAlign w:val="center"/>
          </w:tcPr>
          <w:p w:rsidRPr="004E5BBC" w:rsidR="001200D5" w:rsidP="004E5BBC" w:rsidRDefault="001200D5" w14:paraId="679C26BB" w14:textId="77777777">
            <w:pPr>
              <w:pStyle w:val="a4"/>
              <w:rPr>
                <w:color w:val="auto"/>
              </w:rPr>
            </w:pPr>
            <w:r w:rsidRPr="004E5BBC">
              <w:rPr>
                <w:rFonts w:hint="eastAsia"/>
                <w:color w:val="auto"/>
              </w:rPr>
              <w:t>三级系统</w:t>
            </w:r>
          </w:p>
        </w:tc>
      </w:tr>
      <w:tr w:rsidRPr="004E5BBC" w:rsidR="004E5BBC" w:rsidTr="004E5BBC" w14:paraId="35E1A8B5" w14:textId="77777777">
        <w:trPr>
          <w:trHeight w:val="270"/>
          <w:jc w:val="center"/>
        </w:trPr>
        <w:tc>
          <w:tcPr>
            <w:tcW w:w="1701" w:type="dxa"/>
            <w:vMerge w:val="restart"/>
            <w:noWrap/>
            <w:vAlign w:val="center"/>
          </w:tcPr>
          <w:p w:rsidRPr="004E5BBC" w:rsidR="004E5BBC" w:rsidP="004E5BBC" w:rsidRDefault="004E5BBC" w14:paraId="13385821" w14:textId="7CBE8420">
            <w:pPr>
              <w:pStyle w:val="a4"/>
              <w:rPr>
                <w:color w:val="auto"/>
              </w:rPr>
            </w:pPr>
            <w:r w:rsidRPr="004E5BBC">
              <w:rPr>
                <w:color w:val="auto"/>
              </w:rPr>
              <w:t>电气系统</w:t>
            </w:r>
          </w:p>
        </w:tc>
        <w:tc>
          <w:tcPr>
            <w:tcW w:w="1701" w:type="dxa"/>
            <w:vMerge w:val="restart"/>
            <w:vAlign w:val="center"/>
          </w:tcPr>
          <w:p w:rsidRPr="004E5BBC" w:rsidR="004E5BBC" w:rsidP="004E5BBC" w:rsidRDefault="004E5BBC" w14:paraId="73999EA9" w14:textId="6EC48155">
            <w:pPr>
              <w:pStyle w:val="a4"/>
              <w:rPr>
                <w:color w:val="auto"/>
              </w:rPr>
            </w:pPr>
            <w:r w:rsidRPr="004E5BBC">
              <w:rPr>
                <w:rFonts w:hint="eastAsia"/>
                <w:color w:val="auto"/>
                <w:szCs w:val="18"/>
              </w:rPr>
              <w:t>供配电系统</w:t>
            </w:r>
          </w:p>
        </w:tc>
        <w:tc>
          <w:tcPr>
            <w:tcW w:w="3402" w:type="dxa"/>
            <w:vAlign w:val="center"/>
          </w:tcPr>
          <w:p w:rsidRPr="004E5BBC" w:rsidR="004E5BBC" w:rsidP="004E5BBC" w:rsidRDefault="004E5BBC" w14:paraId="6768ADD5" w14:textId="339C4FFC">
            <w:pPr>
              <w:pStyle w:val="a4"/>
              <w:rPr>
                <w:color w:val="auto"/>
              </w:rPr>
            </w:pPr>
            <w:r w:rsidRPr="004E5BBC">
              <w:rPr>
                <w:rFonts w:hint="eastAsia"/>
                <w:color w:val="auto"/>
                <w:szCs w:val="18"/>
              </w:rPr>
              <w:t>电源</w:t>
            </w:r>
          </w:p>
        </w:tc>
      </w:tr>
      <w:tr w:rsidRPr="004E5BBC" w:rsidR="004E5BBC" w:rsidTr="004E5BBC" w14:paraId="5ECE183C" w14:textId="77777777">
        <w:trPr>
          <w:trHeight w:val="270"/>
          <w:jc w:val="center"/>
        </w:trPr>
        <w:tc>
          <w:tcPr>
            <w:tcW w:w="1701" w:type="dxa"/>
            <w:vMerge/>
            <w:noWrap/>
            <w:vAlign w:val="center"/>
          </w:tcPr>
          <w:p w:rsidRPr="004E5BBC" w:rsidR="004E5BBC" w:rsidP="004E5BBC" w:rsidRDefault="004E5BBC" w14:paraId="1A77D980" w14:textId="77777777">
            <w:pPr>
              <w:pStyle w:val="a4"/>
              <w:rPr>
                <w:color w:val="auto"/>
              </w:rPr>
            </w:pPr>
          </w:p>
        </w:tc>
        <w:tc>
          <w:tcPr>
            <w:tcW w:w="1701" w:type="dxa"/>
            <w:vMerge/>
            <w:vAlign w:val="center"/>
          </w:tcPr>
          <w:p w:rsidRPr="004E5BBC" w:rsidR="004E5BBC" w:rsidP="004E5BBC" w:rsidRDefault="004E5BBC" w14:paraId="02DFC810" w14:textId="77777777">
            <w:pPr>
              <w:pStyle w:val="a4"/>
              <w:rPr>
                <w:color w:val="auto"/>
              </w:rPr>
            </w:pPr>
          </w:p>
        </w:tc>
        <w:tc>
          <w:tcPr>
            <w:tcW w:w="3402" w:type="dxa"/>
            <w:vAlign w:val="center"/>
          </w:tcPr>
          <w:p w:rsidRPr="004E5BBC" w:rsidR="004E5BBC" w:rsidP="004E5BBC" w:rsidRDefault="004E5BBC" w14:paraId="5E0AC901" w14:textId="0EB54886">
            <w:pPr>
              <w:pStyle w:val="a4"/>
              <w:rPr>
                <w:color w:val="auto"/>
              </w:rPr>
            </w:pPr>
            <w:r w:rsidRPr="004E5BBC">
              <w:rPr>
                <w:rFonts w:hint="eastAsia"/>
                <w:color w:val="auto"/>
                <w:szCs w:val="18"/>
              </w:rPr>
              <w:t>高压供配电系统</w:t>
            </w:r>
          </w:p>
        </w:tc>
      </w:tr>
      <w:tr w:rsidRPr="004E5BBC" w:rsidR="004E5BBC" w:rsidTr="004E5BBC" w14:paraId="4B929C51" w14:textId="77777777">
        <w:trPr>
          <w:trHeight w:val="270"/>
          <w:jc w:val="center"/>
        </w:trPr>
        <w:tc>
          <w:tcPr>
            <w:tcW w:w="1701" w:type="dxa"/>
            <w:vMerge/>
            <w:noWrap/>
            <w:vAlign w:val="center"/>
          </w:tcPr>
          <w:p w:rsidRPr="004E5BBC" w:rsidR="004E5BBC" w:rsidP="004E5BBC" w:rsidRDefault="004E5BBC" w14:paraId="51939CB1" w14:textId="77777777">
            <w:pPr>
              <w:pStyle w:val="a4"/>
              <w:rPr>
                <w:color w:val="auto"/>
              </w:rPr>
            </w:pPr>
          </w:p>
        </w:tc>
        <w:tc>
          <w:tcPr>
            <w:tcW w:w="1701" w:type="dxa"/>
            <w:vMerge/>
            <w:vAlign w:val="center"/>
          </w:tcPr>
          <w:p w:rsidRPr="004E5BBC" w:rsidR="004E5BBC" w:rsidP="004E5BBC" w:rsidRDefault="004E5BBC" w14:paraId="26EF138F" w14:textId="77777777">
            <w:pPr>
              <w:pStyle w:val="a4"/>
              <w:rPr>
                <w:color w:val="auto"/>
              </w:rPr>
            </w:pPr>
          </w:p>
        </w:tc>
        <w:tc>
          <w:tcPr>
            <w:tcW w:w="3402" w:type="dxa"/>
            <w:vAlign w:val="center"/>
          </w:tcPr>
          <w:p w:rsidRPr="004E5BBC" w:rsidR="004E5BBC" w:rsidP="004E5BBC" w:rsidRDefault="004E5BBC" w14:paraId="3CCE25F2" w14:textId="5BABE537">
            <w:pPr>
              <w:pStyle w:val="a4"/>
              <w:rPr>
                <w:color w:val="auto"/>
              </w:rPr>
            </w:pPr>
            <w:r w:rsidRPr="004E5BBC">
              <w:rPr>
                <w:rFonts w:hint="eastAsia"/>
                <w:color w:val="auto"/>
                <w:szCs w:val="18"/>
              </w:rPr>
              <w:t>低压供配电系统</w:t>
            </w:r>
          </w:p>
        </w:tc>
      </w:tr>
      <w:tr w:rsidRPr="004E5BBC" w:rsidR="004E5BBC" w:rsidTr="004E5BBC" w14:paraId="09CF71C5" w14:textId="77777777">
        <w:trPr>
          <w:trHeight w:val="270"/>
          <w:jc w:val="center"/>
        </w:trPr>
        <w:tc>
          <w:tcPr>
            <w:tcW w:w="1701" w:type="dxa"/>
            <w:vMerge/>
            <w:noWrap/>
            <w:vAlign w:val="center"/>
          </w:tcPr>
          <w:p w:rsidRPr="004E5BBC" w:rsidR="004E5BBC" w:rsidP="004E5BBC" w:rsidRDefault="004E5BBC" w14:paraId="0E2ACBE5" w14:textId="77777777">
            <w:pPr>
              <w:pStyle w:val="a4"/>
              <w:rPr>
                <w:color w:val="auto"/>
              </w:rPr>
            </w:pPr>
          </w:p>
        </w:tc>
        <w:tc>
          <w:tcPr>
            <w:tcW w:w="1701" w:type="dxa"/>
            <w:vMerge/>
            <w:vAlign w:val="center"/>
          </w:tcPr>
          <w:p w:rsidRPr="004E5BBC" w:rsidR="004E5BBC" w:rsidP="004E5BBC" w:rsidRDefault="004E5BBC" w14:paraId="1ADCCB76" w14:textId="77777777">
            <w:pPr>
              <w:pStyle w:val="a4"/>
              <w:rPr>
                <w:color w:val="auto"/>
              </w:rPr>
            </w:pPr>
          </w:p>
        </w:tc>
        <w:tc>
          <w:tcPr>
            <w:tcW w:w="3402" w:type="dxa"/>
            <w:vAlign w:val="center"/>
          </w:tcPr>
          <w:p w:rsidRPr="004E5BBC" w:rsidR="004E5BBC" w:rsidP="004E5BBC" w:rsidRDefault="004E5BBC" w14:paraId="23763B58" w14:textId="6C855315">
            <w:pPr>
              <w:pStyle w:val="a4"/>
              <w:rPr>
                <w:color w:val="auto"/>
              </w:rPr>
            </w:pPr>
            <w:r w:rsidRPr="004E5BBC">
              <w:rPr>
                <w:color w:val="auto"/>
                <w:szCs w:val="18"/>
              </w:rPr>
              <w:t>10(6)kV</w:t>
            </w:r>
            <w:r w:rsidRPr="004E5BBC">
              <w:rPr>
                <w:color w:val="auto"/>
                <w:szCs w:val="18"/>
              </w:rPr>
              <w:t>电力继电保护</w:t>
            </w:r>
          </w:p>
        </w:tc>
      </w:tr>
      <w:tr w:rsidRPr="004E5BBC" w:rsidR="004E5BBC" w:rsidTr="004E5BBC" w14:paraId="094FD6B6" w14:textId="77777777">
        <w:trPr>
          <w:trHeight w:val="270"/>
          <w:jc w:val="center"/>
        </w:trPr>
        <w:tc>
          <w:tcPr>
            <w:tcW w:w="1701" w:type="dxa"/>
            <w:vMerge/>
            <w:noWrap/>
            <w:vAlign w:val="center"/>
          </w:tcPr>
          <w:p w:rsidRPr="004E5BBC" w:rsidR="004E5BBC" w:rsidP="004E5BBC" w:rsidRDefault="004E5BBC" w14:paraId="3C266E1F" w14:textId="77777777">
            <w:pPr>
              <w:pStyle w:val="a4"/>
              <w:rPr>
                <w:color w:val="auto"/>
              </w:rPr>
            </w:pPr>
          </w:p>
        </w:tc>
        <w:tc>
          <w:tcPr>
            <w:tcW w:w="1701" w:type="dxa"/>
            <w:vMerge/>
            <w:vAlign w:val="center"/>
          </w:tcPr>
          <w:p w:rsidRPr="004E5BBC" w:rsidR="004E5BBC" w:rsidP="004E5BBC" w:rsidRDefault="004E5BBC" w14:paraId="295B6F55" w14:textId="77777777">
            <w:pPr>
              <w:pStyle w:val="a4"/>
              <w:rPr>
                <w:color w:val="auto"/>
              </w:rPr>
            </w:pPr>
          </w:p>
        </w:tc>
        <w:tc>
          <w:tcPr>
            <w:tcW w:w="3402" w:type="dxa"/>
            <w:vAlign w:val="center"/>
          </w:tcPr>
          <w:p w:rsidRPr="004E5BBC" w:rsidR="004E5BBC" w:rsidP="004E5BBC" w:rsidRDefault="004E5BBC" w14:paraId="33CAE214" w14:textId="51D1403E">
            <w:pPr>
              <w:pStyle w:val="a4"/>
              <w:rPr>
                <w:color w:val="auto"/>
              </w:rPr>
            </w:pPr>
            <w:r w:rsidRPr="004E5BBC">
              <w:rPr>
                <w:color w:val="auto"/>
                <w:szCs w:val="18"/>
              </w:rPr>
              <w:t>电气测量</w:t>
            </w:r>
          </w:p>
        </w:tc>
      </w:tr>
      <w:tr w:rsidRPr="004E5BBC" w:rsidR="004E5BBC" w:rsidTr="004E5BBC" w14:paraId="49523473" w14:textId="77777777">
        <w:trPr>
          <w:trHeight w:val="270"/>
          <w:jc w:val="center"/>
        </w:trPr>
        <w:tc>
          <w:tcPr>
            <w:tcW w:w="1701" w:type="dxa"/>
            <w:vMerge/>
            <w:noWrap/>
            <w:vAlign w:val="center"/>
          </w:tcPr>
          <w:p w:rsidRPr="004E5BBC" w:rsidR="004E5BBC" w:rsidP="004E5BBC" w:rsidRDefault="004E5BBC" w14:paraId="25B88C3E" w14:textId="77777777">
            <w:pPr>
              <w:pStyle w:val="a4"/>
              <w:rPr>
                <w:color w:val="auto"/>
              </w:rPr>
            </w:pPr>
          </w:p>
        </w:tc>
        <w:tc>
          <w:tcPr>
            <w:tcW w:w="1701" w:type="dxa"/>
            <w:vMerge/>
            <w:vAlign w:val="center"/>
          </w:tcPr>
          <w:p w:rsidRPr="004E5BBC" w:rsidR="004E5BBC" w:rsidP="004E5BBC" w:rsidRDefault="004E5BBC" w14:paraId="33E8F713" w14:textId="77777777">
            <w:pPr>
              <w:pStyle w:val="a4"/>
              <w:rPr>
                <w:color w:val="auto"/>
              </w:rPr>
            </w:pPr>
          </w:p>
        </w:tc>
        <w:tc>
          <w:tcPr>
            <w:tcW w:w="3402" w:type="dxa"/>
            <w:vAlign w:val="center"/>
          </w:tcPr>
          <w:p w:rsidRPr="004E5BBC" w:rsidR="004E5BBC" w:rsidP="004E5BBC" w:rsidRDefault="004E5BBC" w14:paraId="0B5B517F" w14:textId="639A6EDA">
            <w:pPr>
              <w:pStyle w:val="a4"/>
              <w:rPr>
                <w:color w:val="auto"/>
              </w:rPr>
            </w:pPr>
            <w:r w:rsidRPr="004E5BBC">
              <w:rPr>
                <w:rFonts w:hint="eastAsia"/>
                <w:color w:val="auto"/>
                <w:szCs w:val="18"/>
              </w:rPr>
              <w:t>自备应急电源系统</w:t>
            </w:r>
          </w:p>
        </w:tc>
      </w:tr>
      <w:tr w:rsidRPr="004E5BBC" w:rsidR="004E5BBC" w:rsidTr="004E5BBC" w14:paraId="59573846" w14:textId="77777777">
        <w:trPr>
          <w:trHeight w:val="270"/>
          <w:jc w:val="center"/>
        </w:trPr>
        <w:tc>
          <w:tcPr>
            <w:tcW w:w="1701" w:type="dxa"/>
            <w:vMerge/>
            <w:noWrap/>
            <w:vAlign w:val="center"/>
          </w:tcPr>
          <w:p w:rsidRPr="004E5BBC" w:rsidR="004E5BBC" w:rsidP="004E5BBC" w:rsidRDefault="004E5BBC" w14:paraId="474AA8DB" w14:textId="77777777">
            <w:pPr>
              <w:pStyle w:val="a4"/>
              <w:rPr>
                <w:color w:val="auto"/>
              </w:rPr>
            </w:pPr>
          </w:p>
        </w:tc>
        <w:tc>
          <w:tcPr>
            <w:tcW w:w="1701" w:type="dxa"/>
            <w:vMerge/>
            <w:vAlign w:val="center"/>
          </w:tcPr>
          <w:p w:rsidRPr="004E5BBC" w:rsidR="004E5BBC" w:rsidP="004E5BBC" w:rsidRDefault="004E5BBC" w14:paraId="163CB74C" w14:textId="77777777">
            <w:pPr>
              <w:pStyle w:val="a4"/>
              <w:rPr>
                <w:color w:val="auto"/>
              </w:rPr>
            </w:pPr>
          </w:p>
        </w:tc>
        <w:tc>
          <w:tcPr>
            <w:tcW w:w="3402" w:type="dxa"/>
            <w:vAlign w:val="center"/>
          </w:tcPr>
          <w:p w:rsidRPr="004E5BBC" w:rsidR="004E5BBC" w:rsidP="004E5BBC" w:rsidRDefault="004E5BBC" w14:paraId="32509B01" w14:textId="369B835A">
            <w:pPr>
              <w:pStyle w:val="a4"/>
              <w:rPr>
                <w:color w:val="auto"/>
              </w:rPr>
            </w:pPr>
            <w:r w:rsidRPr="004E5BBC">
              <w:rPr>
                <w:rFonts w:hint="eastAsia"/>
                <w:color w:val="auto"/>
                <w:szCs w:val="18"/>
              </w:rPr>
              <w:t>配变电所机房要求</w:t>
            </w:r>
          </w:p>
        </w:tc>
      </w:tr>
      <w:tr w:rsidRPr="004E5BBC" w:rsidR="004E5BBC" w:rsidTr="004E5BBC" w14:paraId="249D7115" w14:textId="77777777">
        <w:trPr>
          <w:trHeight w:val="270"/>
          <w:jc w:val="center"/>
        </w:trPr>
        <w:tc>
          <w:tcPr>
            <w:tcW w:w="1701" w:type="dxa"/>
            <w:vMerge/>
            <w:noWrap/>
            <w:vAlign w:val="center"/>
          </w:tcPr>
          <w:p w:rsidRPr="004E5BBC" w:rsidR="004E5BBC" w:rsidP="004E5BBC" w:rsidRDefault="004E5BBC" w14:paraId="1450E9E0" w14:textId="77777777">
            <w:pPr>
              <w:pStyle w:val="a4"/>
              <w:rPr>
                <w:color w:val="auto"/>
              </w:rPr>
            </w:pPr>
          </w:p>
        </w:tc>
        <w:tc>
          <w:tcPr>
            <w:tcW w:w="1701" w:type="dxa"/>
            <w:vMerge w:val="restart"/>
            <w:vAlign w:val="center"/>
          </w:tcPr>
          <w:p w:rsidRPr="004E5BBC" w:rsidR="004E5BBC" w:rsidP="004E5BBC" w:rsidRDefault="004E5BBC" w14:paraId="7F28FE61" w14:textId="2050BA5E">
            <w:pPr>
              <w:pStyle w:val="a4"/>
              <w:rPr>
                <w:color w:val="auto"/>
              </w:rPr>
            </w:pPr>
            <w:r w:rsidRPr="004E5BBC">
              <w:rPr>
                <w:rFonts w:hint="eastAsia"/>
                <w:color w:val="auto"/>
                <w:szCs w:val="18"/>
              </w:rPr>
              <w:t>照明</w:t>
            </w:r>
            <w:r w:rsidR="00AF5DB4">
              <w:rPr>
                <w:rFonts w:hint="eastAsia"/>
                <w:color w:val="auto"/>
                <w:szCs w:val="18"/>
              </w:rPr>
              <w:t>系统</w:t>
            </w:r>
          </w:p>
        </w:tc>
        <w:tc>
          <w:tcPr>
            <w:tcW w:w="3402" w:type="dxa"/>
            <w:vAlign w:val="center"/>
          </w:tcPr>
          <w:p w:rsidRPr="004E5BBC" w:rsidR="004E5BBC" w:rsidP="004E5BBC" w:rsidRDefault="004E5BBC" w14:paraId="62B3BE6E" w14:textId="48FCB5CE">
            <w:pPr>
              <w:pStyle w:val="a4"/>
              <w:rPr>
                <w:color w:val="auto"/>
              </w:rPr>
            </w:pPr>
            <w:r w:rsidRPr="004E5BBC">
              <w:rPr>
                <w:rFonts w:hint="eastAsia"/>
                <w:color w:val="auto"/>
                <w:szCs w:val="18"/>
              </w:rPr>
              <w:t>电气照明系统</w:t>
            </w:r>
          </w:p>
        </w:tc>
      </w:tr>
      <w:tr w:rsidRPr="004E5BBC" w:rsidR="004E5BBC" w:rsidTr="004E5BBC" w14:paraId="3DF0762A" w14:textId="77777777">
        <w:trPr>
          <w:trHeight w:val="270"/>
          <w:jc w:val="center"/>
        </w:trPr>
        <w:tc>
          <w:tcPr>
            <w:tcW w:w="1701" w:type="dxa"/>
            <w:vMerge/>
            <w:noWrap/>
            <w:vAlign w:val="center"/>
          </w:tcPr>
          <w:p w:rsidRPr="004E5BBC" w:rsidR="004E5BBC" w:rsidP="004E5BBC" w:rsidRDefault="004E5BBC" w14:paraId="41CAAEA0" w14:textId="77777777">
            <w:pPr>
              <w:pStyle w:val="a4"/>
              <w:rPr>
                <w:color w:val="auto"/>
              </w:rPr>
            </w:pPr>
          </w:p>
        </w:tc>
        <w:tc>
          <w:tcPr>
            <w:tcW w:w="1701" w:type="dxa"/>
            <w:vMerge/>
            <w:vAlign w:val="center"/>
          </w:tcPr>
          <w:p w:rsidRPr="004E5BBC" w:rsidR="004E5BBC" w:rsidP="004E5BBC" w:rsidRDefault="004E5BBC" w14:paraId="179A064C" w14:textId="77777777">
            <w:pPr>
              <w:pStyle w:val="a4"/>
              <w:rPr>
                <w:color w:val="auto"/>
              </w:rPr>
            </w:pPr>
          </w:p>
        </w:tc>
        <w:tc>
          <w:tcPr>
            <w:tcW w:w="3402" w:type="dxa"/>
            <w:vAlign w:val="center"/>
          </w:tcPr>
          <w:p w:rsidRPr="004E5BBC" w:rsidR="004E5BBC" w:rsidP="004E5BBC" w:rsidRDefault="004E5BBC" w14:paraId="0AF040BE" w14:textId="21D77149">
            <w:pPr>
              <w:pStyle w:val="a4"/>
              <w:rPr>
                <w:color w:val="auto"/>
              </w:rPr>
            </w:pPr>
            <w:r w:rsidRPr="004E5BBC">
              <w:rPr>
                <w:rFonts w:hint="eastAsia"/>
                <w:color w:val="auto"/>
                <w:szCs w:val="18"/>
              </w:rPr>
              <w:t>电气照明配电系统</w:t>
            </w:r>
          </w:p>
        </w:tc>
      </w:tr>
      <w:tr w:rsidRPr="004E5BBC" w:rsidR="004E5BBC" w:rsidTr="004E5BBC" w14:paraId="6E080839" w14:textId="77777777">
        <w:trPr>
          <w:trHeight w:val="270"/>
          <w:jc w:val="center"/>
        </w:trPr>
        <w:tc>
          <w:tcPr>
            <w:tcW w:w="1701" w:type="dxa"/>
            <w:vMerge/>
            <w:noWrap/>
            <w:vAlign w:val="center"/>
          </w:tcPr>
          <w:p w:rsidRPr="004E5BBC" w:rsidR="004E5BBC" w:rsidP="004E5BBC" w:rsidRDefault="004E5BBC" w14:paraId="79ADCB3A" w14:textId="77777777">
            <w:pPr>
              <w:pStyle w:val="a4"/>
              <w:rPr>
                <w:color w:val="auto"/>
              </w:rPr>
            </w:pPr>
          </w:p>
        </w:tc>
        <w:tc>
          <w:tcPr>
            <w:tcW w:w="1701" w:type="dxa"/>
            <w:vMerge/>
            <w:vAlign w:val="center"/>
          </w:tcPr>
          <w:p w:rsidRPr="004E5BBC" w:rsidR="004E5BBC" w:rsidP="004E5BBC" w:rsidRDefault="004E5BBC" w14:paraId="1B5A72BF" w14:textId="77777777">
            <w:pPr>
              <w:pStyle w:val="a4"/>
              <w:rPr>
                <w:color w:val="auto"/>
              </w:rPr>
            </w:pPr>
          </w:p>
        </w:tc>
        <w:tc>
          <w:tcPr>
            <w:tcW w:w="3402" w:type="dxa"/>
            <w:vAlign w:val="center"/>
          </w:tcPr>
          <w:p w:rsidRPr="004E5BBC" w:rsidR="004E5BBC" w:rsidP="004E5BBC" w:rsidRDefault="004E5BBC" w14:paraId="77F0DAD5" w14:textId="6121C201">
            <w:pPr>
              <w:pStyle w:val="a4"/>
              <w:rPr>
                <w:color w:val="auto"/>
              </w:rPr>
            </w:pPr>
            <w:r w:rsidRPr="004E5BBC">
              <w:rPr>
                <w:rFonts w:hint="eastAsia"/>
                <w:color w:val="auto"/>
                <w:szCs w:val="18"/>
              </w:rPr>
              <w:t>电气照明控制系统</w:t>
            </w:r>
          </w:p>
        </w:tc>
      </w:tr>
      <w:tr w:rsidRPr="004E5BBC" w:rsidR="004E5BBC" w:rsidTr="004E5BBC" w14:paraId="4D8E479A" w14:textId="77777777">
        <w:trPr>
          <w:trHeight w:val="270"/>
          <w:jc w:val="center"/>
        </w:trPr>
        <w:tc>
          <w:tcPr>
            <w:tcW w:w="1701" w:type="dxa"/>
            <w:vMerge/>
            <w:noWrap/>
            <w:vAlign w:val="center"/>
          </w:tcPr>
          <w:p w:rsidRPr="004E5BBC" w:rsidR="004E5BBC" w:rsidP="004E5BBC" w:rsidRDefault="004E5BBC" w14:paraId="5F45C3F5" w14:textId="77777777">
            <w:pPr>
              <w:pStyle w:val="a4"/>
              <w:rPr>
                <w:color w:val="auto"/>
              </w:rPr>
            </w:pPr>
          </w:p>
        </w:tc>
        <w:tc>
          <w:tcPr>
            <w:tcW w:w="1701" w:type="dxa"/>
            <w:vMerge/>
            <w:vAlign w:val="center"/>
          </w:tcPr>
          <w:p w:rsidRPr="004E5BBC" w:rsidR="004E5BBC" w:rsidP="004E5BBC" w:rsidRDefault="004E5BBC" w14:paraId="127B76D5" w14:textId="77777777">
            <w:pPr>
              <w:pStyle w:val="a4"/>
              <w:rPr>
                <w:color w:val="auto"/>
              </w:rPr>
            </w:pPr>
          </w:p>
        </w:tc>
        <w:tc>
          <w:tcPr>
            <w:tcW w:w="3402" w:type="dxa"/>
            <w:vAlign w:val="center"/>
          </w:tcPr>
          <w:p w:rsidRPr="004E5BBC" w:rsidR="004E5BBC" w:rsidP="004E5BBC" w:rsidRDefault="004E5BBC" w14:paraId="258A8147" w14:textId="671C7AF3">
            <w:pPr>
              <w:pStyle w:val="a4"/>
              <w:rPr>
                <w:color w:val="auto"/>
              </w:rPr>
            </w:pPr>
            <w:r w:rsidRPr="004E5BBC">
              <w:rPr>
                <w:rFonts w:hint="eastAsia"/>
                <w:color w:val="auto"/>
                <w:szCs w:val="18"/>
              </w:rPr>
              <w:t>消防应急照明和疏散指示系统</w:t>
            </w:r>
          </w:p>
        </w:tc>
      </w:tr>
      <w:tr w:rsidRPr="004E5BBC" w:rsidR="004E5BBC" w:rsidTr="004E5BBC" w14:paraId="3CC8E2AE" w14:textId="77777777">
        <w:trPr>
          <w:trHeight w:val="270"/>
          <w:jc w:val="center"/>
        </w:trPr>
        <w:tc>
          <w:tcPr>
            <w:tcW w:w="1701" w:type="dxa"/>
            <w:vMerge/>
            <w:noWrap/>
            <w:vAlign w:val="center"/>
          </w:tcPr>
          <w:p w:rsidRPr="004E5BBC" w:rsidR="004E5BBC" w:rsidP="004E5BBC" w:rsidRDefault="004E5BBC" w14:paraId="0BE841AE" w14:textId="77777777">
            <w:pPr>
              <w:pStyle w:val="a4"/>
              <w:rPr>
                <w:color w:val="auto"/>
              </w:rPr>
            </w:pPr>
          </w:p>
        </w:tc>
        <w:tc>
          <w:tcPr>
            <w:tcW w:w="1701" w:type="dxa"/>
            <w:vMerge w:val="restart"/>
            <w:vAlign w:val="center"/>
          </w:tcPr>
          <w:p w:rsidRPr="004E5BBC" w:rsidR="004E5BBC" w:rsidP="004E5BBC" w:rsidRDefault="004E5BBC" w14:paraId="682C584C" w14:textId="4AA5AD45">
            <w:pPr>
              <w:pStyle w:val="a4"/>
              <w:rPr>
                <w:color w:val="auto"/>
              </w:rPr>
            </w:pPr>
            <w:r w:rsidRPr="004E5BBC">
              <w:rPr>
                <w:rFonts w:hint="eastAsia"/>
                <w:color w:val="auto"/>
                <w:szCs w:val="18"/>
              </w:rPr>
              <w:t>防雷与接地系统</w:t>
            </w:r>
          </w:p>
        </w:tc>
        <w:tc>
          <w:tcPr>
            <w:tcW w:w="3402" w:type="dxa"/>
            <w:vAlign w:val="center"/>
          </w:tcPr>
          <w:p w:rsidRPr="004E5BBC" w:rsidR="004E5BBC" w:rsidP="004E5BBC" w:rsidRDefault="004E5BBC" w14:paraId="08443C45" w14:textId="50F5069C">
            <w:pPr>
              <w:pStyle w:val="a4"/>
              <w:rPr>
                <w:color w:val="auto"/>
              </w:rPr>
            </w:pPr>
            <w:r w:rsidRPr="004E5BBC">
              <w:rPr>
                <w:rFonts w:hint="eastAsia"/>
                <w:color w:val="auto"/>
                <w:szCs w:val="18"/>
              </w:rPr>
              <w:t>防雷与接地系统</w:t>
            </w:r>
          </w:p>
        </w:tc>
      </w:tr>
      <w:tr w:rsidRPr="004E5BBC" w:rsidR="004E5BBC" w:rsidTr="004E5BBC" w14:paraId="36B15296" w14:textId="77777777">
        <w:trPr>
          <w:trHeight w:val="270"/>
          <w:jc w:val="center"/>
        </w:trPr>
        <w:tc>
          <w:tcPr>
            <w:tcW w:w="1701" w:type="dxa"/>
            <w:vMerge/>
            <w:noWrap/>
            <w:vAlign w:val="center"/>
          </w:tcPr>
          <w:p w:rsidRPr="004E5BBC" w:rsidR="004E5BBC" w:rsidP="004E5BBC" w:rsidRDefault="004E5BBC" w14:paraId="180F02E6" w14:textId="77777777">
            <w:pPr>
              <w:pStyle w:val="a4"/>
              <w:rPr>
                <w:color w:val="auto"/>
              </w:rPr>
            </w:pPr>
          </w:p>
        </w:tc>
        <w:tc>
          <w:tcPr>
            <w:tcW w:w="1701" w:type="dxa"/>
            <w:vMerge/>
            <w:vAlign w:val="center"/>
          </w:tcPr>
          <w:p w:rsidRPr="004E5BBC" w:rsidR="004E5BBC" w:rsidP="004E5BBC" w:rsidRDefault="004E5BBC" w14:paraId="12EEF272" w14:textId="77777777">
            <w:pPr>
              <w:pStyle w:val="a4"/>
              <w:rPr>
                <w:color w:val="auto"/>
              </w:rPr>
            </w:pPr>
          </w:p>
        </w:tc>
        <w:tc>
          <w:tcPr>
            <w:tcW w:w="3402" w:type="dxa"/>
            <w:vAlign w:val="center"/>
          </w:tcPr>
          <w:p w:rsidRPr="004E5BBC" w:rsidR="004E5BBC" w:rsidP="004E5BBC" w:rsidRDefault="004E5BBC" w14:paraId="73D7BE6D" w14:textId="630B60A4">
            <w:pPr>
              <w:pStyle w:val="a4"/>
              <w:rPr>
                <w:color w:val="auto"/>
              </w:rPr>
            </w:pPr>
            <w:r w:rsidRPr="004E5BBC">
              <w:rPr>
                <w:rFonts w:hint="eastAsia"/>
                <w:color w:val="auto"/>
                <w:szCs w:val="18"/>
              </w:rPr>
              <w:t>特殊场所接地安全防护</w:t>
            </w:r>
          </w:p>
        </w:tc>
      </w:tr>
    </w:tbl>
    <w:p w:rsidR="00BA1DE6" w:rsidP="00BA1DE6" w:rsidRDefault="00BA1DE6" w14:paraId="65387DE5" w14:textId="77777777">
      <w:pPr>
        <w:pStyle w:val="C"/>
        <w:numPr>
          <w:ilvl w:val="0"/>
          <w:numId w:val="0"/>
        </w:numPr>
        <w:ind w:left="681"/>
        <w:rPr>
          <w:rFonts w:cs="Times New Roman"/>
          <w:b/>
          <w:bCs/>
        </w:rPr>
      </w:pPr>
    </w:p>
    <w:p w:rsidR="001200D5" w:rsidP="00BA1DE6" w:rsidRDefault="00BA1DE6" w14:paraId="47F01150" w14:textId="12566153">
      <w:pPr>
        <w:pStyle w:val="C"/>
        <w:numPr>
          <w:ilvl w:val="0"/>
          <w:numId w:val="0"/>
        </w:numPr>
        <w:ind w:left="681"/>
      </w:pPr>
      <w:r w:rsidRPr="00BA1DE6">
        <w:rPr>
          <w:rFonts w:cs="Times New Roman"/>
          <w:b/>
          <w:bCs/>
        </w:rPr>
        <w:t>A.0.</w:t>
      </w:r>
      <w:r>
        <w:rPr>
          <w:rFonts w:cs="Times New Roman"/>
          <w:b/>
          <w:bCs/>
        </w:rPr>
        <w:t>6</w:t>
      </w:r>
      <w:r>
        <w:t xml:space="preserve"> </w:t>
      </w:r>
      <w:r>
        <w:t>智能化系统</w:t>
      </w:r>
      <w:r w:rsidRPr="00417C9A">
        <w:t>的分类应符合表</w:t>
      </w:r>
      <w:r w:rsidRPr="00417C9A">
        <w:t>A.0.</w:t>
      </w:r>
      <w:r>
        <w:t>6</w:t>
      </w:r>
      <w:r w:rsidRPr="00417C9A">
        <w:t>的规定。</w:t>
      </w:r>
    </w:p>
    <w:p w:rsidRPr="0081016D" w:rsidR="0081016D" w:rsidP="0081016D" w:rsidRDefault="001200D5" w14:paraId="551BBB06" w14:textId="6EDC5D4E">
      <w:pPr>
        <w:pStyle w:val="Caption"/>
        <w:keepNext/>
        <w:ind w:left="284" w:firstLine="0" w:firstLineChars="0"/>
        <w:jc w:val="center"/>
        <w:outlineLvl w:val="0"/>
      </w:pPr>
      <w:r w:rsidRPr="00A70C6A">
        <w:t>表</w:t>
      </w:r>
      <w:r w:rsidRPr="00A70C6A">
        <w:t xml:space="preserve"> </w:t>
      </w:r>
      <w:r w:rsidR="004E5BBC">
        <w:t>A</w:t>
      </w:r>
      <w:r w:rsidR="00BA1DE6">
        <w:t>.0.</w:t>
      </w:r>
      <w:r w:rsidR="0081016D">
        <w:t>6</w:t>
      </w:r>
      <w:r>
        <w:t xml:space="preserve">   </w:t>
      </w:r>
      <w:r>
        <w:rPr>
          <w:rFonts w:hint="eastAsia"/>
        </w:rPr>
        <w:t>智能化</w:t>
      </w:r>
      <w:r>
        <w:t>系统分</w:t>
      </w:r>
      <w:r w:rsidR="0081016D">
        <w:t>类</w:t>
      </w:r>
    </w:p>
    <w:tbl>
      <w:tblPr>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701"/>
        <w:gridCol w:w="1701"/>
        <w:gridCol w:w="3402"/>
      </w:tblGrid>
      <w:tr w:rsidRPr="0081016D" w:rsidR="0081016D" w:rsidTr="0081016D" w14:paraId="7C6E8C48" w14:textId="77777777">
        <w:trPr>
          <w:trHeight w:val="270"/>
          <w:jc w:val="center"/>
        </w:trPr>
        <w:tc>
          <w:tcPr>
            <w:tcW w:w="1701" w:type="dxa"/>
            <w:vAlign w:val="center"/>
          </w:tcPr>
          <w:p w:rsidRPr="0081016D" w:rsidR="0081016D" w:rsidP="0081016D" w:rsidRDefault="0081016D" w14:paraId="23E2B40A"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一级系统</w:t>
            </w:r>
          </w:p>
        </w:tc>
        <w:tc>
          <w:tcPr>
            <w:tcW w:w="1701" w:type="dxa"/>
            <w:vAlign w:val="center"/>
          </w:tcPr>
          <w:p w:rsidRPr="0081016D" w:rsidR="0081016D" w:rsidP="0081016D" w:rsidRDefault="0081016D" w14:paraId="4B21BBD3"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二级系统</w:t>
            </w:r>
          </w:p>
        </w:tc>
        <w:tc>
          <w:tcPr>
            <w:tcW w:w="3402" w:type="dxa"/>
            <w:vAlign w:val="center"/>
          </w:tcPr>
          <w:p w:rsidRPr="0081016D" w:rsidR="0081016D" w:rsidP="0081016D" w:rsidRDefault="0081016D" w14:paraId="682F5F79"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三级系统</w:t>
            </w:r>
          </w:p>
        </w:tc>
      </w:tr>
      <w:tr w:rsidRPr="0081016D" w:rsidR="0081016D" w:rsidTr="0081016D" w14:paraId="10B22973" w14:textId="77777777">
        <w:trPr>
          <w:trHeight w:val="270"/>
          <w:jc w:val="center"/>
        </w:trPr>
        <w:tc>
          <w:tcPr>
            <w:tcW w:w="1701" w:type="dxa"/>
            <w:vMerge w:val="restart"/>
            <w:shd w:val="clear" w:color="auto" w:fill="FFFFFF" w:themeFill="background1"/>
            <w:vAlign w:val="center"/>
          </w:tcPr>
          <w:p w:rsidRPr="0081016D" w:rsidR="0081016D" w:rsidP="0081016D" w:rsidRDefault="0081016D" w14:paraId="38089281"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智能化系统</w:t>
            </w:r>
          </w:p>
        </w:tc>
        <w:tc>
          <w:tcPr>
            <w:tcW w:w="1701" w:type="dxa"/>
            <w:vMerge w:val="restart"/>
            <w:tcBorders>
              <w:top w:val="single" w:color="auto" w:sz="4" w:space="0"/>
            </w:tcBorders>
            <w:vAlign w:val="center"/>
          </w:tcPr>
          <w:p w:rsidRPr="0081016D" w:rsidR="0081016D" w:rsidP="0081016D" w:rsidRDefault="0081016D" w14:paraId="3BE92B84"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信息化应用系统</w:t>
            </w:r>
          </w:p>
        </w:tc>
        <w:tc>
          <w:tcPr>
            <w:tcW w:w="3402" w:type="dxa"/>
            <w:vAlign w:val="center"/>
          </w:tcPr>
          <w:p w:rsidRPr="0081016D" w:rsidR="0081016D" w:rsidP="0081016D" w:rsidRDefault="0081016D" w14:paraId="7B3739D2"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工作业务应用系统</w:t>
            </w:r>
          </w:p>
        </w:tc>
      </w:tr>
      <w:tr w:rsidRPr="0081016D" w:rsidR="0081016D" w:rsidTr="0081016D" w14:paraId="4E3806D7" w14:textId="77777777">
        <w:trPr>
          <w:trHeight w:val="270"/>
          <w:jc w:val="center"/>
        </w:trPr>
        <w:tc>
          <w:tcPr>
            <w:tcW w:w="1701" w:type="dxa"/>
            <w:vMerge/>
            <w:shd w:val="clear" w:color="auto" w:fill="FFFFFF" w:themeFill="background1"/>
            <w:vAlign w:val="center"/>
          </w:tcPr>
          <w:p w:rsidRPr="0081016D" w:rsidR="0081016D" w:rsidP="0081016D" w:rsidRDefault="0081016D" w14:paraId="1DECD382"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217AD495"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003A0E02"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物业运营管理系统</w:t>
            </w:r>
          </w:p>
        </w:tc>
      </w:tr>
      <w:tr w:rsidRPr="0081016D" w:rsidR="0081016D" w:rsidTr="0081016D" w14:paraId="33904F97" w14:textId="77777777">
        <w:trPr>
          <w:trHeight w:val="270"/>
          <w:jc w:val="center"/>
        </w:trPr>
        <w:tc>
          <w:tcPr>
            <w:tcW w:w="1701" w:type="dxa"/>
            <w:vMerge/>
            <w:shd w:val="clear" w:color="auto" w:fill="FFFFFF" w:themeFill="background1"/>
            <w:vAlign w:val="center"/>
          </w:tcPr>
          <w:p w:rsidRPr="0081016D" w:rsidR="0081016D" w:rsidP="0081016D" w:rsidRDefault="0081016D" w14:paraId="566B5513"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EABA280"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985F838"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公共服务管理系统</w:t>
            </w:r>
          </w:p>
        </w:tc>
      </w:tr>
      <w:tr w:rsidRPr="0081016D" w:rsidR="0081016D" w:rsidTr="0081016D" w14:paraId="49ED8B99" w14:textId="77777777">
        <w:trPr>
          <w:trHeight w:val="270"/>
          <w:jc w:val="center"/>
        </w:trPr>
        <w:tc>
          <w:tcPr>
            <w:tcW w:w="1701" w:type="dxa"/>
            <w:vMerge/>
            <w:shd w:val="clear" w:color="auto" w:fill="FFFFFF" w:themeFill="background1"/>
            <w:vAlign w:val="center"/>
          </w:tcPr>
          <w:p w:rsidRPr="0081016D" w:rsidR="0081016D" w:rsidP="0081016D" w:rsidRDefault="0081016D" w14:paraId="424A2620"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31A58466"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35D510AD"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公众信息服务系统</w:t>
            </w:r>
          </w:p>
        </w:tc>
      </w:tr>
      <w:tr w:rsidRPr="0081016D" w:rsidR="0081016D" w:rsidTr="0081016D" w14:paraId="6BF0A1C6" w14:textId="77777777">
        <w:trPr>
          <w:trHeight w:val="270"/>
          <w:jc w:val="center"/>
        </w:trPr>
        <w:tc>
          <w:tcPr>
            <w:tcW w:w="1701" w:type="dxa"/>
            <w:vMerge/>
            <w:shd w:val="clear" w:color="auto" w:fill="FFFFFF" w:themeFill="background1"/>
            <w:vAlign w:val="center"/>
          </w:tcPr>
          <w:p w:rsidRPr="0081016D" w:rsidR="0081016D" w:rsidP="0081016D" w:rsidRDefault="0081016D" w14:paraId="391142C0"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63A953E"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707C4F07"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智能卡应用系统</w:t>
            </w:r>
          </w:p>
        </w:tc>
      </w:tr>
      <w:tr w:rsidRPr="0081016D" w:rsidR="0081016D" w:rsidTr="0081016D" w14:paraId="72A8E920" w14:textId="77777777">
        <w:trPr>
          <w:trHeight w:val="270"/>
          <w:jc w:val="center"/>
        </w:trPr>
        <w:tc>
          <w:tcPr>
            <w:tcW w:w="1701" w:type="dxa"/>
            <w:vMerge/>
            <w:shd w:val="clear" w:color="auto" w:fill="FFFFFF" w:themeFill="background1"/>
            <w:vAlign w:val="center"/>
          </w:tcPr>
          <w:p w:rsidRPr="0081016D" w:rsidR="0081016D" w:rsidP="0081016D" w:rsidRDefault="0081016D" w14:paraId="097B07DE"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FE98885"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D272AF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信息网络安全管理系统</w:t>
            </w:r>
          </w:p>
        </w:tc>
      </w:tr>
      <w:tr w:rsidRPr="0081016D" w:rsidR="0081016D" w:rsidTr="0081016D" w14:paraId="7DE5357E" w14:textId="77777777">
        <w:trPr>
          <w:trHeight w:val="270"/>
          <w:jc w:val="center"/>
        </w:trPr>
        <w:tc>
          <w:tcPr>
            <w:tcW w:w="1701" w:type="dxa"/>
            <w:vMerge/>
            <w:shd w:val="clear" w:color="auto" w:fill="FFFFFF" w:themeFill="background1"/>
            <w:vAlign w:val="center"/>
          </w:tcPr>
          <w:p w:rsidRPr="0081016D" w:rsidR="0081016D" w:rsidP="0081016D" w:rsidRDefault="0081016D" w14:paraId="43F77192" w14:textId="77777777">
            <w:pPr>
              <w:widowControl w:val="0"/>
              <w:spacing w:line="240" w:lineRule="auto"/>
              <w:ind w:left="0" w:right="0" w:firstLine="0" w:firstLineChars="0"/>
              <w:jc w:val="center"/>
              <w:rPr>
                <w:rFonts w:cs="SimSun"/>
                <w:color w:val="auto"/>
                <w:sz w:val="18"/>
                <w:szCs w:val="18"/>
              </w:rPr>
            </w:pPr>
          </w:p>
        </w:tc>
        <w:tc>
          <w:tcPr>
            <w:tcW w:w="1701" w:type="dxa"/>
            <w:vMerge w:val="restart"/>
            <w:tcBorders>
              <w:top w:val="single" w:color="auto" w:sz="4" w:space="0"/>
            </w:tcBorders>
            <w:vAlign w:val="center"/>
          </w:tcPr>
          <w:p w:rsidRPr="0081016D" w:rsidR="0081016D" w:rsidP="0081016D" w:rsidRDefault="0081016D" w14:paraId="06CCBCF1"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智能化集成系统</w:t>
            </w:r>
          </w:p>
        </w:tc>
        <w:tc>
          <w:tcPr>
            <w:tcW w:w="3402" w:type="dxa"/>
            <w:vAlign w:val="center"/>
          </w:tcPr>
          <w:p w:rsidRPr="0081016D" w:rsidR="0081016D" w:rsidP="0081016D" w:rsidRDefault="0081016D" w14:paraId="7779274A"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智能化信息共享平台（集成）系统</w:t>
            </w:r>
          </w:p>
        </w:tc>
      </w:tr>
      <w:tr w:rsidRPr="0081016D" w:rsidR="0081016D" w:rsidTr="0081016D" w14:paraId="1BDB80C3" w14:textId="77777777">
        <w:trPr>
          <w:trHeight w:val="270"/>
          <w:jc w:val="center"/>
        </w:trPr>
        <w:tc>
          <w:tcPr>
            <w:tcW w:w="1701" w:type="dxa"/>
            <w:vMerge/>
            <w:shd w:val="clear" w:color="auto" w:fill="FFFFFF" w:themeFill="background1"/>
            <w:vAlign w:val="center"/>
          </w:tcPr>
          <w:p w:rsidRPr="0081016D" w:rsidR="0081016D" w:rsidP="0081016D" w:rsidRDefault="0081016D" w14:paraId="5D422D77"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ED71076"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2B9F5DBA"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信息共享平台（集成）应用系统</w:t>
            </w:r>
          </w:p>
        </w:tc>
      </w:tr>
      <w:tr w:rsidRPr="0081016D" w:rsidR="0081016D" w:rsidTr="0081016D" w14:paraId="103B3AE0" w14:textId="77777777">
        <w:trPr>
          <w:trHeight w:val="270"/>
          <w:jc w:val="center"/>
        </w:trPr>
        <w:tc>
          <w:tcPr>
            <w:tcW w:w="1701" w:type="dxa"/>
            <w:vMerge/>
            <w:shd w:val="clear" w:color="auto" w:fill="FFFFFF" w:themeFill="background1"/>
            <w:vAlign w:val="center"/>
          </w:tcPr>
          <w:p w:rsidRPr="0081016D" w:rsidR="0081016D" w:rsidP="0081016D" w:rsidRDefault="0081016D" w14:paraId="6EED0C58" w14:textId="77777777">
            <w:pPr>
              <w:widowControl w:val="0"/>
              <w:spacing w:line="240" w:lineRule="auto"/>
              <w:ind w:left="0" w:right="0" w:firstLine="0" w:firstLineChars="0"/>
              <w:jc w:val="center"/>
              <w:rPr>
                <w:rFonts w:cs="SimSun"/>
                <w:color w:val="auto"/>
                <w:sz w:val="18"/>
                <w:szCs w:val="18"/>
              </w:rPr>
            </w:pPr>
          </w:p>
        </w:tc>
        <w:tc>
          <w:tcPr>
            <w:tcW w:w="1701" w:type="dxa"/>
            <w:vMerge w:val="restart"/>
            <w:tcBorders>
              <w:top w:val="single" w:color="auto" w:sz="4" w:space="0"/>
            </w:tcBorders>
            <w:vAlign w:val="center"/>
          </w:tcPr>
          <w:p w:rsidRPr="0081016D" w:rsidR="0081016D" w:rsidP="0081016D" w:rsidRDefault="0081016D" w14:paraId="16FF710D"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信息设施系统</w:t>
            </w:r>
          </w:p>
        </w:tc>
        <w:tc>
          <w:tcPr>
            <w:tcW w:w="3402" w:type="dxa"/>
            <w:vAlign w:val="center"/>
          </w:tcPr>
          <w:p w:rsidRPr="0081016D" w:rsidR="0081016D" w:rsidP="0081016D" w:rsidRDefault="0081016D" w14:paraId="60A0B48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通信接入系统</w:t>
            </w:r>
          </w:p>
        </w:tc>
      </w:tr>
      <w:tr w:rsidRPr="0081016D" w:rsidR="0081016D" w:rsidTr="0081016D" w14:paraId="2C960389" w14:textId="77777777">
        <w:trPr>
          <w:trHeight w:val="270"/>
          <w:jc w:val="center"/>
        </w:trPr>
        <w:tc>
          <w:tcPr>
            <w:tcW w:w="1701" w:type="dxa"/>
            <w:vMerge/>
            <w:shd w:val="clear" w:color="auto" w:fill="FFFFFF" w:themeFill="background1"/>
            <w:vAlign w:val="center"/>
          </w:tcPr>
          <w:p w:rsidRPr="0081016D" w:rsidR="0081016D" w:rsidP="0081016D" w:rsidRDefault="0081016D" w14:paraId="4B4E58F3"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17B73740"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6ACF44F9"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电话交换系统</w:t>
            </w:r>
          </w:p>
        </w:tc>
      </w:tr>
      <w:tr w:rsidRPr="0081016D" w:rsidR="0081016D" w:rsidTr="0081016D" w14:paraId="40E17D23" w14:textId="77777777">
        <w:trPr>
          <w:trHeight w:val="270"/>
          <w:jc w:val="center"/>
        </w:trPr>
        <w:tc>
          <w:tcPr>
            <w:tcW w:w="1701" w:type="dxa"/>
            <w:vMerge/>
            <w:shd w:val="clear" w:color="auto" w:fill="FFFFFF" w:themeFill="background1"/>
            <w:vAlign w:val="center"/>
          </w:tcPr>
          <w:p w:rsidRPr="0081016D" w:rsidR="0081016D" w:rsidP="0081016D" w:rsidRDefault="0081016D" w14:paraId="12127B02"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A05C634"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7A91A7DB"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信息网络系统</w:t>
            </w:r>
          </w:p>
        </w:tc>
      </w:tr>
      <w:tr w:rsidRPr="0081016D" w:rsidR="0081016D" w:rsidTr="0081016D" w14:paraId="34A1D3BE" w14:textId="77777777">
        <w:trPr>
          <w:trHeight w:val="270"/>
          <w:jc w:val="center"/>
        </w:trPr>
        <w:tc>
          <w:tcPr>
            <w:tcW w:w="1701" w:type="dxa"/>
            <w:vMerge/>
            <w:shd w:val="clear" w:color="auto" w:fill="FFFFFF" w:themeFill="background1"/>
            <w:vAlign w:val="center"/>
          </w:tcPr>
          <w:p w:rsidRPr="0081016D" w:rsidR="0081016D" w:rsidP="0081016D" w:rsidRDefault="0081016D" w14:paraId="258A75DE"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BD88A6F"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D43946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综合布线系统</w:t>
            </w:r>
          </w:p>
        </w:tc>
      </w:tr>
      <w:tr w:rsidRPr="0081016D" w:rsidR="0081016D" w:rsidTr="0081016D" w14:paraId="73BA400C" w14:textId="77777777">
        <w:trPr>
          <w:trHeight w:val="270"/>
          <w:jc w:val="center"/>
        </w:trPr>
        <w:tc>
          <w:tcPr>
            <w:tcW w:w="1701" w:type="dxa"/>
            <w:vMerge/>
            <w:shd w:val="clear" w:color="auto" w:fill="FFFFFF" w:themeFill="background1"/>
            <w:vAlign w:val="center"/>
          </w:tcPr>
          <w:p w:rsidRPr="0081016D" w:rsidR="0081016D" w:rsidP="0081016D" w:rsidRDefault="0081016D" w14:paraId="3F44F811"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53ED680F"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55BDF704"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室内移动通信覆盖系统</w:t>
            </w:r>
          </w:p>
        </w:tc>
      </w:tr>
      <w:tr w:rsidRPr="0081016D" w:rsidR="0081016D" w:rsidTr="0081016D" w14:paraId="0C021346" w14:textId="77777777">
        <w:trPr>
          <w:trHeight w:val="270"/>
          <w:jc w:val="center"/>
        </w:trPr>
        <w:tc>
          <w:tcPr>
            <w:tcW w:w="1701" w:type="dxa"/>
            <w:vMerge/>
            <w:shd w:val="clear" w:color="auto" w:fill="FFFFFF" w:themeFill="background1"/>
            <w:vAlign w:val="center"/>
          </w:tcPr>
          <w:p w:rsidRPr="0081016D" w:rsidR="0081016D" w:rsidP="0081016D" w:rsidRDefault="0081016D" w14:paraId="4B380644"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3F554CEC"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674DAFE"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卫星通信系统</w:t>
            </w:r>
          </w:p>
        </w:tc>
      </w:tr>
      <w:tr w:rsidRPr="0081016D" w:rsidR="0081016D" w:rsidTr="0081016D" w14:paraId="0359A7D6" w14:textId="77777777">
        <w:trPr>
          <w:trHeight w:val="270"/>
          <w:jc w:val="center"/>
        </w:trPr>
        <w:tc>
          <w:tcPr>
            <w:tcW w:w="1701" w:type="dxa"/>
            <w:vMerge/>
            <w:shd w:val="clear" w:color="auto" w:fill="FFFFFF" w:themeFill="background1"/>
            <w:vAlign w:val="center"/>
          </w:tcPr>
          <w:p w:rsidRPr="0081016D" w:rsidR="0081016D" w:rsidP="0081016D" w:rsidRDefault="0081016D" w14:paraId="46AA2578"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086C398C"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3AE8783E"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有线电视及卫星电视接收系统</w:t>
            </w:r>
          </w:p>
        </w:tc>
      </w:tr>
      <w:tr w:rsidRPr="0081016D" w:rsidR="0081016D" w:rsidTr="0081016D" w14:paraId="5159FE85" w14:textId="77777777">
        <w:trPr>
          <w:trHeight w:val="270"/>
          <w:jc w:val="center"/>
        </w:trPr>
        <w:tc>
          <w:tcPr>
            <w:tcW w:w="1701" w:type="dxa"/>
            <w:vMerge/>
            <w:shd w:val="clear" w:color="auto" w:fill="FFFFFF" w:themeFill="background1"/>
            <w:vAlign w:val="center"/>
          </w:tcPr>
          <w:p w:rsidRPr="0081016D" w:rsidR="0081016D" w:rsidP="0081016D" w:rsidRDefault="0081016D" w14:paraId="218870E5"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0A5FC4DB"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170FB9DD"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广播系统</w:t>
            </w:r>
          </w:p>
        </w:tc>
      </w:tr>
      <w:tr w:rsidRPr="0081016D" w:rsidR="0081016D" w:rsidTr="0081016D" w14:paraId="6C4FBE4E" w14:textId="77777777">
        <w:trPr>
          <w:trHeight w:val="270"/>
          <w:jc w:val="center"/>
        </w:trPr>
        <w:tc>
          <w:tcPr>
            <w:tcW w:w="1701" w:type="dxa"/>
            <w:vMerge/>
            <w:shd w:val="clear" w:color="auto" w:fill="FFFFFF" w:themeFill="background1"/>
            <w:vAlign w:val="center"/>
          </w:tcPr>
          <w:p w:rsidRPr="0081016D" w:rsidR="0081016D" w:rsidP="0081016D" w:rsidRDefault="0081016D" w14:paraId="048606BE"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24BD5302"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0E263F1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会议系统</w:t>
            </w:r>
          </w:p>
        </w:tc>
      </w:tr>
      <w:tr w:rsidRPr="0081016D" w:rsidR="0081016D" w:rsidTr="0081016D" w14:paraId="0C3DCF4E" w14:textId="77777777">
        <w:trPr>
          <w:trHeight w:val="270"/>
          <w:jc w:val="center"/>
        </w:trPr>
        <w:tc>
          <w:tcPr>
            <w:tcW w:w="1701" w:type="dxa"/>
            <w:vMerge/>
            <w:shd w:val="clear" w:color="auto" w:fill="FFFFFF" w:themeFill="background1"/>
            <w:vAlign w:val="center"/>
          </w:tcPr>
          <w:p w:rsidRPr="0081016D" w:rsidR="0081016D" w:rsidP="0081016D" w:rsidRDefault="0081016D" w14:paraId="4A44ABD3"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780904C"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2A2C9ADD"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信息导引及</w:t>
            </w:r>
            <w:r w:rsidRPr="0081016D">
              <w:rPr>
                <w:rFonts w:cs="SimSun"/>
                <w:color w:val="auto"/>
                <w:sz w:val="18"/>
                <w:szCs w:val="18"/>
              </w:rPr>
              <w:t>发布系统</w:t>
            </w:r>
          </w:p>
        </w:tc>
      </w:tr>
      <w:tr w:rsidRPr="0081016D" w:rsidR="0081016D" w:rsidTr="0081016D" w14:paraId="172624BA" w14:textId="77777777">
        <w:trPr>
          <w:trHeight w:val="270"/>
          <w:jc w:val="center"/>
        </w:trPr>
        <w:tc>
          <w:tcPr>
            <w:tcW w:w="1701" w:type="dxa"/>
            <w:vMerge/>
            <w:shd w:val="clear" w:color="auto" w:fill="FFFFFF" w:themeFill="background1"/>
            <w:vAlign w:val="center"/>
          </w:tcPr>
          <w:p w:rsidRPr="0081016D" w:rsidR="0081016D" w:rsidP="0081016D" w:rsidRDefault="0081016D" w14:paraId="3A468D99"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3FB2EB24"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DF3A5A2"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时钟系统</w:t>
            </w:r>
          </w:p>
        </w:tc>
      </w:tr>
      <w:tr w:rsidRPr="0081016D" w:rsidR="0081016D" w:rsidTr="0081016D" w14:paraId="5D9E3D63" w14:textId="77777777">
        <w:trPr>
          <w:trHeight w:val="270"/>
          <w:jc w:val="center"/>
        </w:trPr>
        <w:tc>
          <w:tcPr>
            <w:tcW w:w="1701" w:type="dxa"/>
            <w:vMerge/>
            <w:shd w:val="clear" w:color="auto" w:fill="FFFFFF" w:themeFill="background1"/>
            <w:vAlign w:val="center"/>
          </w:tcPr>
          <w:p w:rsidRPr="0081016D" w:rsidR="0081016D" w:rsidP="0081016D" w:rsidRDefault="0081016D" w14:paraId="0D5CB41B" w14:textId="77777777">
            <w:pPr>
              <w:widowControl w:val="0"/>
              <w:spacing w:line="240" w:lineRule="auto"/>
              <w:ind w:left="0" w:right="0" w:firstLine="0" w:firstLineChars="0"/>
              <w:jc w:val="center"/>
              <w:rPr>
                <w:rFonts w:cs="SimSun"/>
                <w:color w:val="auto"/>
                <w:sz w:val="18"/>
                <w:szCs w:val="18"/>
              </w:rPr>
            </w:pPr>
          </w:p>
        </w:tc>
        <w:tc>
          <w:tcPr>
            <w:tcW w:w="1701" w:type="dxa"/>
            <w:vMerge w:val="restart"/>
            <w:tcBorders>
              <w:top w:val="single" w:color="auto" w:sz="4" w:space="0"/>
            </w:tcBorders>
            <w:vAlign w:val="center"/>
          </w:tcPr>
          <w:p w:rsidRPr="0081016D" w:rsidR="0081016D" w:rsidP="0081016D" w:rsidRDefault="0081016D" w14:paraId="387639C3"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建筑设备管理系统</w:t>
            </w:r>
          </w:p>
        </w:tc>
        <w:tc>
          <w:tcPr>
            <w:tcW w:w="3402" w:type="dxa"/>
            <w:vAlign w:val="center"/>
          </w:tcPr>
          <w:p w:rsidRPr="0081016D" w:rsidR="0081016D" w:rsidP="0081016D" w:rsidRDefault="0081016D" w14:paraId="2A92D265"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建筑设备监控系统</w:t>
            </w:r>
          </w:p>
        </w:tc>
      </w:tr>
      <w:tr w:rsidRPr="0081016D" w:rsidR="0081016D" w:rsidTr="0081016D" w14:paraId="6945F8DC" w14:textId="77777777">
        <w:trPr>
          <w:trHeight w:val="270"/>
          <w:jc w:val="center"/>
        </w:trPr>
        <w:tc>
          <w:tcPr>
            <w:tcW w:w="1701" w:type="dxa"/>
            <w:vMerge/>
            <w:shd w:val="clear" w:color="auto" w:fill="FFFFFF" w:themeFill="background1"/>
            <w:vAlign w:val="center"/>
          </w:tcPr>
          <w:p w:rsidRPr="0081016D" w:rsidR="0081016D" w:rsidP="0081016D" w:rsidRDefault="0081016D" w14:paraId="1AA5F0DC"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B15DEFE"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118A385"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建筑能效监控系统</w:t>
            </w:r>
          </w:p>
        </w:tc>
      </w:tr>
      <w:tr w:rsidRPr="0081016D" w:rsidR="0081016D" w:rsidTr="0081016D" w14:paraId="485C0B5C" w14:textId="77777777">
        <w:trPr>
          <w:trHeight w:val="270"/>
          <w:jc w:val="center"/>
        </w:trPr>
        <w:tc>
          <w:tcPr>
            <w:tcW w:w="1701" w:type="dxa"/>
            <w:vMerge/>
            <w:shd w:val="clear" w:color="auto" w:fill="FFFFFF" w:themeFill="background1"/>
            <w:vAlign w:val="center"/>
          </w:tcPr>
          <w:p w:rsidRPr="0081016D" w:rsidR="0081016D" w:rsidP="0081016D" w:rsidRDefault="0081016D" w14:paraId="3C68FE11"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22E7AC77"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2CD0265A"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电力监控系统</w:t>
            </w:r>
          </w:p>
        </w:tc>
      </w:tr>
      <w:tr w:rsidRPr="0081016D" w:rsidR="0081016D" w:rsidTr="0081016D" w14:paraId="40C69590" w14:textId="77777777">
        <w:trPr>
          <w:trHeight w:val="270"/>
          <w:jc w:val="center"/>
        </w:trPr>
        <w:tc>
          <w:tcPr>
            <w:tcW w:w="1701" w:type="dxa"/>
            <w:vMerge/>
            <w:shd w:val="clear" w:color="auto" w:fill="FFFFFF" w:themeFill="background1"/>
            <w:vAlign w:val="center"/>
          </w:tcPr>
          <w:p w:rsidRPr="0081016D" w:rsidR="0081016D" w:rsidP="0081016D" w:rsidRDefault="0081016D" w14:paraId="0E2C98E6"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5FF2662D"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7146B625"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智能照明控制系统</w:t>
            </w:r>
          </w:p>
        </w:tc>
      </w:tr>
      <w:tr w:rsidRPr="0081016D" w:rsidR="0081016D" w:rsidTr="0081016D" w14:paraId="02D10AB9" w14:textId="77777777">
        <w:trPr>
          <w:trHeight w:val="270"/>
          <w:jc w:val="center"/>
        </w:trPr>
        <w:tc>
          <w:tcPr>
            <w:tcW w:w="1701" w:type="dxa"/>
            <w:vMerge/>
            <w:shd w:val="clear" w:color="auto" w:fill="FFFFFF" w:themeFill="background1"/>
            <w:vAlign w:val="center"/>
          </w:tcPr>
          <w:p w:rsidRPr="0081016D" w:rsidR="0081016D" w:rsidP="0081016D" w:rsidRDefault="0081016D" w14:paraId="1D64935A"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36759599"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57F8E75F"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电梯管理系统</w:t>
            </w:r>
          </w:p>
        </w:tc>
      </w:tr>
      <w:tr w:rsidRPr="0081016D" w:rsidR="0081016D" w:rsidTr="0081016D" w14:paraId="22E8FF09" w14:textId="77777777">
        <w:trPr>
          <w:trHeight w:val="270"/>
          <w:jc w:val="center"/>
        </w:trPr>
        <w:tc>
          <w:tcPr>
            <w:tcW w:w="1701" w:type="dxa"/>
            <w:vMerge/>
            <w:shd w:val="clear" w:color="auto" w:fill="FFFFFF" w:themeFill="background1"/>
            <w:vAlign w:val="center"/>
          </w:tcPr>
          <w:p w:rsidRPr="0081016D" w:rsidR="0081016D" w:rsidP="0081016D" w:rsidRDefault="0081016D" w14:paraId="5363F510" w14:textId="77777777">
            <w:pPr>
              <w:widowControl w:val="0"/>
              <w:spacing w:line="240" w:lineRule="auto"/>
              <w:ind w:left="0" w:right="0" w:firstLine="0" w:firstLineChars="0"/>
              <w:jc w:val="center"/>
              <w:rPr>
                <w:rFonts w:cs="SimSun"/>
                <w:color w:val="auto"/>
                <w:sz w:val="18"/>
                <w:szCs w:val="18"/>
              </w:rPr>
            </w:pPr>
          </w:p>
        </w:tc>
        <w:tc>
          <w:tcPr>
            <w:tcW w:w="1701" w:type="dxa"/>
            <w:vMerge w:val="restart"/>
            <w:tcBorders>
              <w:top w:val="single" w:color="auto" w:sz="4" w:space="0"/>
            </w:tcBorders>
            <w:vAlign w:val="center"/>
          </w:tcPr>
          <w:p w:rsidRPr="0081016D" w:rsidR="0081016D" w:rsidP="0081016D" w:rsidRDefault="0081016D" w14:paraId="3CBD4B97"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火灾自动报警控制</w:t>
            </w:r>
            <w:r w:rsidRPr="0081016D">
              <w:rPr>
                <w:rFonts w:cs="SimSun"/>
                <w:color w:val="auto"/>
                <w:sz w:val="18"/>
                <w:szCs w:val="18"/>
              </w:rPr>
              <w:t>系统</w:t>
            </w:r>
          </w:p>
        </w:tc>
        <w:tc>
          <w:tcPr>
            <w:tcW w:w="3402" w:type="dxa"/>
            <w:vAlign w:val="center"/>
          </w:tcPr>
          <w:p w:rsidRPr="0081016D" w:rsidR="0081016D" w:rsidP="0081016D" w:rsidRDefault="0081016D" w14:paraId="4509C575"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火灾报警控制系统</w:t>
            </w:r>
          </w:p>
        </w:tc>
      </w:tr>
      <w:tr w:rsidRPr="0081016D" w:rsidR="0081016D" w:rsidTr="0081016D" w14:paraId="3B6E9F1B" w14:textId="77777777">
        <w:trPr>
          <w:trHeight w:val="270"/>
          <w:jc w:val="center"/>
        </w:trPr>
        <w:tc>
          <w:tcPr>
            <w:tcW w:w="1701" w:type="dxa"/>
            <w:vMerge/>
            <w:shd w:val="clear" w:color="auto" w:fill="FFFFFF" w:themeFill="background1"/>
            <w:vAlign w:val="center"/>
          </w:tcPr>
          <w:p w:rsidRPr="0081016D" w:rsidR="0081016D" w:rsidP="0081016D" w:rsidRDefault="0081016D" w14:paraId="5F8CB477"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33F41BE9"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36DF9BF4"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消防专用电话系统</w:t>
            </w:r>
          </w:p>
        </w:tc>
      </w:tr>
      <w:tr w:rsidRPr="0081016D" w:rsidR="0081016D" w:rsidTr="0081016D" w14:paraId="0A12173C" w14:textId="77777777">
        <w:trPr>
          <w:trHeight w:val="270"/>
          <w:jc w:val="center"/>
        </w:trPr>
        <w:tc>
          <w:tcPr>
            <w:tcW w:w="1701" w:type="dxa"/>
            <w:vMerge/>
            <w:shd w:val="clear" w:color="auto" w:fill="FFFFFF" w:themeFill="background1"/>
            <w:vAlign w:val="center"/>
          </w:tcPr>
          <w:p w:rsidRPr="0081016D" w:rsidR="0081016D" w:rsidP="0081016D" w:rsidRDefault="0081016D" w14:paraId="1DDAA2E1"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7A763EF"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1BB1ABA2"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消防应急广播系统</w:t>
            </w:r>
          </w:p>
        </w:tc>
      </w:tr>
      <w:tr w:rsidRPr="0081016D" w:rsidR="0081016D" w:rsidTr="0081016D" w14:paraId="1C3719D1" w14:textId="77777777">
        <w:trPr>
          <w:trHeight w:val="270"/>
          <w:jc w:val="center"/>
        </w:trPr>
        <w:tc>
          <w:tcPr>
            <w:tcW w:w="1701" w:type="dxa"/>
            <w:vMerge/>
            <w:shd w:val="clear" w:color="auto" w:fill="FFFFFF" w:themeFill="background1"/>
            <w:vAlign w:val="center"/>
          </w:tcPr>
          <w:p w:rsidRPr="0081016D" w:rsidR="0081016D" w:rsidP="0081016D" w:rsidRDefault="0081016D" w14:paraId="731200CE"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14B5DEE4"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203494A4"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消防电源监控系统</w:t>
            </w:r>
          </w:p>
        </w:tc>
      </w:tr>
      <w:tr w:rsidRPr="0081016D" w:rsidR="0081016D" w:rsidTr="0081016D" w14:paraId="213CB2D3" w14:textId="77777777">
        <w:trPr>
          <w:trHeight w:val="270"/>
          <w:jc w:val="center"/>
        </w:trPr>
        <w:tc>
          <w:tcPr>
            <w:tcW w:w="1701" w:type="dxa"/>
            <w:vMerge/>
            <w:shd w:val="clear" w:color="auto" w:fill="FFFFFF" w:themeFill="background1"/>
            <w:vAlign w:val="center"/>
          </w:tcPr>
          <w:p w:rsidRPr="0081016D" w:rsidR="0081016D" w:rsidP="0081016D" w:rsidRDefault="0081016D" w14:paraId="08E63049"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01D70D55"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32271AD2"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电气</w:t>
            </w:r>
            <w:r w:rsidRPr="0081016D">
              <w:rPr>
                <w:rFonts w:cs="SimSun"/>
                <w:color w:val="auto"/>
                <w:sz w:val="18"/>
                <w:szCs w:val="18"/>
              </w:rPr>
              <w:t>火灾自动报警系统</w:t>
            </w:r>
          </w:p>
        </w:tc>
      </w:tr>
      <w:tr w:rsidRPr="0081016D" w:rsidR="0081016D" w:rsidTr="0081016D" w14:paraId="5BDB8CA6" w14:textId="77777777">
        <w:trPr>
          <w:trHeight w:val="270"/>
          <w:jc w:val="center"/>
        </w:trPr>
        <w:tc>
          <w:tcPr>
            <w:tcW w:w="1701" w:type="dxa"/>
            <w:vMerge/>
            <w:shd w:val="clear" w:color="auto" w:fill="FFFFFF" w:themeFill="background1"/>
            <w:vAlign w:val="center"/>
          </w:tcPr>
          <w:p w:rsidRPr="0081016D" w:rsidR="0081016D" w:rsidP="0081016D" w:rsidRDefault="0081016D" w14:paraId="30A50C8A"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6DED356"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6D5E75D6"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防火门监控系统</w:t>
            </w:r>
          </w:p>
        </w:tc>
      </w:tr>
      <w:tr w:rsidRPr="0081016D" w:rsidR="0081016D" w:rsidTr="0081016D" w14:paraId="27D4A487" w14:textId="77777777">
        <w:trPr>
          <w:trHeight w:val="270"/>
          <w:jc w:val="center"/>
        </w:trPr>
        <w:tc>
          <w:tcPr>
            <w:tcW w:w="1701" w:type="dxa"/>
            <w:vMerge/>
            <w:shd w:val="clear" w:color="auto" w:fill="FFFFFF" w:themeFill="background1"/>
            <w:vAlign w:val="center"/>
          </w:tcPr>
          <w:p w:rsidRPr="0081016D" w:rsidR="0081016D" w:rsidP="0081016D" w:rsidRDefault="0081016D" w14:paraId="3F1B9A46" w14:textId="77777777">
            <w:pPr>
              <w:widowControl w:val="0"/>
              <w:spacing w:line="240" w:lineRule="auto"/>
              <w:ind w:left="0" w:right="0" w:firstLine="0" w:firstLineChars="0"/>
              <w:jc w:val="center"/>
              <w:rPr>
                <w:rFonts w:cs="SimSun"/>
                <w:color w:val="auto"/>
                <w:sz w:val="18"/>
                <w:szCs w:val="18"/>
              </w:rPr>
            </w:pPr>
          </w:p>
        </w:tc>
        <w:tc>
          <w:tcPr>
            <w:tcW w:w="1701" w:type="dxa"/>
            <w:vMerge w:val="restart"/>
            <w:tcBorders>
              <w:top w:val="single" w:color="auto" w:sz="4" w:space="0"/>
            </w:tcBorders>
            <w:vAlign w:val="center"/>
          </w:tcPr>
          <w:p w:rsidRPr="0081016D" w:rsidR="0081016D" w:rsidP="0081016D" w:rsidRDefault="0081016D" w14:paraId="20FA37D0"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公共安全系统</w:t>
            </w:r>
          </w:p>
        </w:tc>
        <w:tc>
          <w:tcPr>
            <w:tcW w:w="3402" w:type="dxa"/>
            <w:vAlign w:val="center"/>
          </w:tcPr>
          <w:p w:rsidRPr="0081016D" w:rsidR="0081016D" w:rsidP="0081016D" w:rsidRDefault="0081016D" w14:paraId="3A3BEBDF"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安全防范综合管理系统</w:t>
            </w:r>
          </w:p>
        </w:tc>
      </w:tr>
      <w:tr w:rsidRPr="0081016D" w:rsidR="0081016D" w:rsidTr="0081016D" w14:paraId="46C25C12" w14:textId="77777777">
        <w:trPr>
          <w:trHeight w:val="270"/>
          <w:jc w:val="center"/>
        </w:trPr>
        <w:tc>
          <w:tcPr>
            <w:tcW w:w="1701" w:type="dxa"/>
            <w:vMerge/>
            <w:shd w:val="clear" w:color="auto" w:fill="FFFFFF" w:themeFill="background1"/>
            <w:vAlign w:val="center"/>
          </w:tcPr>
          <w:p w:rsidRPr="0081016D" w:rsidR="0081016D" w:rsidP="0081016D" w:rsidRDefault="0081016D" w14:paraId="23B892B5"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7AE0DE0D"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1FB390AF"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入侵报警系统</w:t>
            </w:r>
          </w:p>
        </w:tc>
      </w:tr>
      <w:tr w:rsidRPr="0081016D" w:rsidR="0081016D" w:rsidTr="0081016D" w14:paraId="23B4AC3A" w14:textId="77777777">
        <w:trPr>
          <w:trHeight w:val="270"/>
          <w:jc w:val="center"/>
        </w:trPr>
        <w:tc>
          <w:tcPr>
            <w:tcW w:w="1701" w:type="dxa"/>
            <w:vMerge/>
            <w:shd w:val="clear" w:color="auto" w:fill="FFFFFF" w:themeFill="background1"/>
            <w:vAlign w:val="center"/>
          </w:tcPr>
          <w:p w:rsidRPr="0081016D" w:rsidR="0081016D" w:rsidP="0081016D" w:rsidRDefault="0081016D" w14:paraId="2952F7DB"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EFB53D0"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3ACB48CD"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视频安防监控系统</w:t>
            </w:r>
          </w:p>
        </w:tc>
      </w:tr>
      <w:tr w:rsidRPr="0081016D" w:rsidR="0081016D" w:rsidTr="0081016D" w14:paraId="11B870A4" w14:textId="77777777">
        <w:trPr>
          <w:trHeight w:val="270"/>
          <w:jc w:val="center"/>
        </w:trPr>
        <w:tc>
          <w:tcPr>
            <w:tcW w:w="1701" w:type="dxa"/>
            <w:vMerge/>
            <w:shd w:val="clear" w:color="auto" w:fill="FFFFFF" w:themeFill="background1"/>
            <w:vAlign w:val="center"/>
          </w:tcPr>
          <w:p w:rsidRPr="0081016D" w:rsidR="0081016D" w:rsidP="0081016D" w:rsidRDefault="0081016D" w14:paraId="653FF90C"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242223D"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1E28790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出入口控制系统</w:t>
            </w:r>
          </w:p>
        </w:tc>
      </w:tr>
      <w:tr w:rsidRPr="0081016D" w:rsidR="0081016D" w:rsidTr="0081016D" w14:paraId="71818E9D" w14:textId="77777777">
        <w:trPr>
          <w:trHeight w:val="270"/>
          <w:jc w:val="center"/>
        </w:trPr>
        <w:tc>
          <w:tcPr>
            <w:tcW w:w="1701" w:type="dxa"/>
            <w:vMerge/>
            <w:shd w:val="clear" w:color="auto" w:fill="FFFFFF" w:themeFill="background1"/>
            <w:vAlign w:val="center"/>
          </w:tcPr>
          <w:p w:rsidRPr="0081016D" w:rsidR="0081016D" w:rsidP="0081016D" w:rsidRDefault="0081016D" w14:paraId="6BC60EA7"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282D1D06"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65BF287F"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电子巡查管理系统</w:t>
            </w:r>
          </w:p>
        </w:tc>
      </w:tr>
      <w:tr w:rsidRPr="0081016D" w:rsidR="0081016D" w:rsidTr="0081016D" w14:paraId="20613722" w14:textId="77777777">
        <w:trPr>
          <w:trHeight w:val="270"/>
          <w:jc w:val="center"/>
        </w:trPr>
        <w:tc>
          <w:tcPr>
            <w:tcW w:w="1701" w:type="dxa"/>
            <w:vMerge/>
            <w:shd w:val="clear" w:color="auto" w:fill="FFFFFF" w:themeFill="background1"/>
            <w:vAlign w:val="center"/>
          </w:tcPr>
          <w:p w:rsidRPr="0081016D" w:rsidR="0081016D" w:rsidP="0081016D" w:rsidRDefault="0081016D" w14:paraId="12490E41"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17B498C6"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0655B083"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访客对讲系统</w:t>
            </w:r>
          </w:p>
        </w:tc>
      </w:tr>
      <w:tr w:rsidRPr="0081016D" w:rsidR="0081016D" w:rsidTr="0081016D" w14:paraId="244B0DF2" w14:textId="77777777">
        <w:trPr>
          <w:trHeight w:val="270"/>
          <w:jc w:val="center"/>
        </w:trPr>
        <w:tc>
          <w:tcPr>
            <w:tcW w:w="1701" w:type="dxa"/>
            <w:vMerge/>
            <w:shd w:val="clear" w:color="auto" w:fill="FFFFFF" w:themeFill="background1"/>
            <w:vAlign w:val="center"/>
          </w:tcPr>
          <w:p w:rsidRPr="0081016D" w:rsidR="0081016D" w:rsidP="0081016D" w:rsidRDefault="0081016D" w14:paraId="4C8CC6E7"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FB7648F"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9999738"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停车库（场）管理系统</w:t>
            </w:r>
          </w:p>
        </w:tc>
      </w:tr>
      <w:tr w:rsidRPr="0081016D" w:rsidR="0081016D" w:rsidTr="0081016D" w14:paraId="3BEA7597" w14:textId="77777777">
        <w:trPr>
          <w:trHeight w:val="270"/>
          <w:jc w:val="center"/>
        </w:trPr>
        <w:tc>
          <w:tcPr>
            <w:tcW w:w="1701" w:type="dxa"/>
            <w:vMerge/>
            <w:shd w:val="clear" w:color="auto" w:fill="FFFFFF" w:themeFill="background1"/>
            <w:vAlign w:val="center"/>
          </w:tcPr>
          <w:p w:rsidRPr="0081016D" w:rsidR="0081016D" w:rsidP="0081016D" w:rsidRDefault="0081016D" w14:paraId="6E62C524"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5E31FA2D"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3E57732E"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应急联动系统</w:t>
            </w:r>
          </w:p>
        </w:tc>
      </w:tr>
      <w:tr w:rsidRPr="0081016D" w:rsidR="0081016D" w:rsidTr="0081016D" w14:paraId="12D3E038" w14:textId="77777777">
        <w:trPr>
          <w:trHeight w:val="270"/>
          <w:jc w:val="center"/>
        </w:trPr>
        <w:tc>
          <w:tcPr>
            <w:tcW w:w="1701" w:type="dxa"/>
            <w:vMerge/>
            <w:shd w:val="clear" w:color="auto" w:fill="FFFFFF" w:themeFill="background1"/>
            <w:vAlign w:val="center"/>
          </w:tcPr>
          <w:p w:rsidRPr="0081016D" w:rsidR="0081016D" w:rsidP="0081016D" w:rsidRDefault="0081016D" w14:paraId="2CADFF71"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2A2D66DF"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2AD0442B"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候诊呼叫信号系统</w:t>
            </w:r>
          </w:p>
        </w:tc>
      </w:tr>
      <w:tr w:rsidRPr="0081016D" w:rsidR="0081016D" w:rsidTr="0081016D" w14:paraId="38F1872A" w14:textId="77777777">
        <w:trPr>
          <w:trHeight w:val="270"/>
          <w:jc w:val="center"/>
        </w:trPr>
        <w:tc>
          <w:tcPr>
            <w:tcW w:w="1701" w:type="dxa"/>
            <w:vMerge/>
            <w:shd w:val="clear" w:color="auto" w:fill="FFFFFF" w:themeFill="background1"/>
            <w:vAlign w:val="center"/>
          </w:tcPr>
          <w:p w:rsidRPr="0081016D" w:rsidR="0081016D" w:rsidP="0081016D" w:rsidRDefault="0081016D" w14:paraId="654D7977"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839C21D"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0AD8C45B"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护理呼应信号系统</w:t>
            </w:r>
          </w:p>
        </w:tc>
      </w:tr>
      <w:tr w:rsidRPr="0081016D" w:rsidR="0081016D" w:rsidTr="0081016D" w14:paraId="032317C3" w14:textId="77777777">
        <w:trPr>
          <w:trHeight w:val="270"/>
          <w:jc w:val="center"/>
        </w:trPr>
        <w:tc>
          <w:tcPr>
            <w:tcW w:w="1701" w:type="dxa"/>
            <w:vMerge/>
            <w:shd w:val="clear" w:color="auto" w:fill="FFFFFF" w:themeFill="background1"/>
            <w:vAlign w:val="center"/>
          </w:tcPr>
          <w:p w:rsidRPr="0081016D" w:rsidR="0081016D" w:rsidP="0081016D" w:rsidRDefault="0081016D" w14:paraId="2EDA0F0C" w14:textId="77777777">
            <w:pPr>
              <w:widowControl w:val="0"/>
              <w:spacing w:line="240" w:lineRule="auto"/>
              <w:ind w:left="0" w:right="0" w:firstLine="0" w:firstLineChars="0"/>
              <w:jc w:val="center"/>
              <w:rPr>
                <w:rFonts w:cs="SimSun"/>
                <w:color w:val="auto"/>
                <w:sz w:val="18"/>
                <w:szCs w:val="18"/>
              </w:rPr>
            </w:pPr>
          </w:p>
        </w:tc>
        <w:tc>
          <w:tcPr>
            <w:tcW w:w="1701" w:type="dxa"/>
            <w:vMerge w:val="restart"/>
            <w:tcBorders>
              <w:top w:val="single" w:color="auto" w:sz="4" w:space="0"/>
            </w:tcBorders>
            <w:vAlign w:val="center"/>
          </w:tcPr>
          <w:p w:rsidRPr="0081016D" w:rsidR="0081016D" w:rsidP="0081016D" w:rsidRDefault="0081016D" w14:paraId="7E8018A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机房工程</w:t>
            </w:r>
          </w:p>
        </w:tc>
        <w:tc>
          <w:tcPr>
            <w:tcW w:w="3402" w:type="dxa"/>
            <w:vAlign w:val="center"/>
          </w:tcPr>
          <w:p w:rsidRPr="0081016D" w:rsidR="0081016D" w:rsidP="0081016D" w:rsidRDefault="0081016D" w14:paraId="133F6C1C"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信息中心设备机房</w:t>
            </w:r>
          </w:p>
        </w:tc>
      </w:tr>
      <w:tr w:rsidRPr="0081016D" w:rsidR="0081016D" w:rsidTr="0081016D" w14:paraId="02CFFCD1" w14:textId="77777777">
        <w:trPr>
          <w:trHeight w:val="270"/>
          <w:jc w:val="center"/>
        </w:trPr>
        <w:tc>
          <w:tcPr>
            <w:tcW w:w="1701" w:type="dxa"/>
            <w:vMerge/>
            <w:shd w:val="clear" w:color="auto" w:fill="FFFFFF" w:themeFill="background1"/>
            <w:vAlign w:val="center"/>
          </w:tcPr>
          <w:p w:rsidRPr="0081016D" w:rsidR="0081016D" w:rsidP="0081016D" w:rsidRDefault="0081016D" w14:paraId="7453400B"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38CCECA5"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289F5015"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数字程控交换机系统设备机房</w:t>
            </w:r>
          </w:p>
        </w:tc>
      </w:tr>
      <w:tr w:rsidRPr="0081016D" w:rsidR="0081016D" w:rsidTr="0081016D" w14:paraId="1E6AFE77" w14:textId="77777777">
        <w:trPr>
          <w:trHeight w:val="270"/>
          <w:jc w:val="center"/>
        </w:trPr>
        <w:tc>
          <w:tcPr>
            <w:tcW w:w="1701" w:type="dxa"/>
            <w:vMerge/>
            <w:shd w:val="clear" w:color="auto" w:fill="FFFFFF" w:themeFill="background1"/>
            <w:vAlign w:val="center"/>
          </w:tcPr>
          <w:p w:rsidRPr="0081016D" w:rsidR="0081016D" w:rsidP="0081016D" w:rsidRDefault="0081016D" w14:paraId="00228079"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46A74B52"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1B015D74"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通信系统总配线设备机房</w:t>
            </w:r>
          </w:p>
        </w:tc>
      </w:tr>
      <w:tr w:rsidRPr="0081016D" w:rsidR="0081016D" w:rsidTr="0081016D" w14:paraId="68EB2B83" w14:textId="77777777">
        <w:trPr>
          <w:trHeight w:val="270"/>
          <w:jc w:val="center"/>
        </w:trPr>
        <w:tc>
          <w:tcPr>
            <w:tcW w:w="1701" w:type="dxa"/>
            <w:vMerge/>
            <w:shd w:val="clear" w:color="auto" w:fill="FFFFFF" w:themeFill="background1"/>
            <w:vAlign w:val="center"/>
          </w:tcPr>
          <w:p w:rsidRPr="0081016D" w:rsidR="0081016D" w:rsidP="0081016D" w:rsidRDefault="0081016D" w14:paraId="09B0CE1C"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5EDFC875"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A1A2ADD"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消防监控中心机房</w:t>
            </w:r>
          </w:p>
        </w:tc>
      </w:tr>
      <w:tr w:rsidRPr="0081016D" w:rsidR="0081016D" w:rsidTr="0081016D" w14:paraId="343D95DF" w14:textId="77777777">
        <w:trPr>
          <w:trHeight w:val="270"/>
          <w:jc w:val="center"/>
        </w:trPr>
        <w:tc>
          <w:tcPr>
            <w:tcW w:w="1701" w:type="dxa"/>
            <w:vMerge/>
            <w:shd w:val="clear" w:color="auto" w:fill="FFFFFF" w:themeFill="background1"/>
            <w:vAlign w:val="center"/>
          </w:tcPr>
          <w:p w:rsidRPr="0081016D" w:rsidR="0081016D" w:rsidP="0081016D" w:rsidRDefault="0081016D" w14:paraId="20F12885"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5EAC2751"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0D6D46B0"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安防监控中心机房</w:t>
            </w:r>
          </w:p>
        </w:tc>
      </w:tr>
      <w:tr w:rsidRPr="0081016D" w:rsidR="0081016D" w:rsidTr="0081016D" w14:paraId="6962480C" w14:textId="77777777">
        <w:trPr>
          <w:trHeight w:val="270"/>
          <w:jc w:val="center"/>
        </w:trPr>
        <w:tc>
          <w:tcPr>
            <w:tcW w:w="1701" w:type="dxa"/>
            <w:vMerge/>
            <w:shd w:val="clear" w:color="auto" w:fill="FFFFFF" w:themeFill="background1"/>
            <w:vAlign w:val="center"/>
          </w:tcPr>
          <w:p w:rsidRPr="0081016D" w:rsidR="0081016D" w:rsidP="0081016D" w:rsidRDefault="0081016D" w14:paraId="39AB4DE0"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7BD75740"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0F3B1A07"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智能化系统设备总控室</w:t>
            </w:r>
          </w:p>
        </w:tc>
      </w:tr>
      <w:tr w:rsidRPr="0081016D" w:rsidR="0081016D" w:rsidTr="0081016D" w14:paraId="03795E24" w14:textId="77777777">
        <w:trPr>
          <w:trHeight w:val="270"/>
          <w:jc w:val="center"/>
        </w:trPr>
        <w:tc>
          <w:tcPr>
            <w:tcW w:w="1701" w:type="dxa"/>
            <w:vMerge/>
            <w:shd w:val="clear" w:color="auto" w:fill="FFFFFF" w:themeFill="background1"/>
            <w:vAlign w:val="center"/>
          </w:tcPr>
          <w:p w:rsidRPr="0081016D" w:rsidR="0081016D" w:rsidP="0081016D" w:rsidRDefault="0081016D" w14:paraId="7A72D577"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22741FA8"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5BEF3962"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通信接入系统设备机房</w:t>
            </w:r>
          </w:p>
        </w:tc>
      </w:tr>
      <w:tr w:rsidRPr="0081016D" w:rsidR="0081016D" w:rsidTr="0081016D" w14:paraId="50D39D09" w14:textId="77777777">
        <w:trPr>
          <w:trHeight w:val="270"/>
          <w:jc w:val="center"/>
        </w:trPr>
        <w:tc>
          <w:tcPr>
            <w:tcW w:w="1701" w:type="dxa"/>
            <w:vMerge/>
            <w:shd w:val="clear" w:color="auto" w:fill="FFFFFF" w:themeFill="background1"/>
            <w:vAlign w:val="center"/>
          </w:tcPr>
          <w:p w:rsidRPr="0081016D" w:rsidR="0081016D" w:rsidP="0081016D" w:rsidRDefault="0081016D" w14:paraId="621D3004"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14C7F85A"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568F4194"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有线电视前端设备机房</w:t>
            </w:r>
          </w:p>
        </w:tc>
      </w:tr>
      <w:tr w:rsidRPr="0081016D" w:rsidR="0081016D" w:rsidTr="0081016D" w14:paraId="0FC315FA" w14:textId="77777777">
        <w:trPr>
          <w:trHeight w:val="270"/>
          <w:jc w:val="center"/>
        </w:trPr>
        <w:tc>
          <w:tcPr>
            <w:tcW w:w="1701" w:type="dxa"/>
            <w:vMerge/>
            <w:shd w:val="clear" w:color="auto" w:fill="FFFFFF" w:themeFill="background1"/>
            <w:vAlign w:val="center"/>
          </w:tcPr>
          <w:p w:rsidRPr="0081016D" w:rsidR="0081016D" w:rsidP="0081016D" w:rsidRDefault="0081016D" w14:paraId="613C4D0A"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6164729D"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658DE625"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应急指挥中心机房</w:t>
            </w:r>
          </w:p>
        </w:tc>
      </w:tr>
      <w:tr w:rsidRPr="0081016D" w:rsidR="0081016D" w:rsidTr="0081016D" w14:paraId="38446866" w14:textId="77777777">
        <w:trPr>
          <w:trHeight w:val="270"/>
          <w:jc w:val="center"/>
        </w:trPr>
        <w:tc>
          <w:tcPr>
            <w:tcW w:w="1701" w:type="dxa"/>
            <w:vMerge/>
            <w:shd w:val="clear" w:color="auto" w:fill="FFFFFF" w:themeFill="background1"/>
            <w:vAlign w:val="center"/>
          </w:tcPr>
          <w:p w:rsidRPr="0081016D" w:rsidR="0081016D" w:rsidP="0081016D" w:rsidRDefault="0081016D" w14:paraId="4A2EC6F3" w14:textId="77777777">
            <w:pPr>
              <w:widowControl w:val="0"/>
              <w:spacing w:line="240" w:lineRule="auto"/>
              <w:ind w:left="0" w:right="0" w:firstLine="0" w:firstLineChars="0"/>
              <w:jc w:val="center"/>
              <w:rPr>
                <w:rFonts w:cs="SimSun"/>
                <w:color w:val="auto"/>
                <w:sz w:val="18"/>
                <w:szCs w:val="18"/>
              </w:rPr>
            </w:pPr>
          </w:p>
        </w:tc>
        <w:tc>
          <w:tcPr>
            <w:tcW w:w="1701" w:type="dxa"/>
            <w:vMerge/>
            <w:vAlign w:val="center"/>
          </w:tcPr>
          <w:p w:rsidRPr="0081016D" w:rsidR="0081016D" w:rsidP="0081016D" w:rsidRDefault="0081016D" w14:paraId="7F933BC7" w14:textId="77777777">
            <w:pPr>
              <w:widowControl w:val="0"/>
              <w:spacing w:line="240" w:lineRule="auto"/>
              <w:ind w:left="0" w:right="0" w:firstLine="0" w:firstLineChars="0"/>
              <w:jc w:val="center"/>
              <w:rPr>
                <w:rFonts w:cs="SimSun"/>
                <w:color w:val="auto"/>
                <w:sz w:val="18"/>
                <w:szCs w:val="18"/>
              </w:rPr>
            </w:pPr>
          </w:p>
        </w:tc>
        <w:tc>
          <w:tcPr>
            <w:tcW w:w="3402" w:type="dxa"/>
            <w:vAlign w:val="center"/>
          </w:tcPr>
          <w:p w:rsidRPr="0081016D" w:rsidR="0081016D" w:rsidP="0081016D" w:rsidRDefault="0081016D" w14:paraId="4E6949E3" w14:textId="77777777">
            <w:pPr>
              <w:widowControl w:val="0"/>
              <w:spacing w:line="240" w:lineRule="auto"/>
              <w:ind w:left="0" w:right="0" w:firstLine="0" w:firstLineChars="0"/>
              <w:jc w:val="center"/>
              <w:rPr>
                <w:rFonts w:cs="SimSun"/>
                <w:color w:val="auto"/>
                <w:sz w:val="18"/>
                <w:szCs w:val="18"/>
              </w:rPr>
            </w:pPr>
            <w:r w:rsidRPr="0081016D">
              <w:rPr>
                <w:rFonts w:hint="eastAsia" w:cs="SimSun"/>
                <w:color w:val="auto"/>
                <w:sz w:val="18"/>
                <w:szCs w:val="18"/>
              </w:rPr>
              <w:t>弱电间</w:t>
            </w:r>
            <w:r w:rsidRPr="0081016D">
              <w:rPr>
                <w:rFonts w:cs="SimSun"/>
                <w:color w:val="auto"/>
                <w:sz w:val="18"/>
                <w:szCs w:val="18"/>
              </w:rPr>
              <w:t>(</w:t>
            </w:r>
            <w:r w:rsidRPr="0081016D">
              <w:rPr>
                <w:rFonts w:cs="SimSun"/>
                <w:color w:val="auto"/>
                <w:sz w:val="18"/>
                <w:szCs w:val="18"/>
              </w:rPr>
              <w:t>电信间</w:t>
            </w:r>
            <w:r w:rsidRPr="0081016D">
              <w:rPr>
                <w:rFonts w:cs="SimSun"/>
                <w:color w:val="auto"/>
                <w:sz w:val="18"/>
                <w:szCs w:val="18"/>
              </w:rPr>
              <w:t>)</w:t>
            </w:r>
          </w:p>
        </w:tc>
      </w:tr>
    </w:tbl>
    <w:p w:rsidRPr="0081016D" w:rsidR="0081016D" w:rsidP="0081016D" w:rsidRDefault="0081016D" w14:paraId="65B57216" w14:textId="77777777">
      <w:pPr>
        <w:widowControl w:val="0"/>
        <w:spacing w:line="240" w:lineRule="auto"/>
        <w:ind w:left="0" w:right="0" w:firstLine="0" w:firstLineChars="0"/>
        <w:jc w:val="both"/>
        <w:rPr>
          <w:rFonts w:asciiTheme="minorHAnsi" w:hAnsiTheme="minorHAnsi" w:cstheme="minorBidi"/>
          <w:color w:val="auto"/>
          <w:kern w:val="2"/>
        </w:rPr>
      </w:pPr>
    </w:p>
    <w:p w:rsidR="0081016D" w:rsidP="00BA1DE6" w:rsidRDefault="00BA1DE6" w14:paraId="1B33B095" w14:textId="7F75EE16">
      <w:pPr>
        <w:pStyle w:val="C"/>
        <w:numPr>
          <w:ilvl w:val="0"/>
          <w:numId w:val="0"/>
        </w:numPr>
        <w:ind w:left="681"/>
      </w:pPr>
      <w:r w:rsidRPr="00BA1DE6">
        <w:rPr>
          <w:rFonts w:cs="Times New Roman"/>
          <w:b/>
          <w:bCs/>
        </w:rPr>
        <w:t>A.0.</w:t>
      </w:r>
      <w:r>
        <w:rPr>
          <w:rFonts w:cs="Times New Roman"/>
          <w:b/>
          <w:bCs/>
        </w:rPr>
        <w:t>7</w:t>
      </w:r>
      <w:r>
        <w:t xml:space="preserve"> </w:t>
      </w:r>
      <w:r>
        <w:t>动力系统</w:t>
      </w:r>
      <w:r w:rsidRPr="00417C9A">
        <w:t>的分类应符合表</w:t>
      </w:r>
      <w:r w:rsidRPr="00417C9A">
        <w:t>A.0.</w:t>
      </w:r>
      <w:r>
        <w:t>7</w:t>
      </w:r>
      <w:r w:rsidRPr="00417C9A">
        <w:t>的规定。</w:t>
      </w:r>
    </w:p>
    <w:p w:rsidRPr="00485A0E" w:rsidR="0081016D" w:rsidP="0081016D" w:rsidRDefault="0081016D" w14:paraId="760C1840" w14:textId="5A4AC966">
      <w:pPr>
        <w:pStyle w:val="Caption"/>
        <w:keepNext/>
        <w:ind w:left="284" w:firstLine="0" w:firstLineChars="0"/>
        <w:jc w:val="center"/>
        <w:outlineLvl w:val="0"/>
      </w:pPr>
      <w:r w:rsidRPr="00117A48">
        <w:t>表</w:t>
      </w:r>
      <w:r w:rsidR="004E5BBC">
        <w:t>A</w:t>
      </w:r>
      <w:r w:rsidR="00BA1DE6">
        <w:t>.0.</w:t>
      </w:r>
      <w:r>
        <w:t>7</w:t>
      </w:r>
      <w:r w:rsidRPr="00117A48">
        <w:t xml:space="preserve">   </w:t>
      </w:r>
      <w:r>
        <w:rPr>
          <w:rFonts w:hint="eastAsia"/>
        </w:rPr>
        <w:t>动力</w:t>
      </w:r>
      <w:r w:rsidRPr="00117A48">
        <w:t>系统分类</w:t>
      </w:r>
    </w:p>
    <w:tbl>
      <w:tblPr>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ook w:val="04A0" w:firstRow="1" w:lastRow="0" w:firstColumn="1" w:lastColumn="0" w:noHBand="0" w:noVBand="1"/>
      </w:tblPr>
      <w:tblGrid>
        <w:gridCol w:w="1701"/>
        <w:gridCol w:w="1701"/>
        <w:gridCol w:w="3402"/>
      </w:tblGrid>
      <w:tr w:rsidRPr="0035631D" w:rsidR="0035631D" w:rsidTr="004933AF" w14:paraId="7842F025" w14:textId="77777777">
        <w:trPr>
          <w:trHeight w:val="270"/>
          <w:tblHeader/>
          <w:jc w:val="center"/>
        </w:trPr>
        <w:tc>
          <w:tcPr>
            <w:tcW w:w="1701" w:type="dxa"/>
            <w:vAlign w:val="center"/>
          </w:tcPr>
          <w:p w:rsidRPr="0035631D" w:rsidR="0081016D" w:rsidP="004933AF" w:rsidRDefault="0081016D" w14:paraId="490B4C3B" w14:textId="77777777">
            <w:pPr>
              <w:pStyle w:val="a4"/>
              <w:rPr>
                <w:color w:val="auto"/>
                <w:szCs w:val="18"/>
              </w:rPr>
            </w:pPr>
            <w:r w:rsidRPr="0035631D">
              <w:rPr>
                <w:rFonts w:hint="eastAsia"/>
                <w:color w:val="auto"/>
                <w:szCs w:val="18"/>
              </w:rPr>
              <w:t>一级系统</w:t>
            </w:r>
          </w:p>
        </w:tc>
        <w:tc>
          <w:tcPr>
            <w:tcW w:w="1701" w:type="dxa"/>
            <w:vAlign w:val="center"/>
          </w:tcPr>
          <w:p w:rsidRPr="0035631D" w:rsidR="0081016D" w:rsidP="004933AF" w:rsidRDefault="0081016D" w14:paraId="51784C5F" w14:textId="77777777">
            <w:pPr>
              <w:pStyle w:val="a4"/>
              <w:rPr>
                <w:color w:val="auto"/>
                <w:szCs w:val="18"/>
              </w:rPr>
            </w:pPr>
            <w:r w:rsidRPr="0035631D">
              <w:rPr>
                <w:rFonts w:hint="eastAsia"/>
                <w:color w:val="auto"/>
                <w:szCs w:val="18"/>
              </w:rPr>
              <w:t>二级系统</w:t>
            </w:r>
          </w:p>
        </w:tc>
        <w:tc>
          <w:tcPr>
            <w:tcW w:w="3402" w:type="dxa"/>
            <w:vAlign w:val="center"/>
          </w:tcPr>
          <w:p w:rsidRPr="0035631D" w:rsidR="0081016D" w:rsidP="004933AF" w:rsidRDefault="0081016D" w14:paraId="0F16C9A8" w14:textId="77777777">
            <w:pPr>
              <w:pStyle w:val="a4"/>
              <w:rPr>
                <w:color w:val="auto"/>
                <w:szCs w:val="18"/>
              </w:rPr>
            </w:pPr>
            <w:r w:rsidRPr="0035631D">
              <w:rPr>
                <w:rFonts w:hint="eastAsia"/>
                <w:color w:val="auto"/>
                <w:szCs w:val="18"/>
              </w:rPr>
              <w:t>三级系统</w:t>
            </w:r>
          </w:p>
        </w:tc>
      </w:tr>
      <w:tr w:rsidRPr="0035631D" w:rsidR="0035631D" w:rsidTr="004933AF" w14:paraId="07C0723B" w14:textId="77777777">
        <w:trPr>
          <w:trHeight w:val="270"/>
          <w:jc w:val="center"/>
        </w:trPr>
        <w:tc>
          <w:tcPr>
            <w:tcW w:w="1701" w:type="dxa"/>
            <w:vMerge w:val="restart"/>
            <w:vAlign w:val="center"/>
          </w:tcPr>
          <w:p w:rsidRPr="0035631D" w:rsidR="003A761A" w:rsidP="004933AF" w:rsidRDefault="003A761A" w14:paraId="3B03AB89" w14:textId="77777777">
            <w:pPr>
              <w:pStyle w:val="a4"/>
              <w:rPr>
                <w:color w:val="auto"/>
                <w:szCs w:val="18"/>
                <w:lang w:val="en-US"/>
              </w:rPr>
            </w:pPr>
            <w:r w:rsidRPr="0035631D">
              <w:rPr>
                <w:rFonts w:hint="eastAsia"/>
                <w:color w:val="auto"/>
                <w:szCs w:val="18"/>
              </w:rPr>
              <w:t>动力系统</w:t>
            </w:r>
          </w:p>
        </w:tc>
        <w:tc>
          <w:tcPr>
            <w:tcW w:w="1701" w:type="dxa"/>
            <w:vMerge w:val="restart"/>
            <w:vAlign w:val="center"/>
          </w:tcPr>
          <w:p w:rsidRPr="0035631D" w:rsidR="003A761A" w:rsidP="004933AF" w:rsidRDefault="003A761A" w14:paraId="16D8766C" w14:textId="77777777">
            <w:pPr>
              <w:pStyle w:val="a4"/>
              <w:rPr>
                <w:color w:val="auto"/>
                <w:szCs w:val="18"/>
              </w:rPr>
            </w:pPr>
            <w:r w:rsidRPr="0035631D">
              <w:rPr>
                <w:rFonts w:hint="eastAsia"/>
                <w:color w:val="auto"/>
                <w:szCs w:val="18"/>
              </w:rPr>
              <w:t>热力系统</w:t>
            </w:r>
          </w:p>
        </w:tc>
        <w:tc>
          <w:tcPr>
            <w:tcW w:w="3402" w:type="dxa"/>
            <w:vAlign w:val="center"/>
          </w:tcPr>
          <w:p w:rsidRPr="0035631D" w:rsidR="003A761A" w:rsidP="004933AF" w:rsidRDefault="003A761A" w14:paraId="0943C3F0" w14:textId="273A4E32">
            <w:pPr>
              <w:pStyle w:val="a4"/>
              <w:rPr>
                <w:color w:val="auto"/>
                <w:szCs w:val="18"/>
              </w:rPr>
            </w:pPr>
            <w:r w:rsidRPr="0035631D">
              <w:rPr>
                <w:rFonts w:hint="eastAsia"/>
                <w:color w:val="auto"/>
                <w:szCs w:val="18"/>
              </w:rPr>
              <w:t>热水系统</w:t>
            </w:r>
          </w:p>
        </w:tc>
      </w:tr>
      <w:tr w:rsidRPr="0035631D" w:rsidR="0035631D" w:rsidTr="004933AF" w14:paraId="0D7F2259" w14:textId="77777777">
        <w:trPr>
          <w:trHeight w:val="270"/>
          <w:jc w:val="center"/>
        </w:trPr>
        <w:tc>
          <w:tcPr>
            <w:tcW w:w="1701" w:type="dxa"/>
            <w:vMerge/>
            <w:vAlign w:val="center"/>
          </w:tcPr>
          <w:p w:rsidRPr="0035631D" w:rsidR="003A761A" w:rsidP="004933AF" w:rsidRDefault="003A761A" w14:paraId="7CEB0311" w14:textId="77777777">
            <w:pPr>
              <w:pStyle w:val="a4"/>
              <w:rPr>
                <w:color w:val="auto"/>
                <w:szCs w:val="18"/>
              </w:rPr>
            </w:pPr>
          </w:p>
        </w:tc>
        <w:tc>
          <w:tcPr>
            <w:tcW w:w="1701" w:type="dxa"/>
            <w:vMerge/>
            <w:vAlign w:val="center"/>
          </w:tcPr>
          <w:p w:rsidRPr="0035631D" w:rsidR="003A761A" w:rsidP="004933AF" w:rsidRDefault="003A761A" w14:paraId="5EE1A7DF" w14:textId="77777777">
            <w:pPr>
              <w:pStyle w:val="a4"/>
              <w:rPr>
                <w:color w:val="auto"/>
                <w:szCs w:val="18"/>
              </w:rPr>
            </w:pPr>
          </w:p>
        </w:tc>
        <w:tc>
          <w:tcPr>
            <w:tcW w:w="3402" w:type="dxa"/>
            <w:vAlign w:val="center"/>
          </w:tcPr>
          <w:p w:rsidRPr="0035631D" w:rsidR="003A761A" w:rsidP="004933AF" w:rsidRDefault="003A761A" w14:paraId="11F20A3B" w14:textId="02D69AC0">
            <w:pPr>
              <w:pStyle w:val="a4"/>
              <w:rPr>
                <w:color w:val="auto"/>
                <w:szCs w:val="18"/>
              </w:rPr>
            </w:pPr>
            <w:r w:rsidRPr="0035631D">
              <w:rPr>
                <w:rFonts w:hint="eastAsia"/>
                <w:color w:val="auto"/>
                <w:szCs w:val="18"/>
              </w:rPr>
              <w:t>蒸汽系统</w:t>
            </w:r>
          </w:p>
        </w:tc>
      </w:tr>
      <w:tr w:rsidRPr="0035631D" w:rsidR="0035631D" w:rsidTr="004933AF" w14:paraId="134318E5" w14:textId="77777777">
        <w:trPr>
          <w:trHeight w:val="270"/>
          <w:jc w:val="center"/>
        </w:trPr>
        <w:tc>
          <w:tcPr>
            <w:tcW w:w="1701" w:type="dxa"/>
            <w:vMerge/>
            <w:vAlign w:val="center"/>
          </w:tcPr>
          <w:p w:rsidRPr="0035631D" w:rsidR="003A761A" w:rsidP="004933AF" w:rsidRDefault="003A761A" w14:paraId="61556A8D" w14:textId="77777777">
            <w:pPr>
              <w:pStyle w:val="a4"/>
              <w:rPr>
                <w:color w:val="auto"/>
                <w:szCs w:val="18"/>
              </w:rPr>
            </w:pPr>
          </w:p>
        </w:tc>
        <w:tc>
          <w:tcPr>
            <w:tcW w:w="1701" w:type="dxa"/>
            <w:vMerge/>
            <w:vAlign w:val="center"/>
          </w:tcPr>
          <w:p w:rsidRPr="0035631D" w:rsidR="003A761A" w:rsidP="004933AF" w:rsidRDefault="003A761A" w14:paraId="24E5823C" w14:textId="77777777">
            <w:pPr>
              <w:pStyle w:val="a4"/>
              <w:rPr>
                <w:color w:val="auto"/>
                <w:szCs w:val="18"/>
              </w:rPr>
            </w:pPr>
          </w:p>
        </w:tc>
        <w:tc>
          <w:tcPr>
            <w:tcW w:w="3402" w:type="dxa"/>
            <w:vAlign w:val="center"/>
          </w:tcPr>
          <w:p w:rsidRPr="0035631D" w:rsidR="003A761A" w:rsidP="004933AF" w:rsidRDefault="003A761A" w14:paraId="13C1F790" w14:textId="7DFB6F45">
            <w:pPr>
              <w:pStyle w:val="a4"/>
              <w:rPr>
                <w:color w:val="auto"/>
                <w:szCs w:val="18"/>
              </w:rPr>
            </w:pPr>
            <w:r w:rsidRPr="0035631D">
              <w:rPr>
                <w:rFonts w:hint="eastAsia"/>
                <w:color w:val="auto"/>
                <w:szCs w:val="18"/>
              </w:rPr>
              <w:t>凝结水系统</w:t>
            </w:r>
          </w:p>
        </w:tc>
      </w:tr>
      <w:tr w:rsidRPr="0035631D" w:rsidR="0035631D" w:rsidTr="004933AF" w14:paraId="4FA0A89F" w14:textId="77777777">
        <w:trPr>
          <w:trHeight w:val="270"/>
          <w:jc w:val="center"/>
        </w:trPr>
        <w:tc>
          <w:tcPr>
            <w:tcW w:w="1701" w:type="dxa"/>
            <w:vMerge/>
            <w:vAlign w:val="center"/>
          </w:tcPr>
          <w:p w:rsidRPr="0035631D" w:rsidR="003A761A" w:rsidP="004933AF" w:rsidRDefault="003A761A" w14:paraId="4E95E1B9" w14:textId="77777777">
            <w:pPr>
              <w:pStyle w:val="a4"/>
              <w:rPr>
                <w:color w:val="auto"/>
                <w:szCs w:val="18"/>
              </w:rPr>
            </w:pPr>
          </w:p>
        </w:tc>
        <w:tc>
          <w:tcPr>
            <w:tcW w:w="1701" w:type="dxa"/>
            <w:vMerge/>
            <w:vAlign w:val="center"/>
          </w:tcPr>
          <w:p w:rsidRPr="0035631D" w:rsidR="003A761A" w:rsidP="004933AF" w:rsidRDefault="003A761A" w14:paraId="6701671F" w14:textId="77777777">
            <w:pPr>
              <w:pStyle w:val="a4"/>
              <w:rPr>
                <w:color w:val="auto"/>
                <w:szCs w:val="18"/>
              </w:rPr>
            </w:pPr>
          </w:p>
        </w:tc>
        <w:tc>
          <w:tcPr>
            <w:tcW w:w="3402" w:type="dxa"/>
            <w:vAlign w:val="center"/>
          </w:tcPr>
          <w:p w:rsidRPr="0035631D" w:rsidR="003A761A" w:rsidP="004933AF" w:rsidRDefault="003A761A" w14:paraId="3BDE0633" w14:textId="31E89AC3">
            <w:pPr>
              <w:pStyle w:val="a4"/>
              <w:rPr>
                <w:color w:val="auto"/>
                <w:szCs w:val="18"/>
              </w:rPr>
            </w:pPr>
            <w:r w:rsidRPr="0035631D">
              <w:rPr>
                <w:rFonts w:hint="eastAsia"/>
                <w:color w:val="auto"/>
                <w:szCs w:val="18"/>
              </w:rPr>
              <w:t>废汽系统</w:t>
            </w:r>
          </w:p>
        </w:tc>
      </w:tr>
      <w:tr w:rsidRPr="0035631D" w:rsidR="0035631D" w:rsidTr="004933AF" w14:paraId="3DCB1C85" w14:textId="77777777">
        <w:trPr>
          <w:trHeight w:val="270"/>
          <w:jc w:val="center"/>
        </w:trPr>
        <w:tc>
          <w:tcPr>
            <w:tcW w:w="1701" w:type="dxa"/>
            <w:vMerge/>
            <w:vAlign w:val="center"/>
          </w:tcPr>
          <w:p w:rsidRPr="0035631D" w:rsidR="003A761A" w:rsidP="004933AF" w:rsidRDefault="003A761A" w14:paraId="146F4C72" w14:textId="77777777">
            <w:pPr>
              <w:pStyle w:val="a4"/>
              <w:rPr>
                <w:color w:val="auto"/>
                <w:szCs w:val="18"/>
              </w:rPr>
            </w:pPr>
          </w:p>
        </w:tc>
        <w:tc>
          <w:tcPr>
            <w:tcW w:w="1701" w:type="dxa"/>
            <w:vMerge/>
            <w:vAlign w:val="center"/>
          </w:tcPr>
          <w:p w:rsidRPr="0035631D" w:rsidR="003A761A" w:rsidP="004933AF" w:rsidRDefault="003A761A" w14:paraId="0CD46CB0" w14:textId="77777777">
            <w:pPr>
              <w:pStyle w:val="a4"/>
              <w:rPr>
                <w:color w:val="auto"/>
                <w:szCs w:val="18"/>
              </w:rPr>
            </w:pPr>
          </w:p>
        </w:tc>
        <w:tc>
          <w:tcPr>
            <w:tcW w:w="3402" w:type="dxa"/>
            <w:vAlign w:val="center"/>
          </w:tcPr>
          <w:p w:rsidRPr="0035631D" w:rsidR="003A761A" w:rsidP="004933AF" w:rsidRDefault="003A761A" w14:paraId="4C5A430D" w14:textId="4385FC96">
            <w:pPr>
              <w:pStyle w:val="a4"/>
              <w:rPr>
                <w:color w:val="auto"/>
                <w:szCs w:val="18"/>
              </w:rPr>
            </w:pPr>
            <w:r w:rsidRPr="0035631D">
              <w:rPr>
                <w:rFonts w:hint="eastAsia"/>
                <w:color w:val="auto"/>
                <w:szCs w:val="18"/>
              </w:rPr>
              <w:t>水处理系统（锅炉房）</w:t>
            </w:r>
          </w:p>
        </w:tc>
      </w:tr>
      <w:tr w:rsidRPr="0035631D" w:rsidR="0035631D" w:rsidTr="004933AF" w14:paraId="0B3F8D0A" w14:textId="77777777">
        <w:trPr>
          <w:trHeight w:val="270"/>
          <w:jc w:val="center"/>
        </w:trPr>
        <w:tc>
          <w:tcPr>
            <w:tcW w:w="1701" w:type="dxa"/>
            <w:vMerge/>
            <w:vAlign w:val="center"/>
          </w:tcPr>
          <w:p w:rsidRPr="0035631D" w:rsidR="003A761A" w:rsidP="004933AF" w:rsidRDefault="003A761A" w14:paraId="0730C8FE" w14:textId="77777777">
            <w:pPr>
              <w:pStyle w:val="a4"/>
              <w:rPr>
                <w:color w:val="auto"/>
                <w:szCs w:val="18"/>
              </w:rPr>
            </w:pPr>
          </w:p>
        </w:tc>
        <w:tc>
          <w:tcPr>
            <w:tcW w:w="1701" w:type="dxa"/>
            <w:vMerge/>
            <w:vAlign w:val="center"/>
          </w:tcPr>
          <w:p w:rsidRPr="0035631D" w:rsidR="003A761A" w:rsidP="004933AF" w:rsidRDefault="003A761A" w14:paraId="759B7EB4" w14:textId="77777777">
            <w:pPr>
              <w:pStyle w:val="a4"/>
              <w:rPr>
                <w:color w:val="auto"/>
                <w:szCs w:val="18"/>
              </w:rPr>
            </w:pPr>
          </w:p>
        </w:tc>
        <w:tc>
          <w:tcPr>
            <w:tcW w:w="3402" w:type="dxa"/>
            <w:vAlign w:val="center"/>
          </w:tcPr>
          <w:p w:rsidRPr="0035631D" w:rsidR="003A761A" w:rsidP="004933AF" w:rsidRDefault="003A761A" w14:paraId="6958B5B3" w14:textId="0637E6DB">
            <w:pPr>
              <w:pStyle w:val="a4"/>
              <w:rPr>
                <w:color w:val="auto"/>
                <w:szCs w:val="18"/>
              </w:rPr>
            </w:pPr>
            <w:r w:rsidRPr="0035631D">
              <w:rPr>
                <w:rFonts w:hint="eastAsia"/>
                <w:color w:val="auto"/>
                <w:szCs w:val="18"/>
              </w:rPr>
              <w:t>烟风系统（锅炉房）</w:t>
            </w:r>
          </w:p>
        </w:tc>
      </w:tr>
      <w:tr w:rsidRPr="0035631D" w:rsidR="0035631D" w:rsidTr="004933AF" w14:paraId="21C10978" w14:textId="77777777">
        <w:trPr>
          <w:trHeight w:val="270"/>
          <w:jc w:val="center"/>
        </w:trPr>
        <w:tc>
          <w:tcPr>
            <w:tcW w:w="1701" w:type="dxa"/>
            <w:vMerge/>
            <w:vAlign w:val="center"/>
          </w:tcPr>
          <w:p w:rsidRPr="0035631D" w:rsidR="003A761A" w:rsidP="004933AF" w:rsidRDefault="003A761A" w14:paraId="101ECAE8" w14:textId="77777777">
            <w:pPr>
              <w:pStyle w:val="a4"/>
              <w:rPr>
                <w:color w:val="auto"/>
                <w:szCs w:val="18"/>
              </w:rPr>
            </w:pPr>
          </w:p>
        </w:tc>
        <w:tc>
          <w:tcPr>
            <w:tcW w:w="1701" w:type="dxa"/>
            <w:vMerge/>
            <w:vAlign w:val="center"/>
          </w:tcPr>
          <w:p w:rsidRPr="0035631D" w:rsidR="003A761A" w:rsidP="004933AF" w:rsidRDefault="003A761A" w14:paraId="085AE53A" w14:textId="77777777">
            <w:pPr>
              <w:pStyle w:val="a4"/>
              <w:rPr>
                <w:color w:val="auto"/>
                <w:szCs w:val="18"/>
              </w:rPr>
            </w:pPr>
          </w:p>
        </w:tc>
        <w:tc>
          <w:tcPr>
            <w:tcW w:w="3402" w:type="dxa"/>
            <w:vAlign w:val="center"/>
          </w:tcPr>
          <w:p w:rsidRPr="0035631D" w:rsidR="003A761A" w:rsidP="004933AF" w:rsidRDefault="003A761A" w14:paraId="2218855D" w14:textId="29A0034D">
            <w:pPr>
              <w:pStyle w:val="a4"/>
              <w:rPr>
                <w:color w:val="auto"/>
                <w:szCs w:val="18"/>
              </w:rPr>
            </w:pPr>
            <w:r w:rsidRPr="0035631D">
              <w:rPr>
                <w:rFonts w:hint="eastAsia"/>
                <w:color w:val="auto"/>
                <w:szCs w:val="18"/>
              </w:rPr>
              <w:t>排污系统（锅炉房）</w:t>
            </w:r>
          </w:p>
        </w:tc>
      </w:tr>
      <w:tr w:rsidRPr="0035631D" w:rsidR="0035631D" w:rsidTr="004933AF" w14:paraId="6D79F358" w14:textId="77777777">
        <w:trPr>
          <w:trHeight w:val="270"/>
          <w:jc w:val="center"/>
        </w:trPr>
        <w:tc>
          <w:tcPr>
            <w:tcW w:w="1701" w:type="dxa"/>
            <w:vMerge/>
            <w:vAlign w:val="center"/>
          </w:tcPr>
          <w:p w:rsidRPr="0035631D" w:rsidR="003A761A" w:rsidP="004933AF" w:rsidRDefault="003A761A" w14:paraId="61F5418E" w14:textId="77777777">
            <w:pPr>
              <w:pStyle w:val="a4"/>
              <w:rPr>
                <w:color w:val="auto"/>
                <w:szCs w:val="18"/>
              </w:rPr>
            </w:pPr>
          </w:p>
        </w:tc>
        <w:tc>
          <w:tcPr>
            <w:tcW w:w="1701" w:type="dxa"/>
            <w:vMerge w:val="restart"/>
            <w:vAlign w:val="center"/>
          </w:tcPr>
          <w:p w:rsidRPr="0035631D" w:rsidR="003A761A" w:rsidP="004933AF" w:rsidRDefault="003A761A" w14:paraId="18E0BE81" w14:textId="77777777">
            <w:pPr>
              <w:pStyle w:val="a4"/>
              <w:rPr>
                <w:color w:val="auto"/>
                <w:szCs w:val="18"/>
              </w:rPr>
            </w:pPr>
            <w:r w:rsidRPr="0035631D">
              <w:rPr>
                <w:rFonts w:hint="eastAsia"/>
                <w:color w:val="auto"/>
                <w:szCs w:val="18"/>
              </w:rPr>
              <w:t>燃气系统</w:t>
            </w:r>
          </w:p>
        </w:tc>
        <w:tc>
          <w:tcPr>
            <w:tcW w:w="3402" w:type="dxa"/>
            <w:vAlign w:val="center"/>
          </w:tcPr>
          <w:p w:rsidRPr="0035631D" w:rsidR="003A761A" w:rsidP="004933AF" w:rsidRDefault="003A761A" w14:paraId="00F90D25" w14:textId="7C378756">
            <w:pPr>
              <w:pStyle w:val="a4"/>
              <w:rPr>
                <w:color w:val="auto"/>
                <w:szCs w:val="18"/>
              </w:rPr>
            </w:pPr>
            <w:r w:rsidRPr="0035631D">
              <w:rPr>
                <w:rFonts w:hint="eastAsia"/>
                <w:color w:val="auto"/>
                <w:szCs w:val="18"/>
              </w:rPr>
              <w:t>天然气系统</w:t>
            </w:r>
          </w:p>
        </w:tc>
      </w:tr>
      <w:tr w:rsidRPr="0035631D" w:rsidR="0035631D" w:rsidTr="004933AF" w14:paraId="3ED8EDF8" w14:textId="77777777">
        <w:trPr>
          <w:trHeight w:val="270"/>
          <w:jc w:val="center"/>
        </w:trPr>
        <w:tc>
          <w:tcPr>
            <w:tcW w:w="1701" w:type="dxa"/>
            <w:vMerge/>
            <w:vAlign w:val="center"/>
          </w:tcPr>
          <w:p w:rsidRPr="0035631D" w:rsidR="003A761A" w:rsidP="004933AF" w:rsidRDefault="003A761A" w14:paraId="7A796BEE" w14:textId="77777777">
            <w:pPr>
              <w:pStyle w:val="a4"/>
              <w:rPr>
                <w:color w:val="auto"/>
                <w:szCs w:val="18"/>
              </w:rPr>
            </w:pPr>
          </w:p>
        </w:tc>
        <w:tc>
          <w:tcPr>
            <w:tcW w:w="1701" w:type="dxa"/>
            <w:vMerge/>
            <w:vAlign w:val="center"/>
          </w:tcPr>
          <w:p w:rsidRPr="0035631D" w:rsidR="003A761A" w:rsidP="004933AF" w:rsidRDefault="003A761A" w14:paraId="1F2E83AC" w14:textId="77777777">
            <w:pPr>
              <w:pStyle w:val="a4"/>
              <w:rPr>
                <w:color w:val="auto"/>
                <w:szCs w:val="18"/>
              </w:rPr>
            </w:pPr>
          </w:p>
        </w:tc>
        <w:tc>
          <w:tcPr>
            <w:tcW w:w="3402" w:type="dxa"/>
            <w:vAlign w:val="center"/>
          </w:tcPr>
          <w:p w:rsidRPr="0035631D" w:rsidR="003A761A" w:rsidP="004933AF" w:rsidRDefault="003A761A" w14:paraId="567E1AD9" w14:textId="794FD8F0">
            <w:pPr>
              <w:pStyle w:val="a4"/>
              <w:rPr>
                <w:color w:val="auto"/>
                <w:szCs w:val="18"/>
              </w:rPr>
            </w:pPr>
            <w:r w:rsidRPr="0035631D">
              <w:rPr>
                <w:rFonts w:hint="eastAsia"/>
                <w:color w:val="auto"/>
                <w:szCs w:val="18"/>
              </w:rPr>
              <w:t>人工煤气系统</w:t>
            </w:r>
          </w:p>
        </w:tc>
      </w:tr>
      <w:tr w:rsidRPr="0035631D" w:rsidR="0035631D" w:rsidTr="004933AF" w14:paraId="5674D065" w14:textId="77777777">
        <w:trPr>
          <w:trHeight w:val="270"/>
          <w:jc w:val="center"/>
        </w:trPr>
        <w:tc>
          <w:tcPr>
            <w:tcW w:w="1701" w:type="dxa"/>
            <w:vMerge/>
            <w:vAlign w:val="center"/>
          </w:tcPr>
          <w:p w:rsidRPr="0035631D" w:rsidR="003A761A" w:rsidP="004933AF" w:rsidRDefault="003A761A" w14:paraId="232E1598" w14:textId="77777777">
            <w:pPr>
              <w:pStyle w:val="a4"/>
              <w:rPr>
                <w:color w:val="auto"/>
                <w:szCs w:val="18"/>
              </w:rPr>
            </w:pPr>
          </w:p>
        </w:tc>
        <w:tc>
          <w:tcPr>
            <w:tcW w:w="1701" w:type="dxa"/>
            <w:vMerge/>
            <w:vAlign w:val="center"/>
          </w:tcPr>
          <w:p w:rsidRPr="0035631D" w:rsidR="003A761A" w:rsidP="004933AF" w:rsidRDefault="003A761A" w14:paraId="39FF1B2C" w14:textId="77777777">
            <w:pPr>
              <w:pStyle w:val="a4"/>
              <w:rPr>
                <w:color w:val="auto"/>
                <w:szCs w:val="18"/>
              </w:rPr>
            </w:pPr>
          </w:p>
        </w:tc>
        <w:tc>
          <w:tcPr>
            <w:tcW w:w="3402" w:type="dxa"/>
            <w:vAlign w:val="center"/>
          </w:tcPr>
          <w:p w:rsidRPr="0035631D" w:rsidR="003A761A" w:rsidP="004933AF" w:rsidRDefault="003A761A" w14:paraId="0AC22E3F" w14:textId="07426235">
            <w:pPr>
              <w:pStyle w:val="a4"/>
              <w:rPr>
                <w:color w:val="auto"/>
                <w:szCs w:val="18"/>
              </w:rPr>
            </w:pPr>
            <w:r w:rsidRPr="0035631D">
              <w:rPr>
                <w:rFonts w:hint="eastAsia"/>
                <w:color w:val="auto"/>
                <w:szCs w:val="18"/>
              </w:rPr>
              <w:t>液化石油气系统</w:t>
            </w:r>
          </w:p>
        </w:tc>
      </w:tr>
      <w:tr w:rsidRPr="0035631D" w:rsidR="0035631D" w:rsidTr="004933AF" w14:paraId="2724C4AD" w14:textId="77777777">
        <w:trPr>
          <w:trHeight w:val="270"/>
          <w:jc w:val="center"/>
        </w:trPr>
        <w:tc>
          <w:tcPr>
            <w:tcW w:w="1701" w:type="dxa"/>
            <w:vMerge/>
            <w:vAlign w:val="center"/>
          </w:tcPr>
          <w:p w:rsidRPr="0035631D" w:rsidR="0035631D" w:rsidP="004933AF" w:rsidRDefault="0035631D" w14:paraId="689FA239" w14:textId="77777777">
            <w:pPr>
              <w:pStyle w:val="a4"/>
              <w:rPr>
                <w:color w:val="auto"/>
                <w:szCs w:val="18"/>
              </w:rPr>
            </w:pPr>
          </w:p>
        </w:tc>
        <w:tc>
          <w:tcPr>
            <w:tcW w:w="1701" w:type="dxa"/>
            <w:vMerge w:val="restart"/>
            <w:vAlign w:val="center"/>
          </w:tcPr>
          <w:p w:rsidRPr="0035631D" w:rsidR="0035631D" w:rsidP="004933AF" w:rsidRDefault="0035631D" w14:paraId="4F1F63A3" w14:textId="7EC38D44">
            <w:pPr>
              <w:pStyle w:val="a4"/>
              <w:rPr>
                <w:color w:val="auto"/>
                <w:szCs w:val="18"/>
              </w:rPr>
            </w:pPr>
            <w:r w:rsidRPr="0035631D">
              <w:rPr>
                <w:rFonts w:hint="eastAsia"/>
                <w:color w:val="auto"/>
                <w:szCs w:val="18"/>
              </w:rPr>
              <w:t>油系统</w:t>
            </w:r>
          </w:p>
        </w:tc>
        <w:tc>
          <w:tcPr>
            <w:tcW w:w="3402" w:type="dxa"/>
            <w:vAlign w:val="center"/>
          </w:tcPr>
          <w:p w:rsidRPr="0035631D" w:rsidR="0035631D" w:rsidP="004933AF" w:rsidRDefault="0035631D" w14:paraId="023E3285" w14:textId="2F0F7286">
            <w:pPr>
              <w:pStyle w:val="a4"/>
              <w:rPr>
                <w:color w:val="auto"/>
                <w:szCs w:val="18"/>
              </w:rPr>
            </w:pPr>
            <w:r w:rsidRPr="0035631D">
              <w:rPr>
                <w:rFonts w:hint="eastAsia"/>
                <w:color w:val="auto"/>
                <w:szCs w:val="18"/>
              </w:rPr>
              <w:t>燃料油系统（柴油、重油等）</w:t>
            </w:r>
          </w:p>
        </w:tc>
      </w:tr>
      <w:tr w:rsidRPr="0035631D" w:rsidR="0035631D" w:rsidTr="004933AF" w14:paraId="453B4A50" w14:textId="77777777">
        <w:trPr>
          <w:trHeight w:val="270"/>
          <w:jc w:val="center"/>
        </w:trPr>
        <w:tc>
          <w:tcPr>
            <w:tcW w:w="1701" w:type="dxa"/>
            <w:vMerge/>
            <w:vAlign w:val="center"/>
          </w:tcPr>
          <w:p w:rsidRPr="0035631D" w:rsidR="0035631D" w:rsidP="004933AF" w:rsidRDefault="0035631D" w14:paraId="35B2F181" w14:textId="77777777">
            <w:pPr>
              <w:pStyle w:val="a4"/>
              <w:rPr>
                <w:color w:val="auto"/>
                <w:szCs w:val="18"/>
              </w:rPr>
            </w:pPr>
          </w:p>
        </w:tc>
        <w:tc>
          <w:tcPr>
            <w:tcW w:w="1701" w:type="dxa"/>
            <w:vMerge/>
            <w:vAlign w:val="center"/>
          </w:tcPr>
          <w:p w:rsidRPr="0035631D" w:rsidR="0035631D" w:rsidP="004933AF" w:rsidRDefault="0035631D" w14:paraId="2CE79F88" w14:textId="77777777">
            <w:pPr>
              <w:pStyle w:val="a4"/>
              <w:rPr>
                <w:color w:val="auto"/>
                <w:szCs w:val="18"/>
              </w:rPr>
            </w:pPr>
          </w:p>
        </w:tc>
        <w:tc>
          <w:tcPr>
            <w:tcW w:w="3402" w:type="dxa"/>
            <w:vAlign w:val="center"/>
          </w:tcPr>
          <w:p w:rsidRPr="0035631D" w:rsidR="0035631D" w:rsidP="004933AF" w:rsidRDefault="0035631D" w14:paraId="4CDFEAB0" w14:textId="7EA94C3A">
            <w:pPr>
              <w:pStyle w:val="a4"/>
              <w:rPr>
                <w:color w:val="auto"/>
                <w:szCs w:val="18"/>
              </w:rPr>
            </w:pPr>
            <w:r w:rsidRPr="0035631D">
              <w:rPr>
                <w:rFonts w:hint="eastAsia"/>
                <w:color w:val="auto"/>
                <w:szCs w:val="18"/>
              </w:rPr>
              <w:t>导热油系统</w:t>
            </w:r>
          </w:p>
        </w:tc>
      </w:tr>
      <w:tr w:rsidRPr="0035631D" w:rsidR="0035631D" w:rsidTr="004933AF" w14:paraId="4B299AA4" w14:textId="77777777">
        <w:trPr>
          <w:trHeight w:val="270"/>
          <w:jc w:val="center"/>
        </w:trPr>
        <w:tc>
          <w:tcPr>
            <w:tcW w:w="1701" w:type="dxa"/>
            <w:vMerge/>
            <w:vAlign w:val="center"/>
          </w:tcPr>
          <w:p w:rsidRPr="0035631D" w:rsidR="0035631D" w:rsidP="004933AF" w:rsidRDefault="0035631D" w14:paraId="12FE6CCF" w14:textId="77777777">
            <w:pPr>
              <w:pStyle w:val="a4"/>
              <w:rPr>
                <w:color w:val="auto"/>
                <w:szCs w:val="18"/>
              </w:rPr>
            </w:pPr>
          </w:p>
        </w:tc>
        <w:tc>
          <w:tcPr>
            <w:tcW w:w="1701" w:type="dxa"/>
            <w:vMerge/>
            <w:vAlign w:val="center"/>
          </w:tcPr>
          <w:p w:rsidRPr="0035631D" w:rsidR="0035631D" w:rsidP="004933AF" w:rsidRDefault="0035631D" w14:paraId="45A10E13" w14:textId="77777777">
            <w:pPr>
              <w:pStyle w:val="a4"/>
              <w:rPr>
                <w:color w:val="auto"/>
                <w:szCs w:val="18"/>
              </w:rPr>
            </w:pPr>
          </w:p>
        </w:tc>
        <w:tc>
          <w:tcPr>
            <w:tcW w:w="3402" w:type="dxa"/>
            <w:vAlign w:val="center"/>
          </w:tcPr>
          <w:p w:rsidRPr="0035631D" w:rsidR="0035631D" w:rsidP="004933AF" w:rsidRDefault="0035631D" w14:paraId="4EA5D6AD" w14:textId="34A4BF20">
            <w:pPr>
              <w:pStyle w:val="a4"/>
              <w:rPr>
                <w:color w:val="auto"/>
                <w:szCs w:val="18"/>
              </w:rPr>
            </w:pPr>
            <w:r w:rsidRPr="0035631D">
              <w:rPr>
                <w:rFonts w:hint="eastAsia"/>
                <w:color w:val="auto"/>
                <w:szCs w:val="18"/>
              </w:rPr>
              <w:t>工业油系统</w:t>
            </w:r>
            <w:r>
              <w:rPr>
                <w:color w:val="auto"/>
                <w:szCs w:val="18"/>
              </w:rPr>
              <w:br/>
            </w:r>
            <w:r w:rsidRPr="0035631D">
              <w:rPr>
                <w:rFonts w:hint="eastAsia"/>
                <w:color w:val="auto"/>
                <w:szCs w:val="18"/>
              </w:rPr>
              <w:t>（液压油、齿轮油、润滑油等）</w:t>
            </w:r>
          </w:p>
        </w:tc>
      </w:tr>
      <w:tr w:rsidRPr="0035631D" w:rsidR="0035631D" w:rsidTr="004933AF" w14:paraId="351EF189" w14:textId="77777777">
        <w:trPr>
          <w:trHeight w:val="270"/>
          <w:jc w:val="center"/>
        </w:trPr>
        <w:tc>
          <w:tcPr>
            <w:tcW w:w="1701" w:type="dxa"/>
            <w:vMerge/>
            <w:vAlign w:val="center"/>
          </w:tcPr>
          <w:p w:rsidRPr="0035631D" w:rsidR="0035631D" w:rsidP="004933AF" w:rsidRDefault="0035631D" w14:paraId="11A057E3" w14:textId="77777777">
            <w:pPr>
              <w:pStyle w:val="a4"/>
              <w:rPr>
                <w:color w:val="auto"/>
                <w:szCs w:val="18"/>
              </w:rPr>
            </w:pPr>
          </w:p>
        </w:tc>
        <w:tc>
          <w:tcPr>
            <w:tcW w:w="1701" w:type="dxa"/>
            <w:vAlign w:val="center"/>
          </w:tcPr>
          <w:p w:rsidRPr="0035631D" w:rsidR="0035631D" w:rsidP="004933AF" w:rsidRDefault="0035631D" w14:paraId="4F5852A4" w14:textId="5CA35CCE">
            <w:pPr>
              <w:pStyle w:val="a4"/>
              <w:rPr>
                <w:color w:val="auto"/>
                <w:szCs w:val="18"/>
              </w:rPr>
            </w:pPr>
            <w:r w:rsidRPr="0035631D">
              <w:rPr>
                <w:rFonts w:hint="eastAsia"/>
                <w:color w:val="auto"/>
                <w:szCs w:val="18"/>
              </w:rPr>
              <w:t>燃煤</w:t>
            </w:r>
            <w:r w:rsidRPr="0035631D">
              <w:rPr>
                <w:color w:val="auto"/>
                <w:szCs w:val="18"/>
              </w:rPr>
              <w:t>系统</w:t>
            </w:r>
          </w:p>
        </w:tc>
        <w:tc>
          <w:tcPr>
            <w:tcW w:w="3402" w:type="dxa"/>
            <w:vAlign w:val="center"/>
          </w:tcPr>
          <w:p w:rsidRPr="0035631D" w:rsidR="0035631D" w:rsidP="004933AF" w:rsidRDefault="0035631D" w14:paraId="0A6739BE" w14:textId="3DF7A18B">
            <w:pPr>
              <w:pStyle w:val="a4"/>
              <w:rPr>
                <w:b/>
                <w:color w:val="auto"/>
                <w:szCs w:val="18"/>
              </w:rPr>
            </w:pPr>
            <w:r w:rsidRPr="0035631D">
              <w:rPr>
                <w:rFonts w:hint="eastAsia"/>
                <w:b/>
                <w:color w:val="auto"/>
                <w:szCs w:val="18"/>
              </w:rPr>
              <w:t>-</w:t>
            </w:r>
          </w:p>
        </w:tc>
      </w:tr>
      <w:tr w:rsidRPr="0035631D" w:rsidR="0035631D" w:rsidTr="004933AF" w14:paraId="676DD60A" w14:textId="77777777">
        <w:trPr>
          <w:trHeight w:val="270"/>
          <w:jc w:val="center"/>
        </w:trPr>
        <w:tc>
          <w:tcPr>
            <w:tcW w:w="1701" w:type="dxa"/>
            <w:vMerge/>
            <w:vAlign w:val="center"/>
          </w:tcPr>
          <w:p w:rsidRPr="0035631D" w:rsidR="0035631D" w:rsidP="004933AF" w:rsidRDefault="0035631D" w14:paraId="54B55B55" w14:textId="77777777">
            <w:pPr>
              <w:pStyle w:val="a4"/>
              <w:rPr>
                <w:color w:val="auto"/>
                <w:szCs w:val="18"/>
              </w:rPr>
            </w:pPr>
          </w:p>
        </w:tc>
        <w:tc>
          <w:tcPr>
            <w:tcW w:w="1701" w:type="dxa"/>
            <w:vMerge w:val="restart"/>
            <w:vAlign w:val="center"/>
          </w:tcPr>
          <w:p w:rsidRPr="0035631D" w:rsidR="0035631D" w:rsidP="004933AF" w:rsidRDefault="0035631D" w14:paraId="4C7DBE98" w14:textId="77777777">
            <w:pPr>
              <w:pStyle w:val="a4"/>
              <w:rPr>
                <w:color w:val="auto"/>
                <w:szCs w:val="18"/>
              </w:rPr>
            </w:pPr>
            <w:r w:rsidRPr="0035631D">
              <w:rPr>
                <w:rFonts w:hint="eastAsia"/>
                <w:color w:val="auto"/>
                <w:szCs w:val="18"/>
              </w:rPr>
              <w:t>气体系统</w:t>
            </w:r>
          </w:p>
        </w:tc>
        <w:tc>
          <w:tcPr>
            <w:tcW w:w="3402" w:type="dxa"/>
            <w:vAlign w:val="center"/>
          </w:tcPr>
          <w:p w:rsidRPr="0035631D" w:rsidR="0035631D" w:rsidP="004933AF" w:rsidRDefault="0035631D" w14:paraId="0F05AA95" w14:textId="77777777">
            <w:pPr>
              <w:pStyle w:val="a4"/>
              <w:rPr>
                <w:color w:val="auto"/>
                <w:szCs w:val="18"/>
              </w:rPr>
            </w:pPr>
            <w:r w:rsidRPr="0035631D">
              <w:rPr>
                <w:rFonts w:hint="eastAsia"/>
                <w:color w:val="auto"/>
                <w:szCs w:val="18"/>
              </w:rPr>
              <w:t>压缩空气系统</w:t>
            </w:r>
          </w:p>
        </w:tc>
      </w:tr>
      <w:tr w:rsidRPr="0035631D" w:rsidR="0035631D" w:rsidTr="004933AF" w14:paraId="1241CA5E" w14:textId="77777777">
        <w:trPr>
          <w:trHeight w:val="270"/>
          <w:jc w:val="center"/>
        </w:trPr>
        <w:tc>
          <w:tcPr>
            <w:tcW w:w="1701" w:type="dxa"/>
            <w:vMerge/>
            <w:vAlign w:val="center"/>
          </w:tcPr>
          <w:p w:rsidRPr="0035631D" w:rsidR="0035631D" w:rsidP="004933AF" w:rsidRDefault="0035631D" w14:paraId="7BB93B82" w14:textId="77777777">
            <w:pPr>
              <w:pStyle w:val="a4"/>
              <w:rPr>
                <w:color w:val="auto"/>
                <w:szCs w:val="18"/>
              </w:rPr>
            </w:pPr>
          </w:p>
        </w:tc>
        <w:tc>
          <w:tcPr>
            <w:tcW w:w="1701" w:type="dxa"/>
            <w:vMerge/>
            <w:vAlign w:val="center"/>
          </w:tcPr>
          <w:p w:rsidRPr="0035631D" w:rsidR="0035631D" w:rsidP="004933AF" w:rsidRDefault="0035631D" w14:paraId="0C2CF06D" w14:textId="77777777">
            <w:pPr>
              <w:pStyle w:val="a4"/>
              <w:rPr>
                <w:color w:val="auto"/>
                <w:szCs w:val="18"/>
              </w:rPr>
            </w:pPr>
          </w:p>
        </w:tc>
        <w:tc>
          <w:tcPr>
            <w:tcW w:w="3402" w:type="dxa"/>
            <w:vAlign w:val="center"/>
          </w:tcPr>
          <w:p w:rsidRPr="0035631D" w:rsidR="0035631D" w:rsidP="004933AF" w:rsidRDefault="0035631D" w14:paraId="3310455D" w14:textId="77777777">
            <w:pPr>
              <w:pStyle w:val="a4"/>
              <w:rPr>
                <w:color w:val="auto"/>
                <w:szCs w:val="18"/>
              </w:rPr>
            </w:pPr>
            <w:r w:rsidRPr="0035631D">
              <w:rPr>
                <w:rFonts w:hint="eastAsia"/>
                <w:color w:val="auto"/>
                <w:szCs w:val="18"/>
              </w:rPr>
              <w:t>氧气系统</w:t>
            </w:r>
          </w:p>
        </w:tc>
      </w:tr>
      <w:tr w:rsidRPr="0035631D" w:rsidR="0035631D" w:rsidTr="004933AF" w14:paraId="0CB7A7C1" w14:textId="77777777">
        <w:trPr>
          <w:trHeight w:val="270"/>
          <w:jc w:val="center"/>
        </w:trPr>
        <w:tc>
          <w:tcPr>
            <w:tcW w:w="1701" w:type="dxa"/>
            <w:vMerge/>
            <w:vAlign w:val="center"/>
          </w:tcPr>
          <w:p w:rsidRPr="0035631D" w:rsidR="0035631D" w:rsidP="004933AF" w:rsidRDefault="0035631D" w14:paraId="00FD39DD" w14:textId="77777777">
            <w:pPr>
              <w:pStyle w:val="a4"/>
              <w:rPr>
                <w:color w:val="auto"/>
                <w:szCs w:val="18"/>
              </w:rPr>
            </w:pPr>
          </w:p>
        </w:tc>
        <w:tc>
          <w:tcPr>
            <w:tcW w:w="1701" w:type="dxa"/>
            <w:vMerge/>
            <w:vAlign w:val="center"/>
          </w:tcPr>
          <w:p w:rsidRPr="0035631D" w:rsidR="0035631D" w:rsidP="004933AF" w:rsidRDefault="0035631D" w14:paraId="0DA1923A" w14:textId="77777777">
            <w:pPr>
              <w:pStyle w:val="a4"/>
              <w:rPr>
                <w:color w:val="auto"/>
                <w:szCs w:val="18"/>
              </w:rPr>
            </w:pPr>
          </w:p>
        </w:tc>
        <w:tc>
          <w:tcPr>
            <w:tcW w:w="3402" w:type="dxa"/>
            <w:vAlign w:val="center"/>
          </w:tcPr>
          <w:p w:rsidRPr="0035631D" w:rsidR="0035631D" w:rsidP="004933AF" w:rsidRDefault="0035631D" w14:paraId="0A7384BB" w14:textId="37A781E2">
            <w:pPr>
              <w:pStyle w:val="a4"/>
              <w:rPr>
                <w:color w:val="auto"/>
                <w:szCs w:val="18"/>
              </w:rPr>
            </w:pPr>
            <w:r w:rsidRPr="0035631D">
              <w:rPr>
                <w:rFonts w:hint="eastAsia"/>
                <w:color w:val="auto"/>
                <w:szCs w:val="18"/>
              </w:rPr>
              <w:t>氮气系统</w:t>
            </w:r>
          </w:p>
        </w:tc>
      </w:tr>
      <w:tr w:rsidRPr="0035631D" w:rsidR="0035631D" w:rsidTr="004933AF" w14:paraId="2E400BFF" w14:textId="77777777">
        <w:trPr>
          <w:trHeight w:val="270"/>
          <w:jc w:val="center"/>
        </w:trPr>
        <w:tc>
          <w:tcPr>
            <w:tcW w:w="1701" w:type="dxa"/>
            <w:vMerge/>
            <w:vAlign w:val="center"/>
          </w:tcPr>
          <w:p w:rsidRPr="0035631D" w:rsidR="0035631D" w:rsidP="004933AF" w:rsidRDefault="0035631D" w14:paraId="7CAB6094" w14:textId="77777777">
            <w:pPr>
              <w:pStyle w:val="a4"/>
              <w:rPr>
                <w:color w:val="auto"/>
                <w:szCs w:val="18"/>
              </w:rPr>
            </w:pPr>
          </w:p>
        </w:tc>
        <w:tc>
          <w:tcPr>
            <w:tcW w:w="1701" w:type="dxa"/>
            <w:vMerge/>
            <w:vAlign w:val="center"/>
          </w:tcPr>
          <w:p w:rsidRPr="0035631D" w:rsidR="0035631D" w:rsidP="004933AF" w:rsidRDefault="0035631D" w14:paraId="55A4FE92" w14:textId="77777777">
            <w:pPr>
              <w:pStyle w:val="a4"/>
              <w:rPr>
                <w:color w:val="auto"/>
                <w:szCs w:val="18"/>
              </w:rPr>
            </w:pPr>
          </w:p>
        </w:tc>
        <w:tc>
          <w:tcPr>
            <w:tcW w:w="3402" w:type="dxa"/>
            <w:vAlign w:val="center"/>
          </w:tcPr>
          <w:p w:rsidRPr="0035631D" w:rsidR="0035631D" w:rsidP="0035631D" w:rsidRDefault="0035631D" w14:paraId="35C6FF61" w14:textId="41BFDFBC">
            <w:pPr>
              <w:pStyle w:val="a4"/>
              <w:rPr>
                <w:color w:val="auto"/>
                <w:szCs w:val="18"/>
              </w:rPr>
            </w:pPr>
            <w:r w:rsidRPr="0035631D">
              <w:rPr>
                <w:rFonts w:hint="eastAsia"/>
                <w:color w:val="auto"/>
                <w:szCs w:val="18"/>
              </w:rPr>
              <w:t>二氧化碳系统</w:t>
            </w:r>
          </w:p>
        </w:tc>
      </w:tr>
      <w:tr w:rsidRPr="0035631D" w:rsidR="0035631D" w:rsidTr="004933AF" w14:paraId="5D2DC72D" w14:textId="77777777">
        <w:trPr>
          <w:trHeight w:val="270"/>
          <w:jc w:val="center"/>
        </w:trPr>
        <w:tc>
          <w:tcPr>
            <w:tcW w:w="1701" w:type="dxa"/>
            <w:vMerge/>
            <w:vAlign w:val="center"/>
          </w:tcPr>
          <w:p w:rsidRPr="0035631D" w:rsidR="0035631D" w:rsidP="004933AF" w:rsidRDefault="0035631D" w14:paraId="6A1914B8" w14:textId="77777777">
            <w:pPr>
              <w:pStyle w:val="a4"/>
              <w:rPr>
                <w:color w:val="auto"/>
                <w:szCs w:val="18"/>
              </w:rPr>
            </w:pPr>
          </w:p>
        </w:tc>
        <w:tc>
          <w:tcPr>
            <w:tcW w:w="1701" w:type="dxa"/>
            <w:vMerge/>
            <w:vAlign w:val="center"/>
          </w:tcPr>
          <w:p w:rsidRPr="0035631D" w:rsidR="0035631D" w:rsidP="004933AF" w:rsidRDefault="0035631D" w14:paraId="5F3CC3F0" w14:textId="77777777">
            <w:pPr>
              <w:pStyle w:val="a4"/>
              <w:rPr>
                <w:color w:val="auto"/>
                <w:szCs w:val="18"/>
              </w:rPr>
            </w:pPr>
          </w:p>
        </w:tc>
        <w:tc>
          <w:tcPr>
            <w:tcW w:w="3402" w:type="dxa"/>
            <w:vAlign w:val="center"/>
          </w:tcPr>
          <w:p w:rsidRPr="0035631D" w:rsidR="0035631D" w:rsidP="004933AF" w:rsidRDefault="0035631D" w14:paraId="3935BA03" w14:textId="78F6FABF">
            <w:pPr>
              <w:pStyle w:val="a4"/>
              <w:rPr>
                <w:color w:val="auto"/>
                <w:szCs w:val="18"/>
              </w:rPr>
            </w:pPr>
            <w:r w:rsidRPr="0035631D">
              <w:rPr>
                <w:rFonts w:hint="eastAsia"/>
                <w:color w:val="auto"/>
                <w:szCs w:val="18"/>
              </w:rPr>
              <w:t>氢气系统</w:t>
            </w:r>
          </w:p>
        </w:tc>
      </w:tr>
      <w:tr w:rsidRPr="0035631D" w:rsidR="0035631D" w:rsidTr="004933AF" w14:paraId="7A292F42" w14:textId="77777777">
        <w:trPr>
          <w:trHeight w:val="270"/>
          <w:jc w:val="center"/>
        </w:trPr>
        <w:tc>
          <w:tcPr>
            <w:tcW w:w="1701" w:type="dxa"/>
            <w:vMerge/>
            <w:vAlign w:val="center"/>
          </w:tcPr>
          <w:p w:rsidRPr="0035631D" w:rsidR="0035631D" w:rsidP="004933AF" w:rsidRDefault="0035631D" w14:paraId="287B265C" w14:textId="77777777">
            <w:pPr>
              <w:pStyle w:val="a4"/>
              <w:rPr>
                <w:color w:val="auto"/>
                <w:szCs w:val="18"/>
              </w:rPr>
            </w:pPr>
          </w:p>
        </w:tc>
        <w:tc>
          <w:tcPr>
            <w:tcW w:w="1701" w:type="dxa"/>
            <w:vMerge/>
            <w:vAlign w:val="center"/>
          </w:tcPr>
          <w:p w:rsidRPr="0035631D" w:rsidR="0035631D" w:rsidP="004933AF" w:rsidRDefault="0035631D" w14:paraId="177B5085" w14:textId="77777777">
            <w:pPr>
              <w:pStyle w:val="a4"/>
              <w:rPr>
                <w:color w:val="auto"/>
                <w:szCs w:val="18"/>
              </w:rPr>
            </w:pPr>
          </w:p>
        </w:tc>
        <w:tc>
          <w:tcPr>
            <w:tcW w:w="3402" w:type="dxa"/>
            <w:vAlign w:val="center"/>
          </w:tcPr>
          <w:p w:rsidRPr="0035631D" w:rsidR="0035631D" w:rsidP="004933AF" w:rsidRDefault="0035631D" w14:paraId="70CCC186" w14:textId="37FE1739">
            <w:pPr>
              <w:pStyle w:val="a4"/>
              <w:rPr>
                <w:color w:val="auto"/>
                <w:szCs w:val="18"/>
              </w:rPr>
            </w:pPr>
            <w:r w:rsidRPr="0035631D">
              <w:rPr>
                <w:rFonts w:hint="eastAsia"/>
                <w:color w:val="auto"/>
                <w:szCs w:val="18"/>
              </w:rPr>
              <w:t>乙炔系统</w:t>
            </w:r>
          </w:p>
        </w:tc>
      </w:tr>
      <w:tr w:rsidRPr="0035631D" w:rsidR="0035631D" w:rsidTr="004933AF" w14:paraId="170E6109" w14:textId="77777777">
        <w:trPr>
          <w:trHeight w:val="270"/>
          <w:jc w:val="center"/>
        </w:trPr>
        <w:tc>
          <w:tcPr>
            <w:tcW w:w="1701" w:type="dxa"/>
            <w:vMerge/>
            <w:vAlign w:val="center"/>
          </w:tcPr>
          <w:p w:rsidRPr="0035631D" w:rsidR="0035631D" w:rsidP="004933AF" w:rsidRDefault="0035631D" w14:paraId="403EEB21" w14:textId="77777777">
            <w:pPr>
              <w:pStyle w:val="a4"/>
              <w:rPr>
                <w:color w:val="auto"/>
                <w:szCs w:val="18"/>
              </w:rPr>
            </w:pPr>
          </w:p>
        </w:tc>
        <w:tc>
          <w:tcPr>
            <w:tcW w:w="1701" w:type="dxa"/>
            <w:vMerge/>
            <w:vAlign w:val="center"/>
          </w:tcPr>
          <w:p w:rsidRPr="0035631D" w:rsidR="0035631D" w:rsidP="004933AF" w:rsidRDefault="0035631D" w14:paraId="48CF2C67" w14:textId="77777777">
            <w:pPr>
              <w:pStyle w:val="a4"/>
              <w:rPr>
                <w:color w:val="auto"/>
                <w:szCs w:val="18"/>
              </w:rPr>
            </w:pPr>
          </w:p>
        </w:tc>
        <w:tc>
          <w:tcPr>
            <w:tcW w:w="3402" w:type="dxa"/>
            <w:vAlign w:val="center"/>
          </w:tcPr>
          <w:p w:rsidRPr="0035631D" w:rsidR="0035631D" w:rsidP="004933AF" w:rsidRDefault="0035631D" w14:paraId="4EE735F9" w14:textId="77777777">
            <w:pPr>
              <w:pStyle w:val="a4"/>
              <w:rPr>
                <w:color w:val="auto"/>
                <w:szCs w:val="18"/>
              </w:rPr>
            </w:pPr>
            <w:r w:rsidRPr="0035631D">
              <w:rPr>
                <w:rFonts w:hint="eastAsia"/>
                <w:color w:val="auto"/>
                <w:szCs w:val="18"/>
              </w:rPr>
              <w:t>氩气系统</w:t>
            </w:r>
          </w:p>
        </w:tc>
      </w:tr>
      <w:tr w:rsidRPr="0035631D" w:rsidR="0035631D" w:rsidTr="004933AF" w14:paraId="105964EC" w14:textId="77777777">
        <w:trPr>
          <w:trHeight w:val="270"/>
          <w:jc w:val="center"/>
        </w:trPr>
        <w:tc>
          <w:tcPr>
            <w:tcW w:w="1701" w:type="dxa"/>
            <w:vMerge/>
            <w:vAlign w:val="center"/>
          </w:tcPr>
          <w:p w:rsidRPr="0035631D" w:rsidR="0035631D" w:rsidP="004933AF" w:rsidRDefault="0035631D" w14:paraId="476F4C2E" w14:textId="77777777">
            <w:pPr>
              <w:pStyle w:val="a4"/>
              <w:rPr>
                <w:color w:val="auto"/>
                <w:szCs w:val="18"/>
              </w:rPr>
            </w:pPr>
          </w:p>
        </w:tc>
        <w:tc>
          <w:tcPr>
            <w:tcW w:w="1701" w:type="dxa"/>
            <w:vMerge/>
            <w:vAlign w:val="center"/>
          </w:tcPr>
          <w:p w:rsidRPr="0035631D" w:rsidR="0035631D" w:rsidP="004933AF" w:rsidRDefault="0035631D" w14:paraId="13CA6D83" w14:textId="77777777">
            <w:pPr>
              <w:pStyle w:val="a4"/>
              <w:rPr>
                <w:color w:val="auto"/>
                <w:szCs w:val="18"/>
              </w:rPr>
            </w:pPr>
          </w:p>
        </w:tc>
        <w:tc>
          <w:tcPr>
            <w:tcW w:w="3402" w:type="dxa"/>
            <w:vAlign w:val="center"/>
          </w:tcPr>
          <w:p w:rsidRPr="0035631D" w:rsidR="0035631D" w:rsidP="004933AF" w:rsidRDefault="0035631D" w14:paraId="57D7E42D" w14:textId="47951947">
            <w:pPr>
              <w:pStyle w:val="a4"/>
              <w:rPr>
                <w:color w:val="auto"/>
                <w:szCs w:val="18"/>
              </w:rPr>
            </w:pPr>
            <w:r w:rsidRPr="0035631D">
              <w:rPr>
                <w:color w:val="auto"/>
                <w:szCs w:val="18"/>
              </w:rPr>
              <w:t>其他</w:t>
            </w:r>
            <w:r w:rsidRPr="0035631D">
              <w:rPr>
                <w:rFonts w:hint="eastAsia"/>
                <w:color w:val="auto"/>
                <w:szCs w:val="18"/>
              </w:rPr>
              <w:t>气体系统（含混合气）</w:t>
            </w:r>
          </w:p>
        </w:tc>
      </w:tr>
      <w:tr w:rsidRPr="0035631D" w:rsidR="0035631D" w:rsidTr="004933AF" w14:paraId="30966582" w14:textId="77777777">
        <w:trPr>
          <w:trHeight w:val="270"/>
          <w:jc w:val="center"/>
        </w:trPr>
        <w:tc>
          <w:tcPr>
            <w:tcW w:w="1701" w:type="dxa"/>
            <w:vMerge/>
            <w:vAlign w:val="center"/>
          </w:tcPr>
          <w:p w:rsidRPr="0035631D" w:rsidR="0035631D" w:rsidP="004933AF" w:rsidRDefault="0035631D" w14:paraId="39B3AA73" w14:textId="77777777">
            <w:pPr>
              <w:pStyle w:val="a4"/>
              <w:rPr>
                <w:color w:val="auto"/>
                <w:szCs w:val="18"/>
              </w:rPr>
            </w:pPr>
          </w:p>
        </w:tc>
        <w:tc>
          <w:tcPr>
            <w:tcW w:w="1701" w:type="dxa"/>
            <w:vAlign w:val="center"/>
          </w:tcPr>
          <w:p w:rsidRPr="0035631D" w:rsidR="0035631D" w:rsidP="004933AF" w:rsidRDefault="0035631D" w14:paraId="3C9ED3CC" w14:textId="06ACEC3F">
            <w:pPr>
              <w:pStyle w:val="a4"/>
              <w:rPr>
                <w:color w:val="auto"/>
                <w:szCs w:val="18"/>
              </w:rPr>
            </w:pPr>
            <w:r w:rsidRPr="0035631D">
              <w:rPr>
                <w:rFonts w:hint="eastAsia"/>
                <w:color w:val="auto"/>
                <w:szCs w:val="18"/>
              </w:rPr>
              <w:t>真空系统</w:t>
            </w:r>
          </w:p>
        </w:tc>
        <w:tc>
          <w:tcPr>
            <w:tcW w:w="3402" w:type="dxa"/>
            <w:vAlign w:val="center"/>
          </w:tcPr>
          <w:p w:rsidRPr="0035631D" w:rsidR="0035631D" w:rsidP="004933AF" w:rsidRDefault="0035631D" w14:paraId="343000AB" w14:textId="77777777">
            <w:pPr>
              <w:pStyle w:val="a4"/>
              <w:rPr>
                <w:color w:val="auto"/>
                <w:szCs w:val="18"/>
              </w:rPr>
            </w:pPr>
            <w:r w:rsidRPr="0035631D">
              <w:rPr>
                <w:color w:val="auto"/>
                <w:szCs w:val="18"/>
              </w:rPr>
              <w:t>-</w:t>
            </w:r>
          </w:p>
        </w:tc>
      </w:tr>
    </w:tbl>
    <w:p w:rsidR="0081016D" w:rsidP="000E7989" w:rsidRDefault="0081016D" w14:paraId="00622C4B" w14:textId="77777777">
      <w:pPr>
        <w:ind w:firstLine="447"/>
      </w:pPr>
    </w:p>
    <w:p w:rsidR="001200D5" w:rsidP="000E7989" w:rsidRDefault="001200D5" w14:paraId="2AFF6239" w14:textId="77777777">
      <w:pPr>
        <w:ind w:firstLine="447"/>
      </w:pPr>
    </w:p>
    <w:p w:rsidRPr="007A3DB9" w:rsidR="001200D5" w:rsidP="007A3DB9" w:rsidRDefault="001200D5" w14:paraId="2267EBAB" w14:textId="77777777">
      <w:pPr>
        <w:pStyle w:val="1-"/>
        <w:spacing w:before="120" w:after="360"/>
        <w:rPr>
          <w:rFonts w:hint="eastAsia"/>
        </w:rPr>
        <w:sectPr w:rsidRPr="007A3DB9" w:rsidR="001200D5" w:rsidSect="00BB04E8">
          <w:pgSz w:w="11906" w:h="16838" w:orient="portrait"/>
          <w:pgMar w:top="1701" w:right="1701" w:bottom="1797" w:left="1418" w:header="709" w:footer="851" w:gutter="0"/>
          <w:cols w:space="720"/>
        </w:sectPr>
      </w:pPr>
    </w:p>
    <w:p w:rsidR="001200D5" w:rsidP="00BC1B23" w:rsidRDefault="001200D5" w14:paraId="07C8B320" w14:textId="222D7159">
      <w:pPr>
        <w:pStyle w:val="a2"/>
        <w:spacing w:before="120" w:after="360"/>
        <w:rPr>
          <w:rFonts w:hint="eastAsia"/>
        </w:rPr>
      </w:pPr>
      <w:bookmarkStart w:name="_Toc474315089" w:id="116"/>
      <w:bookmarkStart w:name="_Toc489148161" w:id="117"/>
      <w:bookmarkStart w:name="_Toc213704843" w:id="118"/>
      <w:r>
        <w:rPr>
          <w:rFonts w:hint="eastAsia"/>
        </w:rPr>
        <w:t>模型单元属性分类</w:t>
      </w:r>
      <w:bookmarkEnd w:id="116"/>
      <w:bookmarkEnd w:id="117"/>
      <w:r w:rsidRPr="00CA6F07" w:rsidR="00CA6F07">
        <w:rPr>
          <w:rFonts w:hint="eastAsia"/>
          <w:highlight w:val="yellow"/>
        </w:rPr>
        <w:t>（待确认）</w:t>
      </w:r>
      <w:bookmarkEnd w:id="118"/>
    </w:p>
    <w:p w:rsidRPr="00DF2AB4" w:rsidR="001200D5" w:rsidP="001200D5" w:rsidRDefault="001200D5" w14:paraId="398C8859" w14:textId="0966EE94">
      <w:pPr>
        <w:pStyle w:val="Caption"/>
        <w:keepNext/>
        <w:ind w:firstLine="426"/>
        <w:jc w:val="center"/>
        <w:outlineLvl w:val="0"/>
        <w:rPr>
          <w:color w:val="auto"/>
        </w:rPr>
      </w:pPr>
      <w:r w:rsidRPr="00DF2AB4">
        <w:rPr>
          <w:color w:val="auto"/>
        </w:rPr>
        <w:t>表</w:t>
      </w:r>
      <w:r w:rsidRPr="00DF2AB4">
        <w:rPr>
          <w:color w:val="auto"/>
        </w:rPr>
        <w:t xml:space="preserve"> </w:t>
      </w:r>
      <w:r w:rsidRPr="00DF2AB4" w:rsidR="002A40EF">
        <w:rPr>
          <w:color w:val="auto"/>
        </w:rPr>
        <w:t>B</w:t>
      </w:r>
      <w:r w:rsidRPr="00DF2AB4">
        <w:rPr>
          <w:color w:val="auto"/>
        </w:rPr>
        <w:t xml:space="preserve"> </w:t>
      </w:r>
      <w:r w:rsidRPr="00DF2AB4">
        <w:rPr>
          <w:rFonts w:hint="eastAsia"/>
          <w:color w:val="auto"/>
        </w:rPr>
        <w:t>模型单元属性分类</w:t>
      </w:r>
    </w:p>
    <w:tbl>
      <w:tblPr>
        <w:tblStyle w:val="17"/>
        <w:tblW w:w="0" w:type="auto"/>
        <w:jc w:val="center"/>
        <w:tblLayout w:type="fixed"/>
        <w:tblLook w:val="04A0" w:firstRow="1" w:lastRow="0" w:firstColumn="1" w:lastColumn="0" w:noHBand="0" w:noVBand="1"/>
      </w:tblPr>
      <w:tblGrid>
        <w:gridCol w:w="851"/>
        <w:gridCol w:w="1134"/>
        <w:gridCol w:w="851"/>
        <w:gridCol w:w="1418"/>
        <w:gridCol w:w="1701"/>
        <w:gridCol w:w="2835"/>
      </w:tblGrid>
      <w:tr w:rsidRPr="00B36A13" w:rsidR="00B329E6" w:rsidTr="00926F03" w14:paraId="2D1B7CFF" w14:textId="1E6ED811">
        <w:trPr>
          <w:trHeight w:val="567" w:hRule="exact"/>
          <w:tblHeader/>
          <w:jc w:val="center"/>
        </w:trPr>
        <w:tc>
          <w:tcPr>
            <w:tcW w:w="851" w:type="dxa"/>
            <w:vAlign w:val="center"/>
          </w:tcPr>
          <w:p w:rsidR="006440CB" w:rsidP="00DF2AB4" w:rsidRDefault="00B329E6" w14:paraId="5756BD7F" w14:textId="77777777">
            <w:pPr>
              <w:pStyle w:val="a4"/>
            </w:pPr>
            <w:r w:rsidRPr="00B36A13">
              <w:rPr>
                <w:rFonts w:hint="eastAsia"/>
              </w:rPr>
              <w:t>信息</w:t>
            </w:r>
          </w:p>
          <w:p w:rsidRPr="00B36A13" w:rsidR="00B329E6" w:rsidP="00DF2AB4" w:rsidRDefault="00B329E6" w14:paraId="366D1A6F" w14:textId="35B08429">
            <w:pPr>
              <w:pStyle w:val="a4"/>
            </w:pPr>
            <w:r w:rsidRPr="00B36A13">
              <w:rPr>
                <w:rFonts w:hint="eastAsia"/>
              </w:rPr>
              <w:t>深度</w:t>
            </w:r>
          </w:p>
        </w:tc>
        <w:tc>
          <w:tcPr>
            <w:tcW w:w="1134" w:type="dxa"/>
            <w:vAlign w:val="center"/>
          </w:tcPr>
          <w:p w:rsidR="006440CB" w:rsidP="00DF2AB4" w:rsidRDefault="00B329E6" w14:paraId="4FCAD643" w14:textId="77777777">
            <w:pPr>
              <w:pStyle w:val="a4"/>
            </w:pPr>
            <w:r w:rsidRPr="00B36A13">
              <w:rPr>
                <w:rFonts w:hint="eastAsia"/>
              </w:rPr>
              <w:t>属性</w:t>
            </w:r>
          </w:p>
          <w:p w:rsidRPr="00B36A13" w:rsidR="00B329E6" w:rsidP="00DF2AB4" w:rsidRDefault="00B329E6" w14:paraId="3FD17202" w14:textId="338A991D">
            <w:pPr>
              <w:pStyle w:val="a4"/>
            </w:pPr>
            <w:r w:rsidRPr="00B36A13">
              <w:rPr>
                <w:rFonts w:hint="eastAsia"/>
              </w:rPr>
              <w:t>分类</w:t>
            </w:r>
          </w:p>
        </w:tc>
        <w:tc>
          <w:tcPr>
            <w:tcW w:w="851" w:type="dxa"/>
            <w:vAlign w:val="center"/>
          </w:tcPr>
          <w:p w:rsidR="006440CB" w:rsidP="00DF2AB4" w:rsidRDefault="00B329E6" w14:paraId="6720C007" w14:textId="77777777">
            <w:pPr>
              <w:pStyle w:val="a4"/>
            </w:pPr>
            <w:r>
              <w:rPr>
                <w:rFonts w:hint="eastAsia"/>
              </w:rPr>
              <w:t>分类</w:t>
            </w:r>
          </w:p>
          <w:p w:rsidRPr="00B36A13" w:rsidR="00B329E6" w:rsidP="00DF2AB4" w:rsidRDefault="00B329E6" w14:paraId="41F3938E" w14:textId="6E73CC38">
            <w:pPr>
              <w:pStyle w:val="a4"/>
            </w:pPr>
            <w:r w:rsidRPr="00B36A13">
              <w:rPr>
                <w:rFonts w:hint="eastAsia"/>
              </w:rPr>
              <w:t>代号</w:t>
            </w:r>
          </w:p>
        </w:tc>
        <w:tc>
          <w:tcPr>
            <w:tcW w:w="1418" w:type="dxa"/>
            <w:vAlign w:val="center"/>
          </w:tcPr>
          <w:p w:rsidRPr="00B36A13" w:rsidR="00B329E6" w:rsidP="008D7540" w:rsidRDefault="00B329E6" w14:paraId="7FF10317" w14:textId="33902C0C">
            <w:pPr>
              <w:pStyle w:val="a4"/>
            </w:pPr>
            <w:r>
              <w:rPr>
                <w:rFonts w:hint="eastAsia"/>
              </w:rPr>
              <w:t>属性</w:t>
            </w:r>
            <w:r w:rsidR="00E5018A">
              <w:rPr>
                <w:rFonts w:hint="eastAsia"/>
              </w:rPr>
              <w:t>组</w:t>
            </w:r>
            <w:r>
              <w:rPr>
                <w:rFonts w:hint="eastAsia"/>
              </w:rPr>
              <w:t>代号</w:t>
            </w:r>
          </w:p>
        </w:tc>
        <w:tc>
          <w:tcPr>
            <w:tcW w:w="1701" w:type="dxa"/>
            <w:vAlign w:val="center"/>
          </w:tcPr>
          <w:p w:rsidRPr="00B36A13" w:rsidR="00B329E6" w:rsidP="00B329E6" w:rsidRDefault="00B329E6" w14:paraId="610F9030" w14:textId="127BED4B">
            <w:pPr>
              <w:pStyle w:val="a4"/>
            </w:pPr>
            <w:r w:rsidRPr="00B36A13">
              <w:rPr>
                <w:rFonts w:hint="eastAsia"/>
              </w:rPr>
              <w:t>常见属性</w:t>
            </w:r>
            <w:r w:rsidR="00854A67">
              <w:rPr>
                <w:rFonts w:hint="eastAsia"/>
              </w:rPr>
              <w:t>组</w:t>
            </w:r>
          </w:p>
        </w:tc>
        <w:tc>
          <w:tcPr>
            <w:tcW w:w="2835" w:type="dxa"/>
            <w:vAlign w:val="center"/>
          </w:tcPr>
          <w:p w:rsidRPr="00B36A13" w:rsidR="00B329E6" w:rsidP="00DF2AB4" w:rsidRDefault="00854A67" w14:paraId="1D63D6F9" w14:textId="1BEDF27A">
            <w:pPr>
              <w:pStyle w:val="a4"/>
            </w:pPr>
            <w:r>
              <w:rPr>
                <w:rFonts w:hint="eastAsia"/>
              </w:rPr>
              <w:t>宜包含的属性信息</w:t>
            </w:r>
          </w:p>
        </w:tc>
      </w:tr>
      <w:tr w:rsidRPr="00B36A13" w:rsidR="00170706" w:rsidTr="00926F03" w14:paraId="66299409" w14:textId="77777777">
        <w:trPr>
          <w:jc w:val="center"/>
        </w:trPr>
        <w:tc>
          <w:tcPr>
            <w:tcW w:w="851" w:type="dxa"/>
            <w:vMerge w:val="restart"/>
            <w:vAlign w:val="center"/>
          </w:tcPr>
          <w:p w:rsidRPr="00B36A13" w:rsidR="00170706" w:rsidP="00BC57B9" w:rsidRDefault="00170706" w14:paraId="4FF85E3F" w14:textId="77777777">
            <w:pPr>
              <w:pStyle w:val="a4"/>
            </w:pPr>
            <w:r>
              <w:t>N1</w:t>
            </w:r>
          </w:p>
        </w:tc>
        <w:tc>
          <w:tcPr>
            <w:tcW w:w="1134" w:type="dxa"/>
            <w:vMerge w:val="restart"/>
            <w:vAlign w:val="center"/>
          </w:tcPr>
          <w:p w:rsidRPr="00B36A13" w:rsidR="00170706" w:rsidP="00BC57B9" w:rsidRDefault="00170706" w14:paraId="06448748" w14:textId="0650C645">
            <w:pPr>
              <w:pStyle w:val="a4"/>
            </w:pPr>
            <w:r w:rsidRPr="00B36A13">
              <w:rPr>
                <w:rFonts w:hint="eastAsia"/>
              </w:rPr>
              <w:t>项目</w:t>
            </w:r>
            <w:r w:rsidR="00D66E5D">
              <w:rPr>
                <w:rFonts w:hint="eastAsia"/>
              </w:rPr>
              <w:t>信息</w:t>
            </w:r>
          </w:p>
        </w:tc>
        <w:tc>
          <w:tcPr>
            <w:tcW w:w="851" w:type="dxa"/>
            <w:vMerge w:val="restart"/>
            <w:vAlign w:val="center"/>
          </w:tcPr>
          <w:p w:rsidRPr="00B36A13" w:rsidR="00170706" w:rsidP="00D66E5D" w:rsidRDefault="00D66E5D" w14:paraId="0E069A52" w14:textId="56095733">
            <w:pPr>
              <w:pStyle w:val="a4"/>
            </w:pPr>
            <w:r>
              <w:t>PJ</w:t>
            </w:r>
          </w:p>
        </w:tc>
        <w:tc>
          <w:tcPr>
            <w:tcW w:w="1418" w:type="dxa"/>
            <w:vAlign w:val="center"/>
          </w:tcPr>
          <w:p w:rsidRPr="00F76A7D" w:rsidR="00170706" w:rsidP="00BC57B9" w:rsidRDefault="00D66E5D" w14:paraId="2E5AE201" w14:textId="23BCA73B">
            <w:pPr>
              <w:pStyle w:val="a4"/>
              <w:rPr>
                <w:color w:val="auto"/>
              </w:rPr>
            </w:pPr>
            <w:r>
              <w:rPr>
                <w:color w:val="auto"/>
              </w:rPr>
              <w:t>PJ</w:t>
            </w:r>
            <w:r w:rsidRPr="00F76A7D" w:rsidR="00170706">
              <w:rPr>
                <w:color w:val="auto"/>
              </w:rPr>
              <w:t>-1</w:t>
            </w:r>
            <w:r w:rsidRPr="00F76A7D" w:rsidR="00F76A7D">
              <w:rPr>
                <w:rFonts w:hint="eastAsia"/>
                <w:color w:val="auto"/>
              </w:rPr>
              <w:t>00</w:t>
            </w:r>
          </w:p>
        </w:tc>
        <w:tc>
          <w:tcPr>
            <w:tcW w:w="1701" w:type="dxa"/>
            <w:vAlign w:val="center"/>
          </w:tcPr>
          <w:p w:rsidRPr="00B36A13" w:rsidR="00170706" w:rsidP="00BC57B9" w:rsidRDefault="00170706" w14:paraId="6F9D0C43" w14:textId="2CCA4C1F">
            <w:pPr>
              <w:pStyle w:val="a4"/>
            </w:pPr>
            <w:r>
              <w:rPr>
                <w:rFonts w:hint="eastAsia"/>
              </w:rPr>
              <w:t>项目</w:t>
            </w:r>
            <w:r w:rsidR="004939C0">
              <w:rPr>
                <w:rFonts w:hint="eastAsia"/>
              </w:rPr>
              <w:t>标识</w:t>
            </w:r>
          </w:p>
        </w:tc>
        <w:tc>
          <w:tcPr>
            <w:tcW w:w="2835" w:type="dxa"/>
            <w:vAlign w:val="center"/>
          </w:tcPr>
          <w:p w:rsidRPr="00B36A13" w:rsidR="00170706" w:rsidP="00854A67" w:rsidRDefault="00170706" w14:paraId="76EC669D" w14:textId="59B84A86">
            <w:pPr>
              <w:pStyle w:val="a4"/>
            </w:pPr>
            <w:r w:rsidRPr="00B36A13">
              <w:t>项目名称</w:t>
            </w:r>
            <w:r w:rsidR="00854A67">
              <w:rPr>
                <w:rFonts w:hint="eastAsia"/>
              </w:rPr>
              <w:t>、编号、简称等</w:t>
            </w:r>
          </w:p>
        </w:tc>
      </w:tr>
      <w:tr w:rsidRPr="00B36A13" w:rsidR="004939C0" w:rsidTr="00926F03" w14:paraId="348467DF" w14:textId="77777777">
        <w:trPr>
          <w:jc w:val="center"/>
        </w:trPr>
        <w:tc>
          <w:tcPr>
            <w:tcW w:w="851" w:type="dxa"/>
            <w:vMerge/>
            <w:vAlign w:val="center"/>
          </w:tcPr>
          <w:p w:rsidRPr="00B36A13" w:rsidR="004939C0" w:rsidP="00BC57B9" w:rsidRDefault="004939C0" w14:paraId="6CA7019D" w14:textId="77777777">
            <w:pPr>
              <w:pStyle w:val="a4"/>
            </w:pPr>
          </w:p>
        </w:tc>
        <w:tc>
          <w:tcPr>
            <w:tcW w:w="1134" w:type="dxa"/>
            <w:vMerge/>
            <w:vAlign w:val="center"/>
          </w:tcPr>
          <w:p w:rsidRPr="00B36A13" w:rsidR="004939C0" w:rsidP="00BC57B9" w:rsidRDefault="004939C0" w14:paraId="5DF5DE51" w14:textId="77777777">
            <w:pPr>
              <w:pStyle w:val="a4"/>
            </w:pPr>
          </w:p>
        </w:tc>
        <w:tc>
          <w:tcPr>
            <w:tcW w:w="851" w:type="dxa"/>
            <w:vMerge/>
            <w:vAlign w:val="center"/>
          </w:tcPr>
          <w:p w:rsidRPr="00B36A13" w:rsidR="004939C0" w:rsidP="00BC57B9" w:rsidRDefault="004939C0" w14:paraId="3C5EB40D" w14:textId="77777777">
            <w:pPr>
              <w:pStyle w:val="a4"/>
            </w:pPr>
          </w:p>
        </w:tc>
        <w:tc>
          <w:tcPr>
            <w:tcW w:w="1418" w:type="dxa"/>
            <w:vAlign w:val="center"/>
          </w:tcPr>
          <w:p w:rsidRPr="00F76A7D" w:rsidR="004939C0" w:rsidP="009F5BC3" w:rsidRDefault="00D66E5D" w14:paraId="182E1C69" w14:textId="175895BF">
            <w:pPr>
              <w:pStyle w:val="a4"/>
              <w:rPr>
                <w:color w:val="auto"/>
              </w:rPr>
            </w:pPr>
            <w:r>
              <w:rPr>
                <w:color w:val="auto"/>
              </w:rPr>
              <w:t>PJ</w:t>
            </w:r>
            <w:r w:rsidRPr="00F76A7D" w:rsidR="009F5BC3">
              <w:rPr>
                <w:color w:val="auto"/>
              </w:rPr>
              <w:t>-</w:t>
            </w:r>
            <w:r w:rsidRPr="00F76A7D" w:rsidR="009F5BC3">
              <w:rPr>
                <w:rFonts w:hint="eastAsia"/>
                <w:color w:val="auto"/>
              </w:rPr>
              <w:t>2</w:t>
            </w:r>
            <w:r w:rsidRPr="00F76A7D" w:rsidR="00F76A7D">
              <w:rPr>
                <w:rFonts w:hint="eastAsia"/>
                <w:color w:val="auto"/>
              </w:rPr>
              <w:t>00</w:t>
            </w:r>
          </w:p>
        </w:tc>
        <w:tc>
          <w:tcPr>
            <w:tcW w:w="1701" w:type="dxa"/>
            <w:vAlign w:val="center"/>
          </w:tcPr>
          <w:p w:rsidRPr="00B36A13" w:rsidR="004939C0" w:rsidP="004939C0" w:rsidRDefault="004939C0" w14:paraId="3C0498C6" w14:textId="3F7A25AC">
            <w:pPr>
              <w:pStyle w:val="a4"/>
            </w:pPr>
            <w:r>
              <w:rPr>
                <w:rFonts w:hint="eastAsia"/>
              </w:rPr>
              <w:t>建设说明</w:t>
            </w:r>
          </w:p>
        </w:tc>
        <w:tc>
          <w:tcPr>
            <w:tcW w:w="2835" w:type="dxa"/>
            <w:vAlign w:val="center"/>
          </w:tcPr>
          <w:p w:rsidRPr="00B36A13" w:rsidR="004939C0" w:rsidP="00FA1930" w:rsidRDefault="00FA1930" w14:paraId="1765B95A" w14:textId="614971EE">
            <w:pPr>
              <w:pStyle w:val="a4"/>
            </w:pPr>
            <w:r>
              <w:rPr>
                <w:rFonts w:hint="eastAsia"/>
              </w:rPr>
              <w:t>地点、阶段、自然条件、</w:t>
            </w:r>
            <w:r w:rsidR="00D9797B">
              <w:rPr>
                <w:rFonts w:hint="eastAsia"/>
              </w:rPr>
              <w:t>建设依据</w:t>
            </w:r>
            <w:r w:rsidR="00854A67">
              <w:rPr>
                <w:rFonts w:hint="eastAsia"/>
              </w:rPr>
              <w:t>、坐标、采用的坐标</w:t>
            </w:r>
            <w:r w:rsidR="00E06A8B">
              <w:rPr>
                <w:rFonts w:hint="eastAsia"/>
              </w:rPr>
              <w:t>体</w:t>
            </w:r>
            <w:r w:rsidR="00854A67">
              <w:rPr>
                <w:rFonts w:hint="eastAsia"/>
              </w:rPr>
              <w:t>系、高程基准等</w:t>
            </w:r>
          </w:p>
        </w:tc>
      </w:tr>
      <w:tr w:rsidRPr="00B36A13" w:rsidR="002E40A3" w:rsidTr="00926F03" w14:paraId="11799FDD" w14:textId="77777777">
        <w:trPr>
          <w:jc w:val="center"/>
        </w:trPr>
        <w:tc>
          <w:tcPr>
            <w:tcW w:w="851" w:type="dxa"/>
            <w:vMerge/>
            <w:vAlign w:val="center"/>
          </w:tcPr>
          <w:p w:rsidRPr="00B36A13" w:rsidR="002E40A3" w:rsidP="00BC57B9" w:rsidRDefault="002E40A3" w14:paraId="09511742" w14:textId="77777777">
            <w:pPr>
              <w:pStyle w:val="a4"/>
            </w:pPr>
          </w:p>
        </w:tc>
        <w:tc>
          <w:tcPr>
            <w:tcW w:w="1134" w:type="dxa"/>
            <w:vMerge/>
            <w:vAlign w:val="center"/>
          </w:tcPr>
          <w:p w:rsidRPr="00B36A13" w:rsidR="002E40A3" w:rsidP="00BC57B9" w:rsidRDefault="002E40A3" w14:paraId="06F5FC7F" w14:textId="77777777">
            <w:pPr>
              <w:pStyle w:val="a4"/>
            </w:pPr>
          </w:p>
        </w:tc>
        <w:tc>
          <w:tcPr>
            <w:tcW w:w="851" w:type="dxa"/>
            <w:vMerge/>
            <w:vAlign w:val="center"/>
          </w:tcPr>
          <w:p w:rsidRPr="00B36A13" w:rsidR="002E40A3" w:rsidP="00BC57B9" w:rsidRDefault="002E40A3" w14:paraId="25E44C7C" w14:textId="77777777">
            <w:pPr>
              <w:pStyle w:val="a4"/>
            </w:pPr>
          </w:p>
        </w:tc>
        <w:tc>
          <w:tcPr>
            <w:tcW w:w="1418" w:type="dxa"/>
            <w:vAlign w:val="center"/>
          </w:tcPr>
          <w:p w:rsidRPr="00F76A7D" w:rsidR="002E40A3" w:rsidP="009F5BC3" w:rsidRDefault="00D66E5D" w14:paraId="4256FB4D" w14:textId="1677C835">
            <w:pPr>
              <w:pStyle w:val="a4"/>
              <w:rPr>
                <w:color w:val="auto"/>
              </w:rPr>
            </w:pPr>
            <w:r>
              <w:rPr>
                <w:color w:val="auto"/>
              </w:rPr>
              <w:t>PJ</w:t>
            </w:r>
            <w:r w:rsidRPr="00F76A7D">
              <w:rPr>
                <w:color w:val="auto"/>
              </w:rPr>
              <w:t>-</w:t>
            </w:r>
            <w:r w:rsidRPr="00F76A7D" w:rsidR="009F5BC3">
              <w:rPr>
                <w:rFonts w:hint="eastAsia"/>
                <w:color w:val="auto"/>
              </w:rPr>
              <w:t>3</w:t>
            </w:r>
            <w:r w:rsidRPr="00F76A7D" w:rsidR="00F76A7D">
              <w:rPr>
                <w:rFonts w:hint="eastAsia"/>
                <w:color w:val="auto"/>
              </w:rPr>
              <w:t>00</w:t>
            </w:r>
          </w:p>
        </w:tc>
        <w:tc>
          <w:tcPr>
            <w:tcW w:w="1701" w:type="dxa"/>
            <w:vAlign w:val="center"/>
          </w:tcPr>
          <w:p w:rsidRPr="00B36A13" w:rsidR="002E40A3" w:rsidP="00BC57B9" w:rsidRDefault="002E40A3" w14:paraId="1DF3930A" w14:textId="77777777">
            <w:pPr>
              <w:pStyle w:val="a4"/>
            </w:pPr>
            <w:r w:rsidRPr="00B36A13">
              <w:t>建筑类别或等级</w:t>
            </w:r>
          </w:p>
        </w:tc>
        <w:tc>
          <w:tcPr>
            <w:tcW w:w="2835" w:type="dxa"/>
            <w:vAlign w:val="center"/>
          </w:tcPr>
          <w:p w:rsidRPr="00B36A13" w:rsidR="002E40A3" w:rsidP="00BC57B9" w:rsidRDefault="002E40A3" w14:paraId="245CA6D9" w14:textId="09E8068B">
            <w:pPr>
              <w:pStyle w:val="a4"/>
            </w:pPr>
            <w:r>
              <w:rPr>
                <w:rFonts w:hint="eastAsia"/>
              </w:rPr>
              <w:t>建筑类别、等级、消防等级、防护等级等</w:t>
            </w:r>
          </w:p>
        </w:tc>
      </w:tr>
      <w:bookmarkEnd w:id="114"/>
      <w:tr w:rsidRPr="00B36A13" w:rsidR="00BA20F3" w:rsidTr="00926F03" w14:paraId="1BF5533B" w14:textId="77777777">
        <w:trPr>
          <w:jc w:val="center"/>
        </w:trPr>
        <w:tc>
          <w:tcPr>
            <w:tcW w:w="851" w:type="dxa"/>
            <w:vMerge/>
            <w:vAlign w:val="center"/>
          </w:tcPr>
          <w:p w:rsidRPr="00B36A13" w:rsidR="00BA20F3" w:rsidP="00BC57B9" w:rsidRDefault="00BA20F3" w14:paraId="4C4E0582" w14:textId="77777777">
            <w:pPr>
              <w:pStyle w:val="a4"/>
            </w:pPr>
          </w:p>
        </w:tc>
        <w:tc>
          <w:tcPr>
            <w:tcW w:w="1134" w:type="dxa"/>
            <w:vMerge/>
            <w:vAlign w:val="center"/>
          </w:tcPr>
          <w:p w:rsidRPr="00B36A13" w:rsidR="00BA20F3" w:rsidP="00BC57B9" w:rsidRDefault="00BA20F3" w14:paraId="68361A60" w14:textId="77777777">
            <w:pPr>
              <w:pStyle w:val="a4"/>
            </w:pPr>
          </w:p>
        </w:tc>
        <w:tc>
          <w:tcPr>
            <w:tcW w:w="851" w:type="dxa"/>
            <w:vMerge/>
            <w:vAlign w:val="center"/>
          </w:tcPr>
          <w:p w:rsidRPr="00B36A13" w:rsidR="00BA20F3" w:rsidP="00BC57B9" w:rsidRDefault="00BA20F3" w14:paraId="7E9EC005" w14:textId="77777777">
            <w:pPr>
              <w:pStyle w:val="a4"/>
            </w:pPr>
          </w:p>
        </w:tc>
        <w:tc>
          <w:tcPr>
            <w:tcW w:w="1418" w:type="dxa"/>
            <w:vAlign w:val="center"/>
          </w:tcPr>
          <w:p w:rsidR="00BA20F3" w:rsidP="009F5BC3" w:rsidRDefault="00BA20F3" w14:paraId="2B397648" w14:textId="4EC0D5BC">
            <w:pPr>
              <w:pStyle w:val="a4"/>
              <w:rPr>
                <w:color w:val="auto"/>
              </w:rPr>
            </w:pPr>
            <w:r>
              <w:rPr>
                <w:color w:val="auto"/>
              </w:rPr>
              <w:t>PJ</w:t>
            </w:r>
            <w:r w:rsidRPr="00F76A7D">
              <w:rPr>
                <w:color w:val="auto"/>
              </w:rPr>
              <w:t>-</w:t>
            </w:r>
            <w:r w:rsidRPr="00F76A7D">
              <w:rPr>
                <w:rFonts w:hint="eastAsia"/>
                <w:color w:val="auto"/>
              </w:rPr>
              <w:t>400</w:t>
            </w:r>
          </w:p>
        </w:tc>
        <w:tc>
          <w:tcPr>
            <w:tcW w:w="1701" w:type="dxa"/>
            <w:vAlign w:val="center"/>
          </w:tcPr>
          <w:p w:rsidRPr="00B36A13" w:rsidR="00BA20F3" w:rsidP="00BC57B9" w:rsidRDefault="00BA20F3" w14:paraId="567B6260" w14:textId="26B4032B">
            <w:pPr>
              <w:pStyle w:val="a4"/>
            </w:pPr>
            <w:r>
              <w:rPr>
                <w:rFonts w:hint="eastAsia"/>
              </w:rPr>
              <w:t>设计说明</w:t>
            </w:r>
          </w:p>
        </w:tc>
        <w:tc>
          <w:tcPr>
            <w:tcW w:w="2835" w:type="dxa"/>
            <w:vAlign w:val="center"/>
          </w:tcPr>
          <w:p w:rsidR="00BA20F3" w:rsidP="00BC57B9" w:rsidRDefault="00BA20F3" w14:paraId="5679DBE2" w14:textId="4DA3EED5">
            <w:pPr>
              <w:pStyle w:val="a4"/>
            </w:pPr>
            <w:r>
              <w:rPr>
                <w:rFonts w:hint="eastAsia"/>
              </w:rPr>
              <w:t>各类设计说明</w:t>
            </w:r>
          </w:p>
        </w:tc>
      </w:tr>
      <w:tr w:rsidRPr="00B36A13" w:rsidR="00BA20F3" w:rsidTr="00926F03" w14:paraId="0845D7A9" w14:textId="77777777">
        <w:trPr>
          <w:jc w:val="center"/>
        </w:trPr>
        <w:tc>
          <w:tcPr>
            <w:tcW w:w="851" w:type="dxa"/>
            <w:vMerge/>
            <w:vAlign w:val="center"/>
          </w:tcPr>
          <w:p w:rsidRPr="00B36A13" w:rsidR="00BA20F3" w:rsidP="00BC57B9" w:rsidRDefault="00BA20F3" w14:paraId="01F68A46" w14:textId="77777777">
            <w:pPr>
              <w:pStyle w:val="a4"/>
            </w:pPr>
          </w:p>
        </w:tc>
        <w:tc>
          <w:tcPr>
            <w:tcW w:w="1134" w:type="dxa"/>
            <w:vMerge/>
            <w:vAlign w:val="center"/>
          </w:tcPr>
          <w:p w:rsidRPr="00B36A13" w:rsidR="00BA20F3" w:rsidP="00BC57B9" w:rsidRDefault="00BA20F3" w14:paraId="6A23609D" w14:textId="77777777">
            <w:pPr>
              <w:pStyle w:val="a4"/>
            </w:pPr>
          </w:p>
        </w:tc>
        <w:tc>
          <w:tcPr>
            <w:tcW w:w="851" w:type="dxa"/>
            <w:vMerge/>
            <w:vAlign w:val="center"/>
          </w:tcPr>
          <w:p w:rsidRPr="00B36A13" w:rsidR="00BA20F3" w:rsidP="00BC57B9" w:rsidRDefault="00BA20F3" w14:paraId="6A3E6849" w14:textId="77777777">
            <w:pPr>
              <w:pStyle w:val="a4"/>
            </w:pPr>
          </w:p>
        </w:tc>
        <w:tc>
          <w:tcPr>
            <w:tcW w:w="1418" w:type="dxa"/>
            <w:vAlign w:val="center"/>
          </w:tcPr>
          <w:p w:rsidRPr="00F76A7D" w:rsidR="00BA20F3" w:rsidP="009F5BC3" w:rsidRDefault="00BA20F3" w14:paraId="7733B605" w14:textId="56D47226">
            <w:pPr>
              <w:pStyle w:val="a4"/>
              <w:rPr>
                <w:color w:val="auto"/>
              </w:rPr>
            </w:pPr>
            <w:r>
              <w:rPr>
                <w:color w:val="auto"/>
              </w:rPr>
              <w:t>PJ</w:t>
            </w:r>
            <w:r w:rsidRPr="00F76A7D">
              <w:rPr>
                <w:color w:val="auto"/>
              </w:rPr>
              <w:t>-</w:t>
            </w:r>
            <w:r w:rsidRPr="00F76A7D">
              <w:rPr>
                <w:rFonts w:hint="eastAsia"/>
                <w:color w:val="auto"/>
              </w:rPr>
              <w:t>500</w:t>
            </w:r>
          </w:p>
        </w:tc>
        <w:tc>
          <w:tcPr>
            <w:tcW w:w="1701" w:type="dxa"/>
            <w:vAlign w:val="center"/>
          </w:tcPr>
          <w:p w:rsidRPr="00B36A13" w:rsidR="00BA20F3" w:rsidP="00BC57B9" w:rsidRDefault="00BA20F3" w14:paraId="15DAE78A" w14:textId="77777777">
            <w:pPr>
              <w:pStyle w:val="a4"/>
            </w:pPr>
            <w:r w:rsidRPr="00B36A13">
              <w:t>技术经济指标</w:t>
            </w:r>
          </w:p>
        </w:tc>
        <w:tc>
          <w:tcPr>
            <w:tcW w:w="2835" w:type="dxa"/>
            <w:vAlign w:val="center"/>
          </w:tcPr>
          <w:p w:rsidRPr="00B36A13" w:rsidR="00BA20F3" w:rsidP="009F5BC3" w:rsidRDefault="00BA20F3" w14:paraId="09F14738" w14:textId="2D4D13C3">
            <w:pPr>
              <w:pStyle w:val="a4"/>
            </w:pPr>
            <w:r>
              <w:rPr>
                <w:rFonts w:hint="eastAsia"/>
              </w:rPr>
              <w:t>各类项目指标</w:t>
            </w:r>
          </w:p>
        </w:tc>
      </w:tr>
      <w:tr w:rsidRPr="00B36A13" w:rsidR="00BA20F3" w:rsidTr="00926F03" w14:paraId="4153BA17" w14:textId="77777777">
        <w:trPr>
          <w:jc w:val="center"/>
        </w:trPr>
        <w:tc>
          <w:tcPr>
            <w:tcW w:w="851" w:type="dxa"/>
            <w:vMerge/>
            <w:vAlign w:val="center"/>
          </w:tcPr>
          <w:p w:rsidRPr="00B36A13" w:rsidR="00BA20F3" w:rsidP="00BC57B9" w:rsidRDefault="00BA20F3" w14:paraId="3AE87B06" w14:textId="77777777">
            <w:pPr>
              <w:pStyle w:val="a4"/>
            </w:pPr>
          </w:p>
        </w:tc>
        <w:tc>
          <w:tcPr>
            <w:tcW w:w="1134" w:type="dxa"/>
            <w:vMerge/>
            <w:vAlign w:val="center"/>
          </w:tcPr>
          <w:p w:rsidRPr="00B36A13" w:rsidR="00BA20F3" w:rsidP="00BC57B9" w:rsidRDefault="00BA20F3" w14:paraId="03C4711F" w14:textId="77777777">
            <w:pPr>
              <w:pStyle w:val="a4"/>
            </w:pPr>
          </w:p>
        </w:tc>
        <w:tc>
          <w:tcPr>
            <w:tcW w:w="851" w:type="dxa"/>
            <w:vMerge/>
            <w:vAlign w:val="center"/>
          </w:tcPr>
          <w:p w:rsidRPr="00B36A13" w:rsidR="00BA20F3" w:rsidP="00BC57B9" w:rsidRDefault="00BA20F3" w14:paraId="223460DF" w14:textId="77777777">
            <w:pPr>
              <w:pStyle w:val="a4"/>
            </w:pPr>
          </w:p>
        </w:tc>
        <w:tc>
          <w:tcPr>
            <w:tcW w:w="1418" w:type="dxa"/>
            <w:vAlign w:val="center"/>
          </w:tcPr>
          <w:p w:rsidRPr="00F76A7D" w:rsidR="00BA20F3" w:rsidP="009F5BC3" w:rsidRDefault="00BA20F3" w14:paraId="4E74FDBD" w14:textId="2F2C0861">
            <w:pPr>
              <w:pStyle w:val="a4"/>
              <w:rPr>
                <w:color w:val="auto"/>
              </w:rPr>
            </w:pPr>
            <w:r>
              <w:rPr>
                <w:color w:val="auto"/>
              </w:rPr>
              <w:t>PJ</w:t>
            </w:r>
            <w:r w:rsidRPr="00F76A7D">
              <w:rPr>
                <w:color w:val="auto"/>
              </w:rPr>
              <w:t>-</w:t>
            </w:r>
            <w:r w:rsidRPr="00F76A7D">
              <w:rPr>
                <w:rFonts w:hint="eastAsia"/>
                <w:color w:val="auto"/>
              </w:rPr>
              <w:t>600</w:t>
            </w:r>
          </w:p>
        </w:tc>
        <w:tc>
          <w:tcPr>
            <w:tcW w:w="1701" w:type="dxa"/>
            <w:vAlign w:val="center"/>
          </w:tcPr>
          <w:p w:rsidRPr="00B36A13" w:rsidR="00BA20F3" w:rsidP="00BC57B9" w:rsidRDefault="004B2100" w14:paraId="7937145F" w14:textId="00A86EFC">
            <w:pPr>
              <w:pStyle w:val="a4"/>
            </w:pPr>
            <w:r>
              <w:rPr>
                <w:rFonts w:hint="eastAsia"/>
              </w:rPr>
              <w:t>建设单位</w:t>
            </w:r>
            <w:r w:rsidRPr="00B36A13" w:rsidR="00BA20F3">
              <w:t>信息</w:t>
            </w:r>
          </w:p>
        </w:tc>
        <w:tc>
          <w:tcPr>
            <w:tcW w:w="2835" w:type="dxa"/>
            <w:vAlign w:val="center"/>
          </w:tcPr>
          <w:p w:rsidRPr="00B36A13" w:rsidR="00BA20F3" w:rsidP="00BC57B9" w:rsidRDefault="00BA20F3" w14:paraId="5115831C" w14:textId="7564F55C">
            <w:pPr>
              <w:pStyle w:val="a4"/>
            </w:pPr>
            <w:r>
              <w:rPr>
                <w:rFonts w:hint="eastAsia"/>
              </w:rPr>
              <w:t>名称、地址、联系方式等。</w:t>
            </w:r>
          </w:p>
        </w:tc>
      </w:tr>
      <w:tr w:rsidRPr="00B36A13" w:rsidR="00BA20F3" w:rsidTr="00926F03" w14:paraId="3EBCF002" w14:textId="77777777">
        <w:trPr>
          <w:jc w:val="center"/>
        </w:trPr>
        <w:tc>
          <w:tcPr>
            <w:tcW w:w="851" w:type="dxa"/>
            <w:vMerge/>
            <w:vAlign w:val="center"/>
          </w:tcPr>
          <w:p w:rsidRPr="00B36A13" w:rsidR="00BA20F3" w:rsidP="00BC57B9" w:rsidRDefault="00BA20F3" w14:paraId="4416D3EE" w14:textId="77777777">
            <w:pPr>
              <w:pStyle w:val="a4"/>
            </w:pPr>
          </w:p>
        </w:tc>
        <w:tc>
          <w:tcPr>
            <w:tcW w:w="1134" w:type="dxa"/>
            <w:vMerge/>
            <w:vAlign w:val="center"/>
          </w:tcPr>
          <w:p w:rsidRPr="00B36A13" w:rsidR="00BA20F3" w:rsidP="00BC57B9" w:rsidRDefault="00BA20F3" w14:paraId="3ACD278E" w14:textId="77777777">
            <w:pPr>
              <w:pStyle w:val="a4"/>
            </w:pPr>
          </w:p>
        </w:tc>
        <w:tc>
          <w:tcPr>
            <w:tcW w:w="851" w:type="dxa"/>
            <w:vMerge/>
            <w:vAlign w:val="center"/>
          </w:tcPr>
          <w:p w:rsidRPr="00B36A13" w:rsidR="00BA20F3" w:rsidP="00BC57B9" w:rsidRDefault="00BA20F3" w14:paraId="6B73411C" w14:textId="77777777">
            <w:pPr>
              <w:pStyle w:val="a4"/>
            </w:pPr>
          </w:p>
        </w:tc>
        <w:tc>
          <w:tcPr>
            <w:tcW w:w="1418" w:type="dxa"/>
            <w:vAlign w:val="center"/>
          </w:tcPr>
          <w:p w:rsidRPr="00F76A7D" w:rsidR="00BA20F3" w:rsidP="00BA20F3" w:rsidRDefault="00BA20F3" w14:paraId="3F95B6CC" w14:textId="04F3960D">
            <w:pPr>
              <w:pStyle w:val="a4"/>
              <w:rPr>
                <w:color w:val="auto"/>
              </w:rPr>
            </w:pPr>
            <w:r>
              <w:rPr>
                <w:color w:val="auto"/>
              </w:rPr>
              <w:t>PJ</w:t>
            </w:r>
            <w:r w:rsidRPr="00F76A7D">
              <w:rPr>
                <w:color w:val="auto"/>
              </w:rPr>
              <w:t>-</w:t>
            </w:r>
            <w:r>
              <w:rPr>
                <w:rFonts w:hint="eastAsia"/>
                <w:color w:val="auto"/>
              </w:rPr>
              <w:t>7</w:t>
            </w:r>
            <w:r w:rsidRPr="00F76A7D">
              <w:rPr>
                <w:rFonts w:hint="eastAsia"/>
                <w:color w:val="auto"/>
              </w:rPr>
              <w:t>00</w:t>
            </w:r>
          </w:p>
        </w:tc>
        <w:tc>
          <w:tcPr>
            <w:tcW w:w="1701" w:type="dxa"/>
            <w:vAlign w:val="center"/>
          </w:tcPr>
          <w:p w:rsidRPr="00B36A13" w:rsidR="00BA20F3" w:rsidP="00BC57B9" w:rsidRDefault="00BA20F3" w14:paraId="6D92920A" w14:textId="77777777">
            <w:pPr>
              <w:pStyle w:val="a4"/>
            </w:pPr>
            <w:r w:rsidRPr="00B36A13">
              <w:t>建设参与方信息</w:t>
            </w:r>
          </w:p>
        </w:tc>
        <w:tc>
          <w:tcPr>
            <w:tcW w:w="2835" w:type="dxa"/>
            <w:vAlign w:val="center"/>
          </w:tcPr>
          <w:p w:rsidRPr="00B36A13" w:rsidR="00BA20F3" w:rsidP="000B0107" w:rsidRDefault="00BA20F3" w14:paraId="2AF972FC" w14:textId="22C19FDB">
            <w:pPr>
              <w:pStyle w:val="a4"/>
            </w:pPr>
            <w:r>
              <w:rPr>
                <w:rFonts w:hint="eastAsia"/>
              </w:rPr>
              <w:t>名称、地址、联系方式等</w:t>
            </w:r>
          </w:p>
        </w:tc>
      </w:tr>
      <w:tr w:rsidRPr="00B36A13" w:rsidR="00BA20F3" w:rsidTr="00926F03" w14:paraId="506D0A89" w14:textId="1A3ADD49">
        <w:trPr>
          <w:jc w:val="center"/>
        </w:trPr>
        <w:tc>
          <w:tcPr>
            <w:tcW w:w="851" w:type="dxa"/>
            <w:vMerge w:val="restart"/>
            <w:vAlign w:val="center"/>
          </w:tcPr>
          <w:p w:rsidRPr="00B36A13" w:rsidR="00BA20F3" w:rsidP="00DF2AB4" w:rsidRDefault="00BA20F3" w14:paraId="7F5DBD58" w14:textId="5CDEE8DB">
            <w:pPr>
              <w:pStyle w:val="a4"/>
            </w:pPr>
            <w:r>
              <w:rPr>
                <w:rFonts w:hint="eastAsia"/>
              </w:rPr>
              <w:t>N1</w:t>
            </w:r>
          </w:p>
        </w:tc>
        <w:tc>
          <w:tcPr>
            <w:tcW w:w="1134" w:type="dxa"/>
            <w:vMerge w:val="restart"/>
            <w:vAlign w:val="center"/>
          </w:tcPr>
          <w:p w:rsidRPr="00B36A13" w:rsidR="00BA20F3" w:rsidP="00DF2AB4" w:rsidRDefault="00BA20F3" w14:paraId="4771C56B" w14:textId="2FFA59A5">
            <w:pPr>
              <w:pStyle w:val="a4"/>
            </w:pPr>
            <w:r w:rsidRPr="00B36A13">
              <w:rPr>
                <w:rFonts w:hint="eastAsia"/>
              </w:rPr>
              <w:t>身份</w:t>
            </w:r>
            <w:r>
              <w:rPr>
                <w:rFonts w:hint="eastAsia"/>
              </w:rPr>
              <w:t>信息</w:t>
            </w:r>
          </w:p>
        </w:tc>
        <w:tc>
          <w:tcPr>
            <w:tcW w:w="851" w:type="dxa"/>
            <w:vMerge w:val="restart"/>
            <w:vAlign w:val="center"/>
          </w:tcPr>
          <w:p w:rsidRPr="00B36A13" w:rsidR="00BA20F3" w:rsidP="00DF2AB4" w:rsidRDefault="00BA20F3" w14:paraId="4DB90B97" w14:textId="7A6C5C83">
            <w:pPr>
              <w:pStyle w:val="a4"/>
            </w:pPr>
            <w:r w:rsidRPr="00B36A13">
              <w:rPr>
                <w:rFonts w:hint="eastAsia"/>
              </w:rPr>
              <w:t>ID</w:t>
            </w:r>
          </w:p>
        </w:tc>
        <w:tc>
          <w:tcPr>
            <w:tcW w:w="1418" w:type="dxa"/>
            <w:vAlign w:val="center"/>
          </w:tcPr>
          <w:p w:rsidRPr="00B329E6" w:rsidR="00BA20F3" w:rsidP="00B329E6" w:rsidRDefault="00BA20F3" w14:paraId="035A0F2D" w14:textId="6128B76D">
            <w:pPr>
              <w:pStyle w:val="a4"/>
              <w:rPr>
                <w:lang w:val="en-US"/>
              </w:rPr>
            </w:pPr>
            <w:r>
              <w:rPr>
                <w:lang w:val="en-US"/>
              </w:rPr>
              <w:t>ID-1</w:t>
            </w:r>
            <w:r>
              <w:rPr>
                <w:rFonts w:hint="eastAsia"/>
                <w:lang w:val="en-US"/>
              </w:rPr>
              <w:t>00</w:t>
            </w:r>
          </w:p>
        </w:tc>
        <w:tc>
          <w:tcPr>
            <w:tcW w:w="1701" w:type="dxa"/>
            <w:vAlign w:val="center"/>
          </w:tcPr>
          <w:p w:rsidRPr="00B36A13" w:rsidR="00BA20F3" w:rsidP="00B329E6" w:rsidRDefault="00BA20F3" w14:paraId="7850D7A0" w14:textId="5BF7D629">
            <w:pPr>
              <w:pStyle w:val="a4"/>
            </w:pPr>
            <w:r>
              <w:rPr>
                <w:rFonts w:hint="eastAsia"/>
              </w:rPr>
              <w:t>基本描述</w:t>
            </w:r>
          </w:p>
        </w:tc>
        <w:tc>
          <w:tcPr>
            <w:tcW w:w="2835" w:type="dxa"/>
            <w:vAlign w:val="center"/>
          </w:tcPr>
          <w:p w:rsidRPr="00B36A13" w:rsidR="00BA20F3" w:rsidP="002E1AF0" w:rsidRDefault="00BA20F3" w14:paraId="5F47F04A" w14:textId="58A73575">
            <w:pPr>
              <w:pStyle w:val="a4"/>
            </w:pPr>
            <w:r>
              <w:rPr>
                <w:rFonts w:hint="eastAsia"/>
              </w:rPr>
              <w:t>名称、编号、类型、功能说明</w:t>
            </w:r>
          </w:p>
        </w:tc>
      </w:tr>
      <w:tr w:rsidRPr="00B36A13" w:rsidR="00BA20F3" w:rsidTr="00926F03" w14:paraId="78D9BEF5" w14:textId="65DA3E9E">
        <w:trPr>
          <w:jc w:val="center"/>
        </w:trPr>
        <w:tc>
          <w:tcPr>
            <w:tcW w:w="851" w:type="dxa"/>
            <w:vMerge/>
            <w:vAlign w:val="center"/>
          </w:tcPr>
          <w:p w:rsidRPr="00B36A13" w:rsidR="00BA20F3" w:rsidP="00DF2AB4" w:rsidRDefault="00BA20F3" w14:paraId="1020EFFE" w14:textId="77777777">
            <w:pPr>
              <w:pStyle w:val="a4"/>
            </w:pPr>
          </w:p>
        </w:tc>
        <w:tc>
          <w:tcPr>
            <w:tcW w:w="1134" w:type="dxa"/>
            <w:vMerge/>
            <w:vAlign w:val="center"/>
          </w:tcPr>
          <w:p w:rsidRPr="00B36A13" w:rsidR="00BA20F3" w:rsidP="00DF2AB4" w:rsidRDefault="00BA20F3" w14:paraId="5C5B381D" w14:textId="4A35E1B6">
            <w:pPr>
              <w:pStyle w:val="a4"/>
            </w:pPr>
          </w:p>
        </w:tc>
        <w:tc>
          <w:tcPr>
            <w:tcW w:w="851" w:type="dxa"/>
            <w:vMerge/>
            <w:vAlign w:val="center"/>
          </w:tcPr>
          <w:p w:rsidRPr="00B36A13" w:rsidR="00BA20F3" w:rsidP="00DF2AB4" w:rsidRDefault="00BA20F3" w14:paraId="3284A7BF" w14:textId="77777777">
            <w:pPr>
              <w:pStyle w:val="a4"/>
            </w:pPr>
          </w:p>
        </w:tc>
        <w:tc>
          <w:tcPr>
            <w:tcW w:w="1418" w:type="dxa"/>
            <w:vAlign w:val="center"/>
          </w:tcPr>
          <w:p w:rsidRPr="00B36A13" w:rsidR="00BA20F3" w:rsidP="00B329E6" w:rsidRDefault="00BA20F3" w14:paraId="2629C90A" w14:textId="7211B7FF">
            <w:pPr>
              <w:pStyle w:val="a4"/>
            </w:pPr>
            <w:r>
              <w:rPr>
                <w:lang w:val="en-US"/>
              </w:rPr>
              <w:t>ID-2</w:t>
            </w:r>
            <w:r>
              <w:rPr>
                <w:rFonts w:hint="eastAsia"/>
                <w:lang w:val="en-US"/>
              </w:rPr>
              <w:t>00</w:t>
            </w:r>
          </w:p>
        </w:tc>
        <w:tc>
          <w:tcPr>
            <w:tcW w:w="1701" w:type="dxa"/>
            <w:vAlign w:val="center"/>
          </w:tcPr>
          <w:p w:rsidRPr="00B36A13" w:rsidR="00BA20F3" w:rsidP="00B329E6" w:rsidRDefault="00BA20F3" w14:paraId="262423DA" w14:textId="5B63968B">
            <w:pPr>
              <w:pStyle w:val="a4"/>
            </w:pPr>
            <w:r>
              <w:rPr>
                <w:rFonts w:hint="eastAsia"/>
              </w:rPr>
              <w:t>编码信息</w:t>
            </w:r>
          </w:p>
        </w:tc>
        <w:tc>
          <w:tcPr>
            <w:tcW w:w="2835" w:type="dxa"/>
            <w:vAlign w:val="center"/>
          </w:tcPr>
          <w:p w:rsidRPr="00B36A13" w:rsidR="00BA20F3" w:rsidP="002E6900" w:rsidRDefault="00BA20F3" w14:paraId="00A11748" w14:textId="1452D5C3">
            <w:pPr>
              <w:pStyle w:val="a4"/>
            </w:pPr>
            <w:r>
              <w:rPr>
                <w:rFonts w:hint="eastAsia"/>
              </w:rPr>
              <w:t>编码、编码执行标准等</w:t>
            </w:r>
          </w:p>
        </w:tc>
      </w:tr>
      <w:tr w:rsidRPr="00B36A13" w:rsidR="00BA20F3" w:rsidTr="00926F03" w14:paraId="224510A7" w14:textId="74BDEF35">
        <w:trPr>
          <w:jc w:val="center"/>
        </w:trPr>
        <w:tc>
          <w:tcPr>
            <w:tcW w:w="851" w:type="dxa"/>
            <w:vMerge w:val="restart"/>
            <w:vAlign w:val="center"/>
          </w:tcPr>
          <w:p w:rsidR="00BA20F3" w:rsidP="00DF2AB4" w:rsidRDefault="00BA20F3" w14:paraId="0F03A4C4" w14:textId="56509A00">
            <w:pPr>
              <w:pStyle w:val="a4"/>
            </w:pPr>
            <w:r>
              <w:t>N1</w:t>
            </w:r>
          </w:p>
        </w:tc>
        <w:tc>
          <w:tcPr>
            <w:tcW w:w="1134" w:type="dxa"/>
            <w:vMerge w:val="restart"/>
            <w:vAlign w:val="center"/>
          </w:tcPr>
          <w:p w:rsidRPr="00B36A13" w:rsidR="00BA20F3" w:rsidP="00DF2AB4" w:rsidRDefault="00BA20F3" w14:paraId="1DE5FAB8" w14:textId="7E5A7981">
            <w:pPr>
              <w:pStyle w:val="a4"/>
            </w:pPr>
            <w:r>
              <w:t>定位</w:t>
            </w:r>
            <w:r>
              <w:rPr>
                <w:rFonts w:hint="eastAsia"/>
              </w:rPr>
              <w:t>信息</w:t>
            </w:r>
          </w:p>
        </w:tc>
        <w:tc>
          <w:tcPr>
            <w:tcW w:w="851" w:type="dxa"/>
            <w:vMerge w:val="restart"/>
            <w:vAlign w:val="center"/>
          </w:tcPr>
          <w:p w:rsidRPr="00B36A13" w:rsidR="00BA20F3" w:rsidP="00D66E5D" w:rsidRDefault="00BA20F3" w14:paraId="1AD03A1D" w14:textId="59692A74">
            <w:pPr>
              <w:pStyle w:val="a4"/>
            </w:pPr>
            <w:r>
              <w:t>LC</w:t>
            </w:r>
          </w:p>
        </w:tc>
        <w:tc>
          <w:tcPr>
            <w:tcW w:w="1418" w:type="dxa"/>
            <w:vAlign w:val="center"/>
          </w:tcPr>
          <w:p w:rsidR="00BA20F3" w:rsidP="00D66E5D" w:rsidRDefault="00BA20F3" w14:paraId="031BB0B7" w14:textId="66B64A8A">
            <w:pPr>
              <w:pStyle w:val="a4"/>
            </w:pPr>
            <w:r>
              <w:t>LC-1</w:t>
            </w:r>
            <w:r>
              <w:rPr>
                <w:rFonts w:hint="eastAsia"/>
              </w:rPr>
              <w:t>00</w:t>
            </w:r>
          </w:p>
        </w:tc>
        <w:tc>
          <w:tcPr>
            <w:tcW w:w="1701" w:type="dxa"/>
            <w:vAlign w:val="center"/>
          </w:tcPr>
          <w:p w:rsidRPr="00B36A13" w:rsidR="00BA20F3" w:rsidP="00B329E6" w:rsidRDefault="00BA20F3" w14:paraId="41523923" w14:textId="6F45EF2A">
            <w:pPr>
              <w:pStyle w:val="a4"/>
            </w:pPr>
            <w:r>
              <w:rPr>
                <w:rFonts w:hint="eastAsia"/>
              </w:rPr>
              <w:t>项目内部定位</w:t>
            </w:r>
          </w:p>
        </w:tc>
        <w:tc>
          <w:tcPr>
            <w:tcW w:w="2835" w:type="dxa"/>
            <w:vAlign w:val="center"/>
          </w:tcPr>
          <w:p w:rsidRPr="00B36A13" w:rsidR="00BA20F3" w:rsidP="002E1AF0" w:rsidRDefault="00BA20F3" w14:paraId="358EB4CC" w14:textId="2FF3CE88">
            <w:pPr>
              <w:pStyle w:val="a4"/>
            </w:pPr>
            <w:r>
              <w:rPr>
                <w:rFonts w:hint="eastAsia"/>
              </w:rPr>
              <w:t>所属的地块、建筑、楼层空间名称及其编号、编码</w:t>
            </w:r>
          </w:p>
        </w:tc>
      </w:tr>
      <w:tr w:rsidRPr="00B36A13" w:rsidR="00BA20F3" w:rsidTr="00926F03" w14:paraId="72721618" w14:textId="77777777">
        <w:trPr>
          <w:jc w:val="center"/>
        </w:trPr>
        <w:tc>
          <w:tcPr>
            <w:tcW w:w="851" w:type="dxa"/>
            <w:vMerge/>
            <w:vAlign w:val="center"/>
          </w:tcPr>
          <w:p w:rsidRPr="00B36A13" w:rsidR="00BA20F3" w:rsidP="00DF2AB4" w:rsidRDefault="00BA20F3" w14:paraId="46018ABB" w14:textId="77777777">
            <w:pPr>
              <w:pStyle w:val="a4"/>
            </w:pPr>
          </w:p>
        </w:tc>
        <w:tc>
          <w:tcPr>
            <w:tcW w:w="1134" w:type="dxa"/>
            <w:vMerge/>
            <w:vAlign w:val="center"/>
          </w:tcPr>
          <w:p w:rsidRPr="00B36A13" w:rsidR="00BA20F3" w:rsidP="00DF2AB4" w:rsidRDefault="00BA20F3" w14:paraId="44340359" w14:textId="77777777">
            <w:pPr>
              <w:pStyle w:val="a4"/>
            </w:pPr>
          </w:p>
        </w:tc>
        <w:tc>
          <w:tcPr>
            <w:tcW w:w="851" w:type="dxa"/>
            <w:vMerge/>
            <w:vAlign w:val="center"/>
          </w:tcPr>
          <w:p w:rsidRPr="00B36A13" w:rsidR="00BA20F3" w:rsidP="00DF2AB4" w:rsidRDefault="00BA20F3" w14:paraId="1A7137E3" w14:textId="77777777">
            <w:pPr>
              <w:pStyle w:val="a4"/>
            </w:pPr>
          </w:p>
        </w:tc>
        <w:tc>
          <w:tcPr>
            <w:tcW w:w="1418" w:type="dxa"/>
            <w:vAlign w:val="center"/>
          </w:tcPr>
          <w:p w:rsidR="00BA20F3" w:rsidP="00D66E5D" w:rsidRDefault="00BA20F3" w14:paraId="26AD2540" w14:textId="61BEB506">
            <w:pPr>
              <w:pStyle w:val="a4"/>
            </w:pPr>
            <w:r>
              <w:t>LC-</w:t>
            </w:r>
            <w:r>
              <w:rPr>
                <w:rFonts w:hint="eastAsia"/>
              </w:rPr>
              <w:t>200</w:t>
            </w:r>
          </w:p>
        </w:tc>
        <w:tc>
          <w:tcPr>
            <w:tcW w:w="1701" w:type="dxa"/>
            <w:vAlign w:val="center"/>
          </w:tcPr>
          <w:p w:rsidR="00BA20F3" w:rsidP="00B329E6" w:rsidRDefault="00BA20F3" w14:paraId="0479CF0B" w14:textId="6258A2E5">
            <w:pPr>
              <w:pStyle w:val="a4"/>
            </w:pPr>
            <w:r>
              <w:rPr>
                <w:rFonts w:hint="eastAsia"/>
              </w:rPr>
              <w:t>坐标定位</w:t>
            </w:r>
          </w:p>
        </w:tc>
        <w:tc>
          <w:tcPr>
            <w:tcW w:w="2835" w:type="dxa"/>
            <w:vAlign w:val="center"/>
          </w:tcPr>
          <w:p w:rsidRPr="00AC596A" w:rsidR="00BA20F3" w:rsidP="00DF2AB4" w:rsidRDefault="00BA20F3" w14:paraId="500888BA" w14:textId="22F3A9E2">
            <w:pPr>
              <w:pStyle w:val="a4"/>
            </w:pPr>
            <w:r>
              <w:rPr>
                <w:rFonts w:hint="eastAsia"/>
              </w:rPr>
              <w:t>可按照平面坐标系统或地理坐标系统或投影坐标系统分项描述</w:t>
            </w:r>
          </w:p>
        </w:tc>
      </w:tr>
      <w:tr w:rsidRPr="00B36A13" w:rsidR="00BA20F3" w:rsidTr="00926F03" w14:paraId="5437BDA2" w14:textId="77777777">
        <w:trPr>
          <w:jc w:val="center"/>
        </w:trPr>
        <w:tc>
          <w:tcPr>
            <w:tcW w:w="851" w:type="dxa"/>
            <w:vMerge/>
            <w:vAlign w:val="center"/>
          </w:tcPr>
          <w:p w:rsidRPr="00B36A13" w:rsidR="00BA20F3" w:rsidP="00DF2AB4" w:rsidRDefault="00BA20F3" w14:paraId="28ECBAE9" w14:textId="77777777">
            <w:pPr>
              <w:pStyle w:val="a4"/>
            </w:pPr>
          </w:p>
        </w:tc>
        <w:tc>
          <w:tcPr>
            <w:tcW w:w="1134" w:type="dxa"/>
            <w:vMerge/>
            <w:vAlign w:val="center"/>
          </w:tcPr>
          <w:p w:rsidRPr="00B36A13" w:rsidR="00BA20F3" w:rsidP="00DF2AB4" w:rsidRDefault="00BA20F3" w14:paraId="1CCB52BD" w14:textId="77777777">
            <w:pPr>
              <w:pStyle w:val="a4"/>
            </w:pPr>
          </w:p>
        </w:tc>
        <w:tc>
          <w:tcPr>
            <w:tcW w:w="851" w:type="dxa"/>
            <w:vMerge/>
            <w:vAlign w:val="center"/>
          </w:tcPr>
          <w:p w:rsidRPr="00B36A13" w:rsidR="00BA20F3" w:rsidP="00DF2AB4" w:rsidRDefault="00BA20F3" w14:paraId="3F31EB2F" w14:textId="77777777">
            <w:pPr>
              <w:pStyle w:val="a4"/>
            </w:pPr>
          </w:p>
        </w:tc>
        <w:tc>
          <w:tcPr>
            <w:tcW w:w="1418" w:type="dxa"/>
            <w:vAlign w:val="center"/>
          </w:tcPr>
          <w:p w:rsidR="00BA20F3" w:rsidP="00D66E5D" w:rsidRDefault="00BA20F3" w14:paraId="121B56BB" w14:textId="0EA47198">
            <w:pPr>
              <w:pStyle w:val="a4"/>
            </w:pPr>
            <w:r>
              <w:t>LC-</w:t>
            </w:r>
            <w:r>
              <w:rPr>
                <w:rFonts w:hint="eastAsia"/>
              </w:rPr>
              <w:t>300</w:t>
            </w:r>
          </w:p>
        </w:tc>
        <w:tc>
          <w:tcPr>
            <w:tcW w:w="1701" w:type="dxa"/>
            <w:vAlign w:val="center"/>
          </w:tcPr>
          <w:p w:rsidR="00BA20F3" w:rsidP="00B329E6" w:rsidRDefault="00BA20F3" w14:paraId="791851B2" w14:textId="5B7AD3C7">
            <w:pPr>
              <w:pStyle w:val="a4"/>
            </w:pPr>
            <w:r>
              <w:rPr>
                <w:rFonts w:hint="eastAsia"/>
              </w:rPr>
              <w:t>占位尺寸</w:t>
            </w:r>
          </w:p>
        </w:tc>
        <w:tc>
          <w:tcPr>
            <w:tcW w:w="2835" w:type="dxa"/>
            <w:vAlign w:val="center"/>
          </w:tcPr>
          <w:p w:rsidR="00BA20F3" w:rsidP="00F24AA5" w:rsidRDefault="00BA20F3" w14:paraId="350321E2" w14:textId="5DC0C2F7">
            <w:pPr>
              <w:pStyle w:val="a4"/>
            </w:pPr>
            <w:r>
              <w:rPr>
                <w:rFonts w:hint="eastAsia"/>
              </w:rPr>
              <w:t>长度、宽度、高、厚度、深度等</w:t>
            </w:r>
          </w:p>
        </w:tc>
      </w:tr>
      <w:tr w:rsidRPr="00B36A13" w:rsidR="00BA20F3" w:rsidTr="00926F03" w14:paraId="26634BDB" w14:textId="7918D09C">
        <w:trPr>
          <w:jc w:val="center"/>
        </w:trPr>
        <w:tc>
          <w:tcPr>
            <w:tcW w:w="851" w:type="dxa"/>
            <w:vMerge w:val="restart"/>
            <w:vAlign w:val="center"/>
          </w:tcPr>
          <w:p w:rsidRPr="00B36A13" w:rsidR="00BA20F3" w:rsidP="00DF2AB4" w:rsidRDefault="00BA20F3" w14:paraId="4820A287" w14:textId="25BE611E">
            <w:pPr>
              <w:pStyle w:val="a4"/>
            </w:pPr>
            <w:r>
              <w:t>N2</w:t>
            </w:r>
          </w:p>
        </w:tc>
        <w:tc>
          <w:tcPr>
            <w:tcW w:w="1134" w:type="dxa"/>
            <w:vMerge w:val="restart"/>
            <w:vAlign w:val="center"/>
          </w:tcPr>
          <w:p w:rsidRPr="00B36A13" w:rsidR="00BA20F3" w:rsidP="00DF2AB4" w:rsidRDefault="00BA20F3" w14:paraId="54D1774D" w14:textId="5538451E">
            <w:pPr>
              <w:pStyle w:val="a4"/>
            </w:pPr>
            <w:r w:rsidRPr="00B36A13">
              <w:rPr>
                <w:rFonts w:hint="eastAsia"/>
              </w:rPr>
              <w:t>系统</w:t>
            </w:r>
            <w:r w:rsidR="004A46C5">
              <w:rPr>
                <w:rFonts w:hint="eastAsia"/>
              </w:rPr>
              <w:t>信息</w:t>
            </w:r>
          </w:p>
        </w:tc>
        <w:tc>
          <w:tcPr>
            <w:tcW w:w="851" w:type="dxa"/>
            <w:vMerge w:val="restart"/>
            <w:vAlign w:val="center"/>
          </w:tcPr>
          <w:p w:rsidRPr="00B36A13" w:rsidR="00BA20F3" w:rsidP="00DF2AB4" w:rsidRDefault="00BA20F3" w14:paraId="39551168" w14:textId="40FCBEDB">
            <w:pPr>
              <w:pStyle w:val="a4"/>
            </w:pPr>
            <w:r w:rsidRPr="00B36A13">
              <w:rPr>
                <w:rFonts w:hint="eastAsia"/>
              </w:rPr>
              <w:t>S</w:t>
            </w:r>
            <w:r>
              <w:t>T</w:t>
            </w:r>
          </w:p>
        </w:tc>
        <w:tc>
          <w:tcPr>
            <w:tcW w:w="1418" w:type="dxa"/>
            <w:vAlign w:val="center"/>
          </w:tcPr>
          <w:p w:rsidRPr="00B36A13" w:rsidR="00BA20F3" w:rsidP="00D66E5D" w:rsidRDefault="00BA20F3" w14:paraId="173AC753" w14:textId="73F7E392">
            <w:pPr>
              <w:pStyle w:val="a4"/>
            </w:pPr>
            <w:r>
              <w:t>ST-1</w:t>
            </w:r>
            <w:r>
              <w:rPr>
                <w:rFonts w:hint="eastAsia"/>
              </w:rPr>
              <w:t>00</w:t>
            </w:r>
          </w:p>
        </w:tc>
        <w:tc>
          <w:tcPr>
            <w:tcW w:w="1701" w:type="dxa"/>
            <w:vAlign w:val="center"/>
          </w:tcPr>
          <w:p w:rsidRPr="00B36A13" w:rsidR="00BA20F3" w:rsidP="00B329E6" w:rsidRDefault="00BA20F3" w14:paraId="19993A6E" w14:textId="3DDB0AD1">
            <w:pPr>
              <w:pStyle w:val="a4"/>
            </w:pPr>
            <w:r w:rsidRPr="00B36A13">
              <w:rPr>
                <w:rFonts w:hint="eastAsia"/>
              </w:rPr>
              <w:t>系统</w:t>
            </w:r>
            <w:r w:rsidRPr="00F50923">
              <w:rPr>
                <w:rFonts w:hint="eastAsia"/>
                <w:color w:val="auto"/>
              </w:rPr>
              <w:t>分类</w:t>
            </w:r>
          </w:p>
        </w:tc>
        <w:tc>
          <w:tcPr>
            <w:tcW w:w="2835" w:type="dxa"/>
            <w:vAlign w:val="center"/>
          </w:tcPr>
          <w:p w:rsidRPr="00B6577D" w:rsidR="00BA20F3" w:rsidP="00DF2AB4" w:rsidRDefault="00756461" w14:paraId="4807ED34" w14:textId="19B11C98">
            <w:pPr>
              <w:pStyle w:val="a4"/>
              <w:rPr>
                <w:lang w:val="en-US"/>
              </w:rPr>
            </w:pPr>
            <w:r>
              <w:rPr>
                <w:rFonts w:hint="eastAsia"/>
                <w:lang w:val="en-US"/>
              </w:rPr>
              <w:t>系统分类名称</w:t>
            </w:r>
          </w:p>
        </w:tc>
      </w:tr>
      <w:tr w:rsidRPr="00B36A13" w:rsidR="004A46C5" w:rsidTr="00926F03" w14:paraId="77F00AAF" w14:textId="77777777">
        <w:trPr>
          <w:jc w:val="center"/>
        </w:trPr>
        <w:tc>
          <w:tcPr>
            <w:tcW w:w="851" w:type="dxa"/>
            <w:vMerge/>
            <w:vAlign w:val="center"/>
          </w:tcPr>
          <w:p w:rsidR="004A46C5" w:rsidP="00DF2AB4" w:rsidRDefault="004A46C5" w14:paraId="2E445231" w14:textId="77777777">
            <w:pPr>
              <w:pStyle w:val="a4"/>
            </w:pPr>
          </w:p>
        </w:tc>
        <w:tc>
          <w:tcPr>
            <w:tcW w:w="1134" w:type="dxa"/>
            <w:vMerge/>
            <w:vAlign w:val="center"/>
          </w:tcPr>
          <w:p w:rsidRPr="00B36A13" w:rsidR="004A46C5" w:rsidP="00DF2AB4" w:rsidRDefault="004A46C5" w14:paraId="0E11F2F4" w14:textId="77777777">
            <w:pPr>
              <w:pStyle w:val="a4"/>
            </w:pPr>
          </w:p>
        </w:tc>
        <w:tc>
          <w:tcPr>
            <w:tcW w:w="851" w:type="dxa"/>
            <w:vMerge/>
            <w:vAlign w:val="center"/>
          </w:tcPr>
          <w:p w:rsidRPr="00B36A13" w:rsidR="004A46C5" w:rsidP="00DF2AB4" w:rsidRDefault="004A46C5" w14:paraId="61A22340" w14:textId="77777777">
            <w:pPr>
              <w:pStyle w:val="a4"/>
            </w:pPr>
          </w:p>
        </w:tc>
        <w:tc>
          <w:tcPr>
            <w:tcW w:w="1418" w:type="dxa"/>
            <w:vAlign w:val="center"/>
          </w:tcPr>
          <w:p w:rsidR="004A46C5" w:rsidP="00D66E5D" w:rsidRDefault="004A46C5" w14:paraId="242F3953" w14:textId="0CE67193">
            <w:pPr>
              <w:pStyle w:val="a4"/>
            </w:pPr>
            <w:r>
              <w:t>ST-2</w:t>
            </w:r>
            <w:r>
              <w:rPr>
                <w:rFonts w:hint="eastAsia"/>
              </w:rPr>
              <w:t>00</w:t>
            </w:r>
          </w:p>
        </w:tc>
        <w:tc>
          <w:tcPr>
            <w:tcW w:w="1701" w:type="dxa"/>
            <w:vAlign w:val="center"/>
          </w:tcPr>
          <w:p w:rsidRPr="00B36A13" w:rsidR="004A46C5" w:rsidP="00B329E6" w:rsidRDefault="004A46C5" w14:paraId="42B6EE48" w14:textId="7F9FD91C">
            <w:pPr>
              <w:pStyle w:val="a4"/>
            </w:pPr>
            <w:r>
              <w:rPr>
                <w:rFonts w:hint="eastAsia"/>
              </w:rPr>
              <w:t>关联关系</w:t>
            </w:r>
          </w:p>
        </w:tc>
        <w:tc>
          <w:tcPr>
            <w:tcW w:w="2835" w:type="dxa"/>
            <w:vAlign w:val="center"/>
          </w:tcPr>
          <w:p w:rsidR="004A46C5" w:rsidP="00DF2AB4" w:rsidRDefault="00756461" w14:paraId="7EE024C8" w14:textId="109552DE">
            <w:pPr>
              <w:pStyle w:val="a4"/>
            </w:pPr>
            <w:r>
              <w:rPr>
                <w:rFonts w:hint="eastAsia"/>
              </w:rPr>
              <w:t>关联模型单元的名称、编号、编码以及关联关系类型</w:t>
            </w:r>
          </w:p>
        </w:tc>
      </w:tr>
      <w:tr w:rsidRPr="00B36A13" w:rsidR="004A46C5" w:rsidTr="00926F03" w14:paraId="5C0E31C2" w14:textId="3D5133B2">
        <w:trPr>
          <w:trHeight w:val="20"/>
          <w:jc w:val="center"/>
        </w:trPr>
        <w:tc>
          <w:tcPr>
            <w:tcW w:w="851" w:type="dxa"/>
            <w:vMerge w:val="restart"/>
            <w:vAlign w:val="center"/>
          </w:tcPr>
          <w:p w:rsidRPr="00B36A13" w:rsidR="004A46C5" w:rsidP="00DF2AB4" w:rsidRDefault="004A46C5" w14:paraId="5F4AA3A0" w14:textId="7A51A573">
            <w:pPr>
              <w:pStyle w:val="a4"/>
            </w:pPr>
            <w:r>
              <w:t>N</w:t>
            </w:r>
            <w:r>
              <w:rPr>
                <w:rFonts w:hint="eastAsia"/>
              </w:rPr>
              <w:t>3</w:t>
            </w:r>
          </w:p>
        </w:tc>
        <w:tc>
          <w:tcPr>
            <w:tcW w:w="1134" w:type="dxa"/>
            <w:vMerge w:val="restart"/>
            <w:vAlign w:val="center"/>
          </w:tcPr>
          <w:p w:rsidRPr="00B36A13" w:rsidR="004A46C5" w:rsidP="00DF2AB4" w:rsidRDefault="004A46C5" w14:paraId="2423C1A8" w14:textId="4790A846">
            <w:pPr>
              <w:pStyle w:val="a4"/>
            </w:pPr>
            <w:r>
              <w:rPr>
                <w:rFonts w:hint="eastAsia"/>
              </w:rPr>
              <w:t>技术信息</w:t>
            </w:r>
          </w:p>
        </w:tc>
        <w:tc>
          <w:tcPr>
            <w:tcW w:w="851" w:type="dxa"/>
            <w:vMerge w:val="restart"/>
            <w:vAlign w:val="center"/>
          </w:tcPr>
          <w:p w:rsidRPr="00B36A13" w:rsidR="004A46C5" w:rsidP="00D66E5D" w:rsidRDefault="004A46C5" w14:paraId="5478BDC8" w14:textId="20654368">
            <w:pPr>
              <w:pStyle w:val="a4"/>
            </w:pPr>
            <w:r>
              <w:rPr>
                <w:rFonts w:hint="eastAsia"/>
              </w:rPr>
              <w:t>T</w:t>
            </w:r>
            <w:r>
              <w:t>C</w:t>
            </w:r>
          </w:p>
        </w:tc>
        <w:tc>
          <w:tcPr>
            <w:tcW w:w="1418" w:type="dxa"/>
            <w:vAlign w:val="center"/>
          </w:tcPr>
          <w:p w:rsidR="004A46C5" w:rsidP="00D66E5D" w:rsidRDefault="004A46C5" w14:paraId="0097CDFC" w14:textId="6415075D">
            <w:pPr>
              <w:pStyle w:val="a4"/>
            </w:pPr>
            <w:r>
              <w:t>TC-1</w:t>
            </w:r>
            <w:r>
              <w:rPr>
                <w:rFonts w:hint="eastAsia"/>
              </w:rPr>
              <w:t>00</w:t>
            </w:r>
          </w:p>
        </w:tc>
        <w:tc>
          <w:tcPr>
            <w:tcW w:w="1701" w:type="dxa"/>
            <w:vAlign w:val="center"/>
          </w:tcPr>
          <w:p w:rsidRPr="00B36A13" w:rsidR="004A46C5" w:rsidP="00B329E6" w:rsidRDefault="004A46C5" w14:paraId="0AC8FFE9" w14:textId="67FD6EFD">
            <w:pPr>
              <w:pStyle w:val="a4"/>
            </w:pPr>
            <w:r>
              <w:rPr>
                <w:rFonts w:hint="eastAsia"/>
              </w:rPr>
              <w:t>构造尺寸</w:t>
            </w:r>
          </w:p>
        </w:tc>
        <w:tc>
          <w:tcPr>
            <w:tcW w:w="2835" w:type="dxa"/>
            <w:vAlign w:val="center"/>
          </w:tcPr>
          <w:p w:rsidRPr="00B36A13" w:rsidR="004A46C5" w:rsidP="00DF2AB4" w:rsidRDefault="004A46C5" w14:paraId="6F38FFB7" w14:textId="460492FD">
            <w:pPr>
              <w:pStyle w:val="a4"/>
            </w:pPr>
            <w:r>
              <w:rPr>
                <w:rFonts w:hint="eastAsia"/>
              </w:rPr>
              <w:t>长度、宽度、高、厚度、深度等主要方向上特征</w:t>
            </w:r>
          </w:p>
        </w:tc>
      </w:tr>
      <w:tr w:rsidRPr="00B36A13" w:rsidR="004A46C5" w:rsidTr="00926F03" w14:paraId="3BA0971E" w14:textId="77777777">
        <w:trPr>
          <w:trHeight w:val="700"/>
          <w:jc w:val="center"/>
        </w:trPr>
        <w:tc>
          <w:tcPr>
            <w:tcW w:w="851" w:type="dxa"/>
            <w:vMerge/>
            <w:vAlign w:val="center"/>
          </w:tcPr>
          <w:p w:rsidR="004A46C5" w:rsidP="00DF2AB4" w:rsidRDefault="004A46C5" w14:paraId="74D39177" w14:textId="77777777">
            <w:pPr>
              <w:pStyle w:val="a4"/>
            </w:pPr>
          </w:p>
        </w:tc>
        <w:tc>
          <w:tcPr>
            <w:tcW w:w="1134" w:type="dxa"/>
            <w:vMerge/>
            <w:vAlign w:val="center"/>
          </w:tcPr>
          <w:p w:rsidRPr="00B36A13" w:rsidR="004A46C5" w:rsidP="00DF2AB4" w:rsidRDefault="004A46C5" w14:paraId="7380704C" w14:textId="77777777">
            <w:pPr>
              <w:pStyle w:val="a4"/>
            </w:pPr>
          </w:p>
        </w:tc>
        <w:tc>
          <w:tcPr>
            <w:tcW w:w="851" w:type="dxa"/>
            <w:vMerge/>
            <w:vAlign w:val="center"/>
          </w:tcPr>
          <w:p w:rsidRPr="00B36A13" w:rsidR="004A46C5" w:rsidP="00DF2AB4" w:rsidRDefault="004A46C5" w14:paraId="21610D5F" w14:textId="77777777">
            <w:pPr>
              <w:pStyle w:val="a4"/>
            </w:pPr>
          </w:p>
        </w:tc>
        <w:tc>
          <w:tcPr>
            <w:tcW w:w="1418" w:type="dxa"/>
            <w:vAlign w:val="center"/>
          </w:tcPr>
          <w:p w:rsidR="004A46C5" w:rsidP="00D66E5D" w:rsidRDefault="004A46C5" w14:paraId="759BD31A" w14:textId="43FB51EC">
            <w:pPr>
              <w:pStyle w:val="a4"/>
            </w:pPr>
            <w:r>
              <w:t>TC-2</w:t>
            </w:r>
            <w:r>
              <w:rPr>
                <w:rFonts w:hint="eastAsia"/>
              </w:rPr>
              <w:t>00</w:t>
            </w:r>
          </w:p>
        </w:tc>
        <w:tc>
          <w:tcPr>
            <w:tcW w:w="1701" w:type="dxa"/>
            <w:vAlign w:val="center"/>
          </w:tcPr>
          <w:p w:rsidRPr="00B36A13" w:rsidR="004A46C5" w:rsidP="00B329E6" w:rsidRDefault="004A46C5" w14:paraId="234AAF6F" w14:textId="2C2EB9D3">
            <w:pPr>
              <w:pStyle w:val="a4"/>
            </w:pPr>
            <w:r>
              <w:rPr>
                <w:rFonts w:hint="eastAsia"/>
              </w:rPr>
              <w:t>组件构成</w:t>
            </w:r>
          </w:p>
        </w:tc>
        <w:tc>
          <w:tcPr>
            <w:tcW w:w="2835" w:type="dxa"/>
            <w:vAlign w:val="center"/>
          </w:tcPr>
          <w:p w:rsidRPr="00B36A13" w:rsidR="004A46C5" w:rsidP="00DF2AB4" w:rsidRDefault="004A46C5" w14:paraId="0338F877" w14:textId="4ACAE8FE">
            <w:pPr>
              <w:pStyle w:val="a4"/>
            </w:pPr>
            <w:r>
              <w:rPr>
                <w:rFonts w:hint="eastAsia"/>
              </w:rPr>
              <w:t>主要组件名称、材质、尺寸等属性</w:t>
            </w:r>
          </w:p>
        </w:tc>
      </w:tr>
      <w:tr w:rsidRPr="00B36A13" w:rsidR="004A46C5" w:rsidTr="00926F03" w14:paraId="07E0FF61" w14:textId="77777777">
        <w:trPr>
          <w:jc w:val="center"/>
        </w:trPr>
        <w:tc>
          <w:tcPr>
            <w:tcW w:w="851" w:type="dxa"/>
            <w:vMerge/>
            <w:vAlign w:val="center"/>
          </w:tcPr>
          <w:p w:rsidRPr="00B36A13" w:rsidR="004A46C5" w:rsidP="00DF2AB4" w:rsidRDefault="004A46C5" w14:paraId="4329D7F3" w14:textId="77777777">
            <w:pPr>
              <w:pStyle w:val="a4"/>
            </w:pPr>
          </w:p>
        </w:tc>
        <w:tc>
          <w:tcPr>
            <w:tcW w:w="1134" w:type="dxa"/>
            <w:vMerge/>
            <w:vAlign w:val="center"/>
          </w:tcPr>
          <w:p w:rsidRPr="00B36A13" w:rsidR="004A46C5" w:rsidP="00DF2AB4" w:rsidRDefault="004A46C5" w14:paraId="374E4F15" w14:textId="77777777">
            <w:pPr>
              <w:pStyle w:val="a4"/>
            </w:pPr>
          </w:p>
        </w:tc>
        <w:tc>
          <w:tcPr>
            <w:tcW w:w="851" w:type="dxa"/>
            <w:vMerge/>
            <w:vAlign w:val="center"/>
          </w:tcPr>
          <w:p w:rsidRPr="00B36A13" w:rsidR="004A46C5" w:rsidP="00DF2AB4" w:rsidRDefault="004A46C5" w14:paraId="523CAF3F" w14:textId="77777777">
            <w:pPr>
              <w:pStyle w:val="a4"/>
            </w:pPr>
          </w:p>
        </w:tc>
        <w:tc>
          <w:tcPr>
            <w:tcW w:w="1418" w:type="dxa"/>
            <w:vAlign w:val="center"/>
          </w:tcPr>
          <w:p w:rsidRPr="00B36A13" w:rsidR="004A46C5" w:rsidP="00D66E5D" w:rsidRDefault="004A46C5" w14:paraId="3F4A265D" w14:textId="7EF04190">
            <w:pPr>
              <w:pStyle w:val="a4"/>
            </w:pPr>
            <w:r>
              <w:t>TC-3</w:t>
            </w:r>
            <w:r>
              <w:rPr>
                <w:rFonts w:hint="eastAsia"/>
              </w:rPr>
              <w:t>00</w:t>
            </w:r>
          </w:p>
        </w:tc>
        <w:tc>
          <w:tcPr>
            <w:tcW w:w="1701" w:type="dxa"/>
            <w:vAlign w:val="center"/>
          </w:tcPr>
          <w:p w:rsidRPr="00B36A13" w:rsidR="004A46C5" w:rsidP="008D7540" w:rsidRDefault="004A46C5" w14:paraId="7D1BDCD3" w14:textId="71505AFC">
            <w:pPr>
              <w:pStyle w:val="a4"/>
            </w:pPr>
            <w:r>
              <w:rPr>
                <w:rFonts w:hint="eastAsia"/>
              </w:rPr>
              <w:t>设计</w:t>
            </w:r>
            <w:r w:rsidRPr="00B36A13">
              <w:rPr>
                <w:rFonts w:hint="eastAsia"/>
              </w:rPr>
              <w:t>参数</w:t>
            </w:r>
          </w:p>
        </w:tc>
        <w:tc>
          <w:tcPr>
            <w:tcW w:w="2835" w:type="dxa"/>
            <w:vAlign w:val="center"/>
          </w:tcPr>
          <w:p w:rsidR="004A46C5" w:rsidP="00795456" w:rsidRDefault="004A46C5" w14:paraId="30F37BCC" w14:textId="13FD37A8">
            <w:pPr>
              <w:pStyle w:val="a4"/>
            </w:pPr>
            <w:r>
              <w:rPr>
                <w:rFonts w:hint="eastAsia" w:cs="Times New Roman"/>
                <w:szCs w:val="18"/>
              </w:rPr>
              <w:t>系统性能、产品设计性能</w:t>
            </w:r>
          </w:p>
        </w:tc>
      </w:tr>
      <w:tr w:rsidRPr="00B36A13" w:rsidR="004A46C5" w:rsidTr="00926F03" w14:paraId="2D4E4315" w14:textId="77777777">
        <w:trPr>
          <w:jc w:val="center"/>
        </w:trPr>
        <w:tc>
          <w:tcPr>
            <w:tcW w:w="851" w:type="dxa"/>
            <w:vMerge/>
            <w:vAlign w:val="center"/>
          </w:tcPr>
          <w:p w:rsidRPr="00B36A13" w:rsidR="004A46C5" w:rsidP="00DF2AB4" w:rsidRDefault="004A46C5" w14:paraId="4A482318" w14:textId="77777777">
            <w:pPr>
              <w:pStyle w:val="a4"/>
            </w:pPr>
          </w:p>
        </w:tc>
        <w:tc>
          <w:tcPr>
            <w:tcW w:w="1134" w:type="dxa"/>
            <w:vMerge/>
            <w:vAlign w:val="center"/>
          </w:tcPr>
          <w:p w:rsidRPr="00B36A13" w:rsidR="004A46C5" w:rsidP="00DF2AB4" w:rsidRDefault="004A46C5" w14:paraId="4C772330" w14:textId="77777777">
            <w:pPr>
              <w:pStyle w:val="a4"/>
            </w:pPr>
          </w:p>
        </w:tc>
        <w:tc>
          <w:tcPr>
            <w:tcW w:w="851" w:type="dxa"/>
            <w:vMerge/>
            <w:vAlign w:val="center"/>
          </w:tcPr>
          <w:p w:rsidRPr="00B36A13" w:rsidR="004A46C5" w:rsidP="00DF2AB4" w:rsidRDefault="004A46C5" w14:paraId="118DCF9E" w14:textId="77777777">
            <w:pPr>
              <w:pStyle w:val="a4"/>
            </w:pPr>
          </w:p>
        </w:tc>
        <w:tc>
          <w:tcPr>
            <w:tcW w:w="1418" w:type="dxa"/>
            <w:vAlign w:val="center"/>
          </w:tcPr>
          <w:p w:rsidR="004A46C5" w:rsidP="00D66E5D" w:rsidRDefault="004A46C5" w14:paraId="39180E7C" w14:textId="1EFE2CAB">
            <w:pPr>
              <w:pStyle w:val="a4"/>
            </w:pPr>
            <w:r>
              <w:t>TC-4</w:t>
            </w:r>
            <w:r>
              <w:rPr>
                <w:rFonts w:hint="eastAsia"/>
              </w:rPr>
              <w:t>00</w:t>
            </w:r>
          </w:p>
        </w:tc>
        <w:tc>
          <w:tcPr>
            <w:tcW w:w="1701" w:type="dxa"/>
            <w:vAlign w:val="center"/>
          </w:tcPr>
          <w:p w:rsidRPr="00B36A13" w:rsidR="004A46C5" w:rsidP="00B329E6" w:rsidRDefault="004A46C5" w14:paraId="08629873" w14:textId="1AAEA5B7">
            <w:pPr>
              <w:pStyle w:val="a4"/>
            </w:pPr>
            <w:r>
              <w:rPr>
                <w:rFonts w:hint="eastAsia"/>
              </w:rPr>
              <w:t>技术要求</w:t>
            </w:r>
          </w:p>
        </w:tc>
        <w:tc>
          <w:tcPr>
            <w:tcW w:w="2835" w:type="dxa"/>
            <w:vAlign w:val="center"/>
          </w:tcPr>
          <w:p w:rsidR="004A46C5" w:rsidP="00F24AA5" w:rsidRDefault="004A46C5" w14:paraId="497F2228" w14:textId="1D89CA6C">
            <w:pPr>
              <w:pStyle w:val="a4"/>
            </w:pPr>
            <w:r>
              <w:rPr>
                <w:rFonts w:hint="eastAsia"/>
              </w:rPr>
              <w:t>材料要求、施工要求、安装要求等</w:t>
            </w:r>
          </w:p>
        </w:tc>
      </w:tr>
      <w:tr w:rsidRPr="00B36A13" w:rsidR="004A46C5" w:rsidTr="00926F03" w14:paraId="211BF1E4" w14:textId="77777777">
        <w:trPr>
          <w:jc w:val="center"/>
        </w:trPr>
        <w:tc>
          <w:tcPr>
            <w:tcW w:w="851" w:type="dxa"/>
            <w:vMerge w:val="restart"/>
            <w:vAlign w:val="center"/>
          </w:tcPr>
          <w:p w:rsidRPr="00B36A13" w:rsidR="004A46C5" w:rsidP="00DF2AB4" w:rsidRDefault="004A46C5" w14:paraId="034EECEA" w14:textId="08DF82AB">
            <w:pPr>
              <w:pStyle w:val="a4"/>
            </w:pPr>
            <w:r>
              <w:t>N</w:t>
            </w:r>
            <w:r>
              <w:rPr>
                <w:rFonts w:hint="eastAsia"/>
              </w:rPr>
              <w:t>3</w:t>
            </w:r>
          </w:p>
        </w:tc>
        <w:tc>
          <w:tcPr>
            <w:tcW w:w="1134" w:type="dxa"/>
            <w:vMerge w:val="restart"/>
            <w:vAlign w:val="center"/>
          </w:tcPr>
          <w:p w:rsidRPr="00B36A13" w:rsidR="004A46C5" w:rsidP="00DF2AB4" w:rsidRDefault="004A46C5" w14:paraId="05E38210" w14:textId="75971E3A">
            <w:pPr>
              <w:pStyle w:val="a4"/>
            </w:pPr>
            <w:r w:rsidRPr="00B36A13">
              <w:rPr>
                <w:rFonts w:hint="eastAsia"/>
              </w:rPr>
              <w:t>生产信息</w:t>
            </w:r>
          </w:p>
        </w:tc>
        <w:tc>
          <w:tcPr>
            <w:tcW w:w="851" w:type="dxa"/>
            <w:vMerge w:val="restart"/>
            <w:vAlign w:val="center"/>
          </w:tcPr>
          <w:p w:rsidRPr="00B36A13" w:rsidR="004A46C5" w:rsidP="00DF2AB4" w:rsidRDefault="004A46C5" w14:paraId="04014402" w14:textId="026ADCBA">
            <w:pPr>
              <w:pStyle w:val="a4"/>
            </w:pPr>
            <w:r w:rsidRPr="00B36A13">
              <w:rPr>
                <w:rFonts w:hint="eastAsia"/>
              </w:rPr>
              <w:t>MF</w:t>
            </w:r>
          </w:p>
        </w:tc>
        <w:tc>
          <w:tcPr>
            <w:tcW w:w="1418" w:type="dxa"/>
            <w:vAlign w:val="center"/>
          </w:tcPr>
          <w:p w:rsidRPr="006743B4" w:rsidR="004A46C5" w:rsidP="00B329E6" w:rsidRDefault="004A46C5" w14:paraId="26F617D9" w14:textId="4D84A442">
            <w:pPr>
              <w:pStyle w:val="a4"/>
              <w:rPr>
                <w:lang w:val="en-US"/>
              </w:rPr>
            </w:pPr>
            <w:r>
              <w:rPr>
                <w:rFonts w:hint="eastAsia"/>
              </w:rPr>
              <w:t>M</w:t>
            </w:r>
            <w:r>
              <w:rPr>
                <w:lang w:val="en-US"/>
              </w:rPr>
              <w:t>F-1</w:t>
            </w:r>
            <w:r>
              <w:rPr>
                <w:rFonts w:hint="eastAsia"/>
                <w:lang w:val="en-US"/>
              </w:rPr>
              <w:t>00</w:t>
            </w:r>
          </w:p>
        </w:tc>
        <w:tc>
          <w:tcPr>
            <w:tcW w:w="1701" w:type="dxa"/>
            <w:vAlign w:val="center"/>
          </w:tcPr>
          <w:p w:rsidR="004A46C5" w:rsidP="006743B4" w:rsidRDefault="005E106F" w14:paraId="3F9AC0EE" w14:textId="5007EA0A">
            <w:pPr>
              <w:pStyle w:val="a4"/>
            </w:pPr>
            <w:r w:rsidRPr="005E106F">
              <w:rPr>
                <w:rFonts w:hint="eastAsia" w:cs="Times New Roman"/>
                <w:szCs w:val="18"/>
              </w:rPr>
              <w:t>产品通用基础数据</w:t>
            </w:r>
          </w:p>
        </w:tc>
        <w:tc>
          <w:tcPr>
            <w:tcW w:w="2835" w:type="dxa"/>
            <w:vAlign w:val="center"/>
          </w:tcPr>
          <w:p w:rsidR="004A46C5" w:rsidP="00362227" w:rsidRDefault="004A46C5" w14:paraId="2EE84E98" w14:textId="1B0896DF">
            <w:pPr>
              <w:pStyle w:val="a4"/>
            </w:pPr>
            <w:r>
              <w:rPr>
                <w:rFonts w:hint="eastAsia" w:cs="Times New Roman"/>
                <w:szCs w:val="18"/>
              </w:rPr>
              <w:t>应符合行业标准《建筑产品信息系统基础数据规范》</w:t>
            </w:r>
            <w:r>
              <w:rPr>
                <w:rFonts w:cs="Times New Roman"/>
                <w:szCs w:val="18"/>
                <w:lang w:val="en-US"/>
              </w:rPr>
              <w:t>JGJ/T 236</w:t>
            </w:r>
            <w:r>
              <w:rPr>
                <w:rFonts w:hint="eastAsia" w:cs="Times New Roman"/>
                <w:szCs w:val="18"/>
                <w:lang w:val="en-US"/>
              </w:rPr>
              <w:t>的规定</w:t>
            </w:r>
          </w:p>
        </w:tc>
      </w:tr>
      <w:tr w:rsidRPr="00B36A13" w:rsidR="004A46C5" w:rsidTr="00926F03" w14:paraId="1CE8965C" w14:textId="77777777">
        <w:trPr>
          <w:jc w:val="center"/>
        </w:trPr>
        <w:tc>
          <w:tcPr>
            <w:tcW w:w="851" w:type="dxa"/>
            <w:vMerge/>
            <w:vAlign w:val="center"/>
          </w:tcPr>
          <w:p w:rsidR="004A46C5" w:rsidP="00DF2AB4" w:rsidRDefault="004A46C5" w14:paraId="57B50E76" w14:textId="77777777">
            <w:pPr>
              <w:pStyle w:val="a4"/>
            </w:pPr>
          </w:p>
        </w:tc>
        <w:tc>
          <w:tcPr>
            <w:tcW w:w="1134" w:type="dxa"/>
            <w:vMerge/>
            <w:vAlign w:val="center"/>
          </w:tcPr>
          <w:p w:rsidRPr="00B36A13" w:rsidR="004A46C5" w:rsidP="00DF2AB4" w:rsidRDefault="004A46C5" w14:paraId="57F8B94E" w14:textId="77777777">
            <w:pPr>
              <w:pStyle w:val="a4"/>
            </w:pPr>
          </w:p>
        </w:tc>
        <w:tc>
          <w:tcPr>
            <w:tcW w:w="851" w:type="dxa"/>
            <w:vMerge/>
            <w:vAlign w:val="center"/>
          </w:tcPr>
          <w:p w:rsidRPr="00B36A13" w:rsidR="004A46C5" w:rsidP="00DF2AB4" w:rsidRDefault="004A46C5" w14:paraId="7BE9C983" w14:textId="77777777">
            <w:pPr>
              <w:pStyle w:val="a4"/>
            </w:pPr>
          </w:p>
        </w:tc>
        <w:tc>
          <w:tcPr>
            <w:tcW w:w="1418" w:type="dxa"/>
            <w:vAlign w:val="center"/>
          </w:tcPr>
          <w:p w:rsidR="004A46C5" w:rsidP="00B329E6" w:rsidRDefault="004A46C5" w14:paraId="52E4A12C" w14:textId="749E4A05">
            <w:pPr>
              <w:pStyle w:val="a4"/>
            </w:pPr>
            <w:r>
              <w:t>MF-2</w:t>
            </w:r>
            <w:r>
              <w:rPr>
                <w:rFonts w:hint="eastAsia"/>
              </w:rPr>
              <w:t>00</w:t>
            </w:r>
          </w:p>
        </w:tc>
        <w:tc>
          <w:tcPr>
            <w:tcW w:w="1701" w:type="dxa"/>
            <w:vAlign w:val="center"/>
          </w:tcPr>
          <w:p w:rsidR="004A46C5" w:rsidP="00B329E6" w:rsidRDefault="004A46C5" w14:paraId="2807F51F" w14:textId="1759D742">
            <w:pPr>
              <w:pStyle w:val="a4"/>
            </w:pPr>
            <w:r>
              <w:rPr>
                <w:rFonts w:hint="eastAsia"/>
              </w:rPr>
              <w:t>产品专用基础数据</w:t>
            </w:r>
          </w:p>
        </w:tc>
        <w:tc>
          <w:tcPr>
            <w:tcW w:w="2835" w:type="dxa"/>
            <w:vAlign w:val="center"/>
          </w:tcPr>
          <w:p w:rsidR="004A46C5" w:rsidP="00362227" w:rsidRDefault="004A46C5" w14:paraId="54535B76" w14:textId="3390B0B8">
            <w:pPr>
              <w:pStyle w:val="a4"/>
            </w:pPr>
            <w:r>
              <w:rPr>
                <w:rFonts w:hint="eastAsia" w:cs="Times New Roman"/>
                <w:szCs w:val="18"/>
              </w:rPr>
              <w:t>应符合行业标准《建筑产品信息系统基础数据规范》</w:t>
            </w:r>
            <w:r>
              <w:rPr>
                <w:rFonts w:cs="Times New Roman"/>
                <w:szCs w:val="18"/>
                <w:lang w:val="en-US"/>
              </w:rPr>
              <w:t>JGJ/T 236</w:t>
            </w:r>
            <w:r>
              <w:rPr>
                <w:rFonts w:hint="eastAsia" w:cs="Times New Roman"/>
                <w:szCs w:val="18"/>
                <w:lang w:val="en-US"/>
              </w:rPr>
              <w:t>的规定</w:t>
            </w:r>
          </w:p>
        </w:tc>
      </w:tr>
      <w:tr w:rsidRPr="00B36A13" w:rsidR="004A46C5" w:rsidTr="00926F03" w14:paraId="530E6B1F" w14:textId="7A31344F">
        <w:trPr>
          <w:jc w:val="center"/>
        </w:trPr>
        <w:tc>
          <w:tcPr>
            <w:tcW w:w="851" w:type="dxa"/>
            <w:vMerge w:val="restart"/>
            <w:vAlign w:val="center"/>
          </w:tcPr>
          <w:p w:rsidRPr="00B36A13" w:rsidR="004A46C5" w:rsidP="00DF2AB4" w:rsidRDefault="004A46C5" w14:paraId="281D6310" w14:textId="073C799B">
            <w:pPr>
              <w:pStyle w:val="a4"/>
            </w:pPr>
            <w:r>
              <w:t>N4</w:t>
            </w:r>
          </w:p>
        </w:tc>
        <w:tc>
          <w:tcPr>
            <w:tcW w:w="1134" w:type="dxa"/>
            <w:vMerge w:val="restart"/>
            <w:vAlign w:val="center"/>
          </w:tcPr>
          <w:p w:rsidRPr="00B36A13" w:rsidR="004A46C5" w:rsidP="00DF2AB4" w:rsidRDefault="004A46C5" w14:paraId="4BDC7D30" w14:textId="6B7CA6F1">
            <w:pPr>
              <w:pStyle w:val="a4"/>
            </w:pPr>
            <w:r w:rsidRPr="00B36A13">
              <w:rPr>
                <w:rFonts w:hint="eastAsia"/>
              </w:rPr>
              <w:t>资产信息</w:t>
            </w:r>
          </w:p>
        </w:tc>
        <w:tc>
          <w:tcPr>
            <w:tcW w:w="851" w:type="dxa"/>
            <w:vMerge w:val="restart"/>
            <w:vAlign w:val="center"/>
          </w:tcPr>
          <w:p w:rsidRPr="00B36A13" w:rsidR="004A46C5" w:rsidP="00DF2AB4" w:rsidRDefault="004A46C5" w14:paraId="034BBE3C" w14:textId="591F3CB3">
            <w:pPr>
              <w:pStyle w:val="a4"/>
            </w:pPr>
            <w:r w:rsidRPr="00B36A13">
              <w:rPr>
                <w:rFonts w:hint="eastAsia"/>
              </w:rPr>
              <w:t>AM</w:t>
            </w:r>
          </w:p>
        </w:tc>
        <w:tc>
          <w:tcPr>
            <w:tcW w:w="1418" w:type="dxa"/>
            <w:vAlign w:val="center"/>
          </w:tcPr>
          <w:p w:rsidRPr="0061710C" w:rsidR="004A46C5" w:rsidP="00B329E6" w:rsidRDefault="004A46C5" w14:paraId="09ADF9B5" w14:textId="778A9E0B">
            <w:pPr>
              <w:pStyle w:val="a4"/>
              <w:rPr>
                <w:lang w:val="en-US"/>
              </w:rPr>
            </w:pPr>
            <w:r>
              <w:rPr>
                <w:rFonts w:hint="eastAsia"/>
              </w:rPr>
              <w:t>AM</w:t>
            </w:r>
            <w:r>
              <w:rPr>
                <w:lang w:val="en-US"/>
              </w:rPr>
              <w:t>-1</w:t>
            </w:r>
            <w:r>
              <w:rPr>
                <w:rFonts w:hint="eastAsia"/>
                <w:lang w:val="en-US"/>
              </w:rPr>
              <w:t>00</w:t>
            </w:r>
          </w:p>
        </w:tc>
        <w:tc>
          <w:tcPr>
            <w:tcW w:w="1701" w:type="dxa"/>
            <w:vAlign w:val="center"/>
          </w:tcPr>
          <w:p w:rsidRPr="00B36A13" w:rsidR="004A46C5" w:rsidP="00F24AA5" w:rsidRDefault="004A46C5" w14:paraId="2D77413C" w14:textId="03A936E0">
            <w:pPr>
              <w:pStyle w:val="a4"/>
            </w:pPr>
            <w:r>
              <w:rPr>
                <w:rFonts w:hint="eastAsia"/>
              </w:rPr>
              <w:t>资产登记</w:t>
            </w:r>
          </w:p>
        </w:tc>
        <w:tc>
          <w:tcPr>
            <w:tcW w:w="2835" w:type="dxa"/>
            <w:vAlign w:val="center"/>
          </w:tcPr>
          <w:p w:rsidRPr="00B36A13" w:rsidR="004A46C5" w:rsidP="00F24AA5" w:rsidRDefault="004A46C5" w14:paraId="4CB0AD57" w14:textId="18A848A5">
            <w:pPr>
              <w:pStyle w:val="a4"/>
            </w:pPr>
            <w:r>
              <w:rPr>
                <w:rFonts w:hint="eastAsia"/>
              </w:rPr>
              <w:t>-</w:t>
            </w:r>
          </w:p>
        </w:tc>
      </w:tr>
      <w:tr w:rsidRPr="00B36A13" w:rsidR="004A46C5" w:rsidTr="00926F03" w14:paraId="3A2190F3" w14:textId="30F6B926">
        <w:trPr>
          <w:jc w:val="center"/>
        </w:trPr>
        <w:tc>
          <w:tcPr>
            <w:tcW w:w="851" w:type="dxa"/>
            <w:vMerge/>
            <w:vAlign w:val="center"/>
          </w:tcPr>
          <w:p w:rsidRPr="00B36A13" w:rsidR="004A46C5" w:rsidP="00DF2AB4" w:rsidRDefault="004A46C5" w14:paraId="3F9588F7" w14:textId="77777777">
            <w:pPr>
              <w:pStyle w:val="a4"/>
            </w:pPr>
          </w:p>
        </w:tc>
        <w:tc>
          <w:tcPr>
            <w:tcW w:w="1134" w:type="dxa"/>
            <w:vMerge/>
            <w:vAlign w:val="center"/>
          </w:tcPr>
          <w:p w:rsidRPr="00B36A13" w:rsidR="004A46C5" w:rsidP="00DF2AB4" w:rsidRDefault="004A46C5" w14:paraId="5D0A688E" w14:textId="0A6E2BDE">
            <w:pPr>
              <w:pStyle w:val="a4"/>
            </w:pPr>
          </w:p>
        </w:tc>
        <w:tc>
          <w:tcPr>
            <w:tcW w:w="851" w:type="dxa"/>
            <w:vMerge/>
            <w:vAlign w:val="center"/>
          </w:tcPr>
          <w:p w:rsidRPr="00B36A13" w:rsidR="004A46C5" w:rsidP="00DF2AB4" w:rsidRDefault="004A46C5" w14:paraId="7359F018" w14:textId="77777777">
            <w:pPr>
              <w:pStyle w:val="a4"/>
            </w:pPr>
          </w:p>
        </w:tc>
        <w:tc>
          <w:tcPr>
            <w:tcW w:w="1418" w:type="dxa"/>
            <w:vAlign w:val="center"/>
          </w:tcPr>
          <w:p w:rsidRPr="00B36A13" w:rsidR="004A46C5" w:rsidP="00F76A7D" w:rsidRDefault="004A46C5" w14:paraId="361E50A5" w14:textId="31784769">
            <w:pPr>
              <w:pStyle w:val="a4"/>
            </w:pPr>
            <w:r>
              <w:rPr>
                <w:rFonts w:hint="eastAsia"/>
              </w:rPr>
              <w:t>AM</w:t>
            </w:r>
            <w:r>
              <w:rPr>
                <w:lang w:val="en-US"/>
              </w:rPr>
              <w:t>-</w:t>
            </w:r>
            <w:r>
              <w:rPr>
                <w:rFonts w:hint="eastAsia"/>
                <w:lang w:val="en-US"/>
              </w:rPr>
              <w:t>200</w:t>
            </w:r>
          </w:p>
        </w:tc>
        <w:tc>
          <w:tcPr>
            <w:tcW w:w="1701" w:type="dxa"/>
            <w:vAlign w:val="center"/>
          </w:tcPr>
          <w:p w:rsidRPr="00B36A13" w:rsidR="004A46C5" w:rsidP="00B329E6" w:rsidRDefault="004A46C5" w14:paraId="5C5CB7C3" w14:textId="73E6603F">
            <w:pPr>
              <w:pStyle w:val="a4"/>
            </w:pPr>
            <w:r>
              <w:rPr>
                <w:rFonts w:hint="eastAsia"/>
              </w:rPr>
              <w:t>资产管理</w:t>
            </w:r>
          </w:p>
        </w:tc>
        <w:tc>
          <w:tcPr>
            <w:tcW w:w="2835" w:type="dxa"/>
            <w:vAlign w:val="center"/>
          </w:tcPr>
          <w:p w:rsidRPr="00B36A13" w:rsidR="004A46C5" w:rsidP="003C1F49" w:rsidRDefault="004A46C5" w14:paraId="0429B8C8" w14:textId="583D0F41">
            <w:pPr>
              <w:pStyle w:val="a4"/>
            </w:pPr>
            <w:r>
              <w:rPr>
                <w:rFonts w:hint="eastAsia"/>
              </w:rPr>
              <w:t>-</w:t>
            </w:r>
          </w:p>
        </w:tc>
      </w:tr>
      <w:tr w:rsidRPr="00B36A13" w:rsidR="004A46C5" w:rsidTr="00926F03" w14:paraId="45D10011" w14:textId="09E4D8E4">
        <w:trPr>
          <w:jc w:val="center"/>
        </w:trPr>
        <w:tc>
          <w:tcPr>
            <w:tcW w:w="851" w:type="dxa"/>
            <w:vMerge w:val="restart"/>
            <w:vAlign w:val="center"/>
          </w:tcPr>
          <w:p w:rsidRPr="00B36A13" w:rsidR="004A46C5" w:rsidP="00DF2AB4" w:rsidRDefault="004A46C5" w14:paraId="102C27C3" w14:textId="3611D5E6">
            <w:pPr>
              <w:pStyle w:val="a4"/>
            </w:pPr>
            <w:r>
              <w:t>N4</w:t>
            </w:r>
          </w:p>
        </w:tc>
        <w:tc>
          <w:tcPr>
            <w:tcW w:w="1134" w:type="dxa"/>
            <w:vMerge w:val="restart"/>
            <w:vAlign w:val="center"/>
          </w:tcPr>
          <w:p w:rsidRPr="00B36A13" w:rsidR="004A46C5" w:rsidP="00DF2AB4" w:rsidRDefault="004A46C5" w14:paraId="37F8EFBE" w14:textId="0045C892">
            <w:pPr>
              <w:pStyle w:val="a4"/>
            </w:pPr>
            <w:r w:rsidRPr="00B36A13">
              <w:rPr>
                <w:rFonts w:hint="eastAsia"/>
              </w:rPr>
              <w:t>维护信息</w:t>
            </w:r>
          </w:p>
        </w:tc>
        <w:tc>
          <w:tcPr>
            <w:tcW w:w="851" w:type="dxa"/>
            <w:vMerge w:val="restart"/>
            <w:vAlign w:val="center"/>
          </w:tcPr>
          <w:p w:rsidRPr="00B36A13" w:rsidR="004A46C5" w:rsidP="00DF2AB4" w:rsidRDefault="004A46C5" w14:paraId="6DDD2B86" w14:textId="1E68860E">
            <w:pPr>
              <w:pStyle w:val="a4"/>
            </w:pPr>
            <w:r w:rsidRPr="00B36A13">
              <w:rPr>
                <w:rFonts w:hint="eastAsia"/>
              </w:rPr>
              <w:t>FM</w:t>
            </w:r>
          </w:p>
        </w:tc>
        <w:tc>
          <w:tcPr>
            <w:tcW w:w="1418" w:type="dxa"/>
            <w:vAlign w:val="center"/>
          </w:tcPr>
          <w:p w:rsidRPr="00B36A13" w:rsidR="004A46C5" w:rsidP="00B329E6" w:rsidRDefault="004A46C5" w14:paraId="0E5233A1" w14:textId="6E58669A">
            <w:pPr>
              <w:pStyle w:val="a4"/>
            </w:pPr>
            <w:r>
              <w:t>F</w:t>
            </w:r>
            <w:r>
              <w:rPr>
                <w:rFonts w:hint="eastAsia"/>
              </w:rPr>
              <w:t>M</w:t>
            </w:r>
            <w:r>
              <w:rPr>
                <w:lang w:val="en-US"/>
              </w:rPr>
              <w:t>-1</w:t>
            </w:r>
            <w:r>
              <w:rPr>
                <w:rFonts w:hint="eastAsia"/>
                <w:lang w:val="en-US"/>
              </w:rPr>
              <w:t>00</w:t>
            </w:r>
          </w:p>
        </w:tc>
        <w:tc>
          <w:tcPr>
            <w:tcW w:w="1701" w:type="dxa"/>
            <w:vAlign w:val="center"/>
          </w:tcPr>
          <w:p w:rsidRPr="00B36A13" w:rsidR="004A46C5" w:rsidP="00F76A7D" w:rsidRDefault="004A46C5" w14:paraId="20ED2C80" w14:textId="6E33CFC3">
            <w:pPr>
              <w:pStyle w:val="a4"/>
            </w:pPr>
            <w:r w:rsidRPr="00B36A13">
              <w:rPr>
                <w:rFonts w:hint="eastAsia"/>
              </w:rPr>
              <w:t>巡检</w:t>
            </w:r>
            <w:r>
              <w:rPr>
                <w:rFonts w:hint="eastAsia"/>
              </w:rPr>
              <w:t>信息</w:t>
            </w:r>
          </w:p>
        </w:tc>
        <w:tc>
          <w:tcPr>
            <w:tcW w:w="2835" w:type="dxa"/>
            <w:vAlign w:val="center"/>
          </w:tcPr>
          <w:p w:rsidRPr="00B36A13" w:rsidR="004A46C5" w:rsidP="00DF2AB4" w:rsidRDefault="004A46C5" w14:paraId="2B614D50" w14:textId="5139071A">
            <w:pPr>
              <w:pStyle w:val="a4"/>
            </w:pPr>
            <w:r>
              <w:rPr>
                <w:rFonts w:hint="eastAsia"/>
              </w:rPr>
              <w:t>-</w:t>
            </w:r>
          </w:p>
        </w:tc>
      </w:tr>
      <w:tr w:rsidRPr="00B36A13" w:rsidR="004A46C5" w:rsidTr="00926F03" w14:paraId="7B85BC04" w14:textId="4EDFCF87">
        <w:trPr>
          <w:jc w:val="center"/>
        </w:trPr>
        <w:tc>
          <w:tcPr>
            <w:tcW w:w="851" w:type="dxa"/>
            <w:vMerge/>
            <w:vAlign w:val="center"/>
          </w:tcPr>
          <w:p w:rsidRPr="00B36A13" w:rsidR="004A46C5" w:rsidP="00DF2AB4" w:rsidRDefault="004A46C5" w14:paraId="1988FF2C" w14:textId="77777777">
            <w:pPr>
              <w:pStyle w:val="a4"/>
            </w:pPr>
          </w:p>
        </w:tc>
        <w:tc>
          <w:tcPr>
            <w:tcW w:w="1134" w:type="dxa"/>
            <w:vMerge/>
            <w:vAlign w:val="center"/>
          </w:tcPr>
          <w:p w:rsidRPr="00B36A13" w:rsidR="004A46C5" w:rsidP="00DF2AB4" w:rsidRDefault="004A46C5" w14:paraId="4C6DE1B8" w14:textId="08FE2974">
            <w:pPr>
              <w:pStyle w:val="a4"/>
            </w:pPr>
          </w:p>
        </w:tc>
        <w:tc>
          <w:tcPr>
            <w:tcW w:w="851" w:type="dxa"/>
            <w:vMerge/>
            <w:vAlign w:val="center"/>
          </w:tcPr>
          <w:p w:rsidRPr="00B36A13" w:rsidR="004A46C5" w:rsidP="00DF2AB4" w:rsidRDefault="004A46C5" w14:paraId="2E793287" w14:textId="77777777">
            <w:pPr>
              <w:pStyle w:val="a4"/>
            </w:pPr>
          </w:p>
        </w:tc>
        <w:tc>
          <w:tcPr>
            <w:tcW w:w="1418" w:type="dxa"/>
            <w:vAlign w:val="center"/>
          </w:tcPr>
          <w:p w:rsidRPr="00B36A13" w:rsidR="004A46C5" w:rsidP="00B329E6" w:rsidRDefault="004A46C5" w14:paraId="6BD3135B" w14:textId="50650B85">
            <w:pPr>
              <w:pStyle w:val="a4"/>
            </w:pPr>
            <w:r>
              <w:t>F</w:t>
            </w:r>
            <w:r>
              <w:rPr>
                <w:rFonts w:hint="eastAsia"/>
              </w:rPr>
              <w:t>M</w:t>
            </w:r>
            <w:r>
              <w:rPr>
                <w:lang w:val="en-US"/>
              </w:rPr>
              <w:t>-2</w:t>
            </w:r>
            <w:r>
              <w:rPr>
                <w:rFonts w:hint="eastAsia"/>
                <w:lang w:val="en-US"/>
              </w:rPr>
              <w:t>00</w:t>
            </w:r>
          </w:p>
        </w:tc>
        <w:tc>
          <w:tcPr>
            <w:tcW w:w="1701" w:type="dxa"/>
            <w:vAlign w:val="center"/>
          </w:tcPr>
          <w:p w:rsidRPr="00B36A13" w:rsidR="004A46C5" w:rsidP="00B329E6" w:rsidRDefault="004A46C5" w14:paraId="7A9420FB" w14:textId="1BD21C93">
            <w:pPr>
              <w:pStyle w:val="a4"/>
            </w:pPr>
            <w:r w:rsidRPr="00B36A13">
              <w:rPr>
                <w:rFonts w:hint="eastAsia"/>
              </w:rPr>
              <w:t>维修</w:t>
            </w:r>
            <w:r>
              <w:rPr>
                <w:rFonts w:hint="eastAsia"/>
              </w:rPr>
              <w:t>信息</w:t>
            </w:r>
          </w:p>
        </w:tc>
        <w:tc>
          <w:tcPr>
            <w:tcW w:w="2835" w:type="dxa"/>
            <w:vAlign w:val="center"/>
          </w:tcPr>
          <w:p w:rsidRPr="00B36A13" w:rsidR="004A46C5" w:rsidP="00676E00" w:rsidRDefault="004A46C5" w14:paraId="7B29433C" w14:textId="13D25A52">
            <w:pPr>
              <w:pStyle w:val="a4"/>
            </w:pPr>
            <w:r>
              <w:rPr>
                <w:rFonts w:hint="eastAsia"/>
              </w:rPr>
              <w:t>-</w:t>
            </w:r>
          </w:p>
        </w:tc>
      </w:tr>
      <w:tr w:rsidRPr="00B36A13" w:rsidR="004A46C5" w:rsidTr="00926F03" w14:paraId="614B1B5C" w14:textId="790542CA">
        <w:trPr>
          <w:jc w:val="center"/>
        </w:trPr>
        <w:tc>
          <w:tcPr>
            <w:tcW w:w="851" w:type="dxa"/>
            <w:vMerge/>
            <w:vAlign w:val="center"/>
          </w:tcPr>
          <w:p w:rsidRPr="00B36A13" w:rsidR="004A46C5" w:rsidP="00DF2AB4" w:rsidRDefault="004A46C5" w14:paraId="407F99C9" w14:textId="77777777">
            <w:pPr>
              <w:pStyle w:val="a4"/>
            </w:pPr>
          </w:p>
        </w:tc>
        <w:tc>
          <w:tcPr>
            <w:tcW w:w="1134" w:type="dxa"/>
            <w:vMerge/>
            <w:vAlign w:val="center"/>
          </w:tcPr>
          <w:p w:rsidRPr="00B36A13" w:rsidR="004A46C5" w:rsidP="00DF2AB4" w:rsidRDefault="004A46C5" w14:paraId="7C629254" w14:textId="37B1F137">
            <w:pPr>
              <w:pStyle w:val="a4"/>
            </w:pPr>
          </w:p>
        </w:tc>
        <w:tc>
          <w:tcPr>
            <w:tcW w:w="851" w:type="dxa"/>
            <w:vMerge/>
            <w:vAlign w:val="center"/>
          </w:tcPr>
          <w:p w:rsidRPr="00B36A13" w:rsidR="004A46C5" w:rsidP="00DF2AB4" w:rsidRDefault="004A46C5" w14:paraId="6C948D9C" w14:textId="77777777">
            <w:pPr>
              <w:pStyle w:val="a4"/>
            </w:pPr>
          </w:p>
        </w:tc>
        <w:tc>
          <w:tcPr>
            <w:tcW w:w="1418" w:type="dxa"/>
            <w:vAlign w:val="center"/>
          </w:tcPr>
          <w:p w:rsidRPr="00B36A13" w:rsidR="004A46C5" w:rsidP="00B329E6" w:rsidRDefault="004A46C5" w14:paraId="0EE8A0EF" w14:textId="4F77C49B">
            <w:pPr>
              <w:pStyle w:val="a4"/>
            </w:pPr>
            <w:r>
              <w:t>F</w:t>
            </w:r>
            <w:r>
              <w:rPr>
                <w:rFonts w:hint="eastAsia"/>
              </w:rPr>
              <w:t>M</w:t>
            </w:r>
            <w:r>
              <w:rPr>
                <w:lang w:val="en-US"/>
              </w:rPr>
              <w:t>-3</w:t>
            </w:r>
            <w:r>
              <w:rPr>
                <w:rFonts w:hint="eastAsia"/>
                <w:lang w:val="en-US"/>
              </w:rPr>
              <w:t>00</w:t>
            </w:r>
          </w:p>
        </w:tc>
        <w:tc>
          <w:tcPr>
            <w:tcW w:w="1701" w:type="dxa"/>
            <w:vAlign w:val="center"/>
          </w:tcPr>
          <w:p w:rsidRPr="00B36A13" w:rsidR="004A46C5" w:rsidP="00B329E6" w:rsidRDefault="004A46C5" w14:paraId="1A09857F" w14:textId="5D8F351D">
            <w:pPr>
              <w:pStyle w:val="a4"/>
            </w:pPr>
            <w:r>
              <w:rPr>
                <w:rFonts w:hint="eastAsia"/>
              </w:rPr>
              <w:t>维护预测</w:t>
            </w:r>
          </w:p>
        </w:tc>
        <w:tc>
          <w:tcPr>
            <w:tcW w:w="2835" w:type="dxa"/>
            <w:vAlign w:val="center"/>
          </w:tcPr>
          <w:p w:rsidRPr="00B36A13" w:rsidR="004A46C5" w:rsidP="00676E00" w:rsidRDefault="004A46C5" w14:paraId="59E03219" w14:textId="07DFC885">
            <w:pPr>
              <w:pStyle w:val="a4"/>
            </w:pPr>
            <w:r>
              <w:rPr>
                <w:rFonts w:hint="eastAsia"/>
              </w:rPr>
              <w:t>-</w:t>
            </w:r>
          </w:p>
        </w:tc>
      </w:tr>
      <w:tr w:rsidRPr="00B36A13" w:rsidR="004A46C5" w:rsidTr="00926F03" w14:paraId="0576D75F" w14:textId="567BAEEC">
        <w:trPr>
          <w:jc w:val="center"/>
        </w:trPr>
        <w:tc>
          <w:tcPr>
            <w:tcW w:w="851" w:type="dxa"/>
            <w:vMerge/>
            <w:vAlign w:val="center"/>
          </w:tcPr>
          <w:p w:rsidRPr="00B36A13" w:rsidR="004A46C5" w:rsidP="00DF2AB4" w:rsidRDefault="004A46C5" w14:paraId="67EC6EFA" w14:textId="77777777">
            <w:pPr>
              <w:pStyle w:val="a4"/>
            </w:pPr>
          </w:p>
        </w:tc>
        <w:tc>
          <w:tcPr>
            <w:tcW w:w="1134" w:type="dxa"/>
            <w:vMerge/>
            <w:vAlign w:val="center"/>
          </w:tcPr>
          <w:p w:rsidRPr="00B36A13" w:rsidR="004A46C5" w:rsidP="00DF2AB4" w:rsidRDefault="004A46C5" w14:paraId="5FFDB483" w14:textId="1871FC65">
            <w:pPr>
              <w:pStyle w:val="a4"/>
            </w:pPr>
          </w:p>
        </w:tc>
        <w:tc>
          <w:tcPr>
            <w:tcW w:w="851" w:type="dxa"/>
            <w:vMerge/>
            <w:vAlign w:val="center"/>
          </w:tcPr>
          <w:p w:rsidRPr="00B36A13" w:rsidR="004A46C5" w:rsidP="00DF2AB4" w:rsidRDefault="004A46C5" w14:paraId="2302EABF" w14:textId="77777777">
            <w:pPr>
              <w:pStyle w:val="a4"/>
            </w:pPr>
          </w:p>
        </w:tc>
        <w:tc>
          <w:tcPr>
            <w:tcW w:w="1418" w:type="dxa"/>
            <w:vAlign w:val="center"/>
          </w:tcPr>
          <w:p w:rsidRPr="00B36A13" w:rsidR="004A46C5" w:rsidP="00F76A7D" w:rsidRDefault="004A46C5" w14:paraId="7F99AD65" w14:textId="626662FF">
            <w:pPr>
              <w:pStyle w:val="a4"/>
            </w:pPr>
            <w:commentRangeStart w:id="119"/>
            <w:r>
              <w:t>F</w:t>
            </w:r>
            <w:r>
              <w:rPr>
                <w:rFonts w:hint="eastAsia"/>
              </w:rPr>
              <w:t>M</w:t>
            </w:r>
            <w:r>
              <w:rPr>
                <w:lang w:val="en-US"/>
              </w:rPr>
              <w:t>-</w:t>
            </w:r>
            <w:r>
              <w:rPr>
                <w:rFonts w:hint="eastAsia"/>
                <w:lang w:val="en-US"/>
              </w:rPr>
              <w:t>400</w:t>
            </w:r>
          </w:p>
        </w:tc>
        <w:tc>
          <w:tcPr>
            <w:tcW w:w="1701" w:type="dxa"/>
            <w:vAlign w:val="center"/>
          </w:tcPr>
          <w:p w:rsidRPr="00B36A13" w:rsidR="004A46C5" w:rsidP="00F76A7D" w:rsidRDefault="004A46C5" w14:paraId="41F45D1B" w14:textId="59F58AC0">
            <w:pPr>
              <w:pStyle w:val="a4"/>
            </w:pPr>
            <w:r w:rsidRPr="00B36A13">
              <w:rPr>
                <w:rFonts w:hint="eastAsia"/>
              </w:rPr>
              <w:t>备件备品</w:t>
            </w:r>
            <w:commentRangeEnd w:id="119"/>
            <w:r w:rsidRPr="00B36A13">
              <w:rPr>
                <w:rStyle w:val="CommentReference"/>
                <w:sz w:val="18"/>
              </w:rPr>
              <w:commentReference w:id="119"/>
            </w:r>
          </w:p>
        </w:tc>
        <w:tc>
          <w:tcPr>
            <w:tcW w:w="2835" w:type="dxa"/>
            <w:vAlign w:val="center"/>
          </w:tcPr>
          <w:p w:rsidRPr="00B36A13" w:rsidR="004A46C5" w:rsidP="00DF2AB4" w:rsidRDefault="004A46C5" w14:paraId="61F273F1" w14:textId="2F1C49CB">
            <w:pPr>
              <w:pStyle w:val="a4"/>
            </w:pPr>
            <w:r>
              <w:rPr>
                <w:rFonts w:hint="eastAsia"/>
              </w:rPr>
              <w:t>-</w:t>
            </w:r>
          </w:p>
        </w:tc>
      </w:tr>
    </w:tbl>
    <w:p w:rsidR="007D478D" w:rsidP="000E7989" w:rsidRDefault="00C80D95" w14:paraId="1F0E3169" w14:textId="2E7253BF">
      <w:pPr>
        <w:ind w:left="0" w:right="229" w:rightChars="109" w:firstLine="0" w:firstLineChars="0"/>
        <w:rPr>
          <w:rFonts w:cs="Times New Roman"/>
          <w:sz w:val="18"/>
          <w:szCs w:val="18"/>
        </w:rPr>
      </w:pPr>
      <w:r w:rsidRPr="00C80D95">
        <w:rPr>
          <w:rFonts w:hint="eastAsia" w:cs="Times New Roman"/>
          <w:sz w:val="18"/>
          <w:szCs w:val="18"/>
        </w:rPr>
        <w:t>注：</w:t>
      </w:r>
      <w:r w:rsidR="008D7540">
        <w:rPr>
          <w:rFonts w:cs="Times New Roman"/>
          <w:sz w:val="18"/>
          <w:szCs w:val="18"/>
        </w:rPr>
        <w:tab/>
      </w:r>
      <w:r w:rsidR="006440CB">
        <w:rPr>
          <w:rFonts w:cs="Times New Roman"/>
          <w:sz w:val="18"/>
          <w:szCs w:val="18"/>
        </w:rPr>
        <w:t>1</w:t>
      </w:r>
      <w:r w:rsidR="00B80269">
        <w:rPr>
          <w:rFonts w:cs="Times New Roman"/>
          <w:sz w:val="18"/>
          <w:szCs w:val="18"/>
        </w:rPr>
        <w:tab/>
      </w:r>
      <w:r w:rsidR="007D478D">
        <w:rPr>
          <w:rFonts w:hint="eastAsia" w:cs="Times New Roman"/>
          <w:sz w:val="18"/>
          <w:szCs w:val="18"/>
        </w:rPr>
        <w:t>表中未列出的属性</w:t>
      </w:r>
      <w:r w:rsidR="00F76A7D">
        <w:rPr>
          <w:rFonts w:hint="eastAsia" w:cs="Times New Roman"/>
          <w:sz w:val="18"/>
          <w:szCs w:val="18"/>
        </w:rPr>
        <w:t>组和属性</w:t>
      </w:r>
      <w:r w:rsidR="007D478D">
        <w:rPr>
          <w:rFonts w:hint="eastAsia" w:cs="Times New Roman"/>
          <w:sz w:val="18"/>
          <w:szCs w:val="18"/>
        </w:rPr>
        <w:t>可自定义进行补充</w:t>
      </w:r>
      <w:r w:rsidR="00BA1DE6">
        <w:rPr>
          <w:rFonts w:cs="Times New Roman"/>
          <w:sz w:val="18"/>
          <w:szCs w:val="18"/>
        </w:rPr>
        <w:t>；</w:t>
      </w:r>
    </w:p>
    <w:p w:rsidR="00756461" w:rsidP="000E7989" w:rsidRDefault="007D478D" w14:paraId="533300A9" w14:textId="68BFD570">
      <w:pPr>
        <w:ind w:left="0" w:right="229" w:rightChars="109" w:firstLine="420" w:firstLineChars="0"/>
        <w:rPr>
          <w:rFonts w:cs="Times New Roman"/>
          <w:sz w:val="18"/>
          <w:szCs w:val="18"/>
        </w:rPr>
      </w:pPr>
      <w:r>
        <w:rPr>
          <w:rFonts w:hint="eastAsia" w:cs="Times New Roman"/>
          <w:sz w:val="18"/>
          <w:szCs w:val="18"/>
        </w:rPr>
        <w:t>2</w:t>
      </w:r>
      <w:r>
        <w:rPr>
          <w:rFonts w:hint="eastAsia" w:cs="Times New Roman"/>
          <w:sz w:val="18"/>
          <w:szCs w:val="18"/>
        </w:rPr>
        <w:tab/>
      </w:r>
      <w:r w:rsidR="00E5018A">
        <w:rPr>
          <w:rFonts w:hint="eastAsia" w:cs="Times New Roman"/>
          <w:sz w:val="18"/>
          <w:szCs w:val="18"/>
        </w:rPr>
        <w:t>属性应</w:t>
      </w:r>
      <w:r>
        <w:rPr>
          <w:rFonts w:hint="eastAsia" w:cs="Times New Roman"/>
          <w:sz w:val="18"/>
          <w:szCs w:val="18"/>
        </w:rPr>
        <w:t>分项</w:t>
      </w:r>
      <w:r w:rsidR="00B22E58">
        <w:rPr>
          <w:rFonts w:hint="eastAsia" w:cs="Times New Roman"/>
          <w:sz w:val="18"/>
          <w:szCs w:val="18"/>
        </w:rPr>
        <w:t>列举</w:t>
      </w:r>
      <w:r w:rsidR="00E5018A">
        <w:rPr>
          <w:rFonts w:hint="eastAsia" w:cs="Times New Roman"/>
          <w:sz w:val="18"/>
          <w:szCs w:val="18"/>
        </w:rPr>
        <w:t>，</w:t>
      </w:r>
      <w:r>
        <w:rPr>
          <w:rFonts w:hint="eastAsia" w:cs="Times New Roman"/>
          <w:sz w:val="18"/>
          <w:szCs w:val="18"/>
        </w:rPr>
        <w:t>属性代号</w:t>
      </w:r>
      <w:r w:rsidR="00B22E58">
        <w:rPr>
          <w:rFonts w:hint="eastAsia" w:cs="Times New Roman"/>
          <w:sz w:val="18"/>
          <w:szCs w:val="18"/>
        </w:rPr>
        <w:t>应</w:t>
      </w:r>
      <w:r>
        <w:rPr>
          <w:rFonts w:hint="eastAsia" w:cs="Times New Roman"/>
          <w:sz w:val="18"/>
          <w:szCs w:val="18"/>
        </w:rPr>
        <w:t>在</w:t>
      </w:r>
      <w:r w:rsidR="00A57523">
        <w:rPr>
          <w:rFonts w:hint="eastAsia" w:cs="Times New Roman"/>
          <w:sz w:val="18"/>
          <w:szCs w:val="18"/>
        </w:rPr>
        <w:t>属性</w:t>
      </w:r>
      <w:r w:rsidR="00E5018A">
        <w:rPr>
          <w:rFonts w:hint="eastAsia" w:cs="Times New Roman"/>
          <w:sz w:val="18"/>
          <w:szCs w:val="18"/>
        </w:rPr>
        <w:t>组</w:t>
      </w:r>
      <w:r w:rsidR="00A57523">
        <w:rPr>
          <w:rFonts w:hint="eastAsia" w:cs="Times New Roman"/>
          <w:sz w:val="18"/>
          <w:szCs w:val="18"/>
        </w:rPr>
        <w:t>代号</w:t>
      </w:r>
      <w:r w:rsidR="00E5018A">
        <w:rPr>
          <w:rFonts w:hint="eastAsia" w:cs="Times New Roman"/>
          <w:sz w:val="18"/>
          <w:szCs w:val="18"/>
        </w:rPr>
        <w:t>数字</w:t>
      </w:r>
      <w:r w:rsidR="00926F03">
        <w:rPr>
          <w:rFonts w:hint="eastAsia" w:cs="Times New Roman"/>
          <w:sz w:val="18"/>
          <w:szCs w:val="18"/>
        </w:rPr>
        <w:t>按照整数顺序依次</w:t>
      </w:r>
      <w:r w:rsidR="00A57523">
        <w:rPr>
          <w:rFonts w:hint="eastAsia" w:cs="Times New Roman"/>
          <w:sz w:val="18"/>
          <w:szCs w:val="18"/>
        </w:rPr>
        <w:t>扩展</w:t>
      </w:r>
      <w:r w:rsidR="00BA1DE6">
        <w:rPr>
          <w:rFonts w:cs="Times New Roman"/>
          <w:sz w:val="18"/>
          <w:szCs w:val="18"/>
        </w:rPr>
        <w:t>；</w:t>
      </w:r>
    </w:p>
    <w:p w:rsidRPr="004F52ED" w:rsidR="00756461" w:rsidP="000E7989" w:rsidRDefault="00756461" w14:paraId="2B8E1A93" w14:textId="152C46BC">
      <w:pPr>
        <w:ind w:left="0" w:right="229" w:rightChars="109" w:firstLine="420" w:firstLineChars="0"/>
        <w:rPr>
          <w:rFonts w:cs="Times New Roman"/>
          <w:sz w:val="18"/>
          <w:szCs w:val="18"/>
        </w:rPr>
      </w:pPr>
      <w:r>
        <w:rPr>
          <w:rFonts w:hint="eastAsia" w:cs="Times New Roman"/>
          <w:sz w:val="18"/>
          <w:szCs w:val="18"/>
        </w:rPr>
        <w:t>3</w:t>
      </w:r>
      <w:r>
        <w:rPr>
          <w:rFonts w:hint="eastAsia" w:cs="Times New Roman"/>
          <w:sz w:val="18"/>
          <w:szCs w:val="18"/>
        </w:rPr>
        <w:tab/>
      </w:r>
      <w:r w:rsidR="004F52ED">
        <w:rPr>
          <w:rFonts w:hint="eastAsia" w:cs="Times New Roman"/>
          <w:sz w:val="18"/>
          <w:szCs w:val="18"/>
        </w:rPr>
        <w:t>系统分类应</w:t>
      </w:r>
      <w:r w:rsidRPr="004F52ED">
        <w:rPr>
          <w:rFonts w:hint="eastAsia" w:cs="Times New Roman"/>
          <w:sz w:val="18"/>
          <w:szCs w:val="18"/>
        </w:rPr>
        <w:t>符合本标准</w:t>
      </w:r>
      <w:r w:rsidR="00BA1DE6">
        <w:rPr>
          <w:rFonts w:cs="Times New Roman"/>
          <w:sz w:val="18"/>
          <w:szCs w:val="18"/>
        </w:rPr>
        <w:t>第</w:t>
      </w:r>
      <w:r w:rsidRPr="004F52ED">
        <w:rPr>
          <w:rFonts w:cs="Times New Roman"/>
          <w:sz w:val="18"/>
          <w:szCs w:val="18"/>
        </w:rPr>
        <w:t>3.2.2</w:t>
      </w:r>
      <w:r w:rsidRPr="004F52ED">
        <w:rPr>
          <w:rFonts w:hint="eastAsia" w:cs="Times New Roman"/>
          <w:sz w:val="18"/>
          <w:szCs w:val="18"/>
        </w:rPr>
        <w:t>条的规定</w:t>
      </w:r>
      <w:r w:rsidR="00BA1DE6">
        <w:rPr>
          <w:rFonts w:cs="Times New Roman"/>
          <w:sz w:val="18"/>
          <w:szCs w:val="18"/>
        </w:rPr>
        <w:t>；</w:t>
      </w:r>
    </w:p>
    <w:p w:rsidR="005E106F" w:rsidP="000E7989" w:rsidRDefault="00756461" w14:paraId="36CB2D4C" w14:textId="128042C3">
      <w:pPr>
        <w:ind w:left="0" w:right="229" w:rightChars="109" w:firstLine="420" w:firstLineChars="0"/>
        <w:rPr>
          <w:rFonts w:cs="Times New Roman"/>
          <w:sz w:val="18"/>
          <w:szCs w:val="18"/>
        </w:rPr>
      </w:pPr>
      <w:r w:rsidRPr="004F52ED">
        <w:rPr>
          <w:rFonts w:hint="eastAsia" w:cs="Times New Roman"/>
          <w:sz w:val="18"/>
          <w:szCs w:val="18"/>
        </w:rPr>
        <w:t>4</w:t>
      </w:r>
      <w:r w:rsidRPr="004F52ED">
        <w:rPr>
          <w:rFonts w:hint="eastAsia" w:cs="Times New Roman"/>
          <w:sz w:val="18"/>
          <w:szCs w:val="18"/>
        </w:rPr>
        <w:tab/>
      </w:r>
      <w:r w:rsidR="004F52ED">
        <w:rPr>
          <w:rFonts w:hint="eastAsia" w:cs="Times New Roman"/>
          <w:sz w:val="18"/>
          <w:szCs w:val="18"/>
        </w:rPr>
        <w:t>关联关系应</w:t>
      </w:r>
      <w:r w:rsidRPr="004F52ED">
        <w:rPr>
          <w:rFonts w:hint="eastAsia" w:cs="Times New Roman"/>
          <w:sz w:val="18"/>
          <w:szCs w:val="18"/>
        </w:rPr>
        <w:t>符合本标准</w:t>
      </w:r>
      <w:r w:rsidR="00BA1DE6">
        <w:rPr>
          <w:rFonts w:cs="Times New Roman"/>
          <w:sz w:val="18"/>
          <w:szCs w:val="18"/>
        </w:rPr>
        <w:t>第</w:t>
      </w:r>
      <w:r w:rsidRPr="004F52ED">
        <w:rPr>
          <w:rFonts w:cs="Times New Roman"/>
          <w:sz w:val="18"/>
          <w:szCs w:val="18"/>
        </w:rPr>
        <w:t>3.2.</w:t>
      </w:r>
      <w:r w:rsidRPr="004F52ED">
        <w:rPr>
          <w:rFonts w:hint="eastAsia" w:cs="Times New Roman"/>
          <w:sz w:val="18"/>
          <w:szCs w:val="18"/>
        </w:rPr>
        <w:t>3</w:t>
      </w:r>
      <w:r w:rsidRPr="004F52ED">
        <w:rPr>
          <w:rFonts w:hint="eastAsia" w:cs="Times New Roman"/>
          <w:sz w:val="18"/>
          <w:szCs w:val="18"/>
        </w:rPr>
        <w:t>条和</w:t>
      </w:r>
      <w:r w:rsidR="00BA1DE6">
        <w:rPr>
          <w:rFonts w:cs="Times New Roman"/>
          <w:sz w:val="18"/>
          <w:szCs w:val="18"/>
        </w:rPr>
        <w:t>第</w:t>
      </w:r>
      <w:r w:rsidRPr="004F52ED">
        <w:rPr>
          <w:rFonts w:cs="Times New Roman"/>
          <w:sz w:val="18"/>
          <w:szCs w:val="18"/>
        </w:rPr>
        <w:t>3.2.4</w:t>
      </w:r>
      <w:r w:rsidRPr="004F52ED">
        <w:rPr>
          <w:rFonts w:hint="eastAsia" w:cs="Times New Roman"/>
          <w:sz w:val="18"/>
          <w:szCs w:val="18"/>
        </w:rPr>
        <w:t>条的规定</w:t>
      </w:r>
      <w:r w:rsidR="00BA1DE6">
        <w:rPr>
          <w:rFonts w:cs="Times New Roman"/>
          <w:sz w:val="18"/>
          <w:szCs w:val="18"/>
        </w:rPr>
        <w:t>；</w:t>
      </w:r>
    </w:p>
    <w:p w:rsidR="00C80D95" w:rsidP="000E7989" w:rsidRDefault="005E106F" w14:paraId="4A635E2E" w14:textId="01378852">
      <w:pPr>
        <w:ind w:left="0" w:right="229" w:rightChars="109" w:firstLine="420" w:firstLineChars="0"/>
        <w:rPr>
          <w:rFonts w:cs="Times New Roman"/>
          <w:sz w:val="18"/>
          <w:szCs w:val="18"/>
          <w:lang w:val="en-US"/>
        </w:rPr>
      </w:pPr>
      <w:r>
        <w:rPr>
          <w:rFonts w:hint="eastAsia" w:cs="Times New Roman"/>
          <w:sz w:val="18"/>
          <w:szCs w:val="18"/>
        </w:rPr>
        <w:t>3</w:t>
      </w:r>
      <w:r>
        <w:rPr>
          <w:rFonts w:hint="eastAsia" w:cs="Times New Roman"/>
          <w:sz w:val="18"/>
          <w:szCs w:val="18"/>
        </w:rPr>
        <w:tab/>
      </w:r>
      <w:r w:rsidRPr="005E106F">
        <w:rPr>
          <w:rFonts w:hint="eastAsia" w:cs="Times New Roman"/>
          <w:sz w:val="18"/>
          <w:szCs w:val="18"/>
        </w:rPr>
        <w:t>产品设计性能基础数据应符合现行行业标准《建筑产品信息系统基础数据规范》</w:t>
      </w:r>
      <w:r w:rsidRPr="005E106F">
        <w:rPr>
          <w:rFonts w:cs="Times New Roman"/>
          <w:sz w:val="18"/>
          <w:szCs w:val="18"/>
        </w:rPr>
        <w:t>JGJ/T 236</w:t>
      </w:r>
      <w:r w:rsidRPr="005E106F">
        <w:rPr>
          <w:rFonts w:hint="eastAsia" w:cs="Times New Roman"/>
          <w:sz w:val="18"/>
          <w:szCs w:val="18"/>
        </w:rPr>
        <w:t>的规定</w:t>
      </w:r>
      <w:r>
        <w:rPr>
          <w:rFonts w:hint="eastAsia" w:cs="Times New Roman"/>
          <w:sz w:val="18"/>
          <w:szCs w:val="18"/>
          <w:lang w:val="en-US"/>
        </w:rPr>
        <w:t>。</w:t>
      </w:r>
    </w:p>
    <w:p w:rsidRPr="007A3DB9" w:rsidR="00B84883" w:rsidP="007A3DB9" w:rsidRDefault="00B84883" w14:paraId="3B07BFB1" w14:textId="77777777">
      <w:pPr>
        <w:pStyle w:val="1-"/>
        <w:spacing w:before="120" w:after="360"/>
        <w:rPr>
          <w:rFonts w:hint="eastAsia"/>
        </w:rPr>
        <w:sectPr w:rsidRPr="007A3DB9" w:rsidR="00B84883" w:rsidSect="00BB04E8">
          <w:pgSz w:w="11906" w:h="16838" w:orient="portrait"/>
          <w:pgMar w:top="1701" w:right="1701" w:bottom="1797" w:left="1418" w:header="709" w:footer="851" w:gutter="0"/>
          <w:cols w:space="720"/>
        </w:sectPr>
      </w:pPr>
      <w:bookmarkStart w:name="_Toc438330059" w:id="120"/>
      <w:bookmarkStart w:name="_Toc438330116" w:id="121"/>
      <w:bookmarkStart w:name="_Toc438506565" w:id="122"/>
      <w:bookmarkStart w:name="_Toc474315090" w:id="123"/>
      <w:bookmarkStart w:name="_Toc489148163" w:id="124"/>
    </w:p>
    <w:p w:rsidRPr="007A3DB9" w:rsidR="006437D8" w:rsidP="007A3DB9" w:rsidRDefault="006437D8" w14:paraId="75BC3348" w14:textId="6A04251B">
      <w:pPr>
        <w:pStyle w:val="1-"/>
        <w:spacing w:before="120" w:after="360"/>
        <w:rPr>
          <w:rFonts w:hint="eastAsia"/>
        </w:rPr>
      </w:pPr>
      <w:bookmarkStart w:name="_Toc213704844" w:id="125"/>
      <w:r w:rsidRPr="007A3DB9">
        <w:rPr>
          <w:rFonts w:hint="eastAsia"/>
        </w:rPr>
        <w:t>本标准用词说明</w:t>
      </w:r>
      <w:bookmarkEnd w:id="120"/>
      <w:bookmarkEnd w:id="121"/>
      <w:bookmarkEnd w:id="122"/>
      <w:bookmarkEnd w:id="123"/>
      <w:bookmarkEnd w:id="124"/>
      <w:bookmarkEnd w:id="125"/>
    </w:p>
    <w:p w:rsidR="006437D8" w:rsidP="00B409E2" w:rsidRDefault="006437D8" w14:paraId="500837F5" w14:textId="77777777">
      <w:pPr>
        <w:ind w:firstLine="447"/>
      </w:pPr>
      <w:r>
        <w:t xml:space="preserve">1 </w:t>
      </w:r>
      <w:r>
        <w:t>为便于在执行本标准条文时区别对待，对于要求严格程度不同的用词说明如下</w:t>
      </w:r>
      <w:r>
        <w:t>:</w:t>
      </w:r>
    </w:p>
    <w:p w:rsidR="005E0EA6" w:rsidP="00BD05AA" w:rsidRDefault="006437D8" w14:paraId="01569F43" w14:textId="70A6C8D8">
      <w:pPr>
        <w:pStyle w:val="ListParagraph"/>
        <w:numPr>
          <w:ilvl w:val="0"/>
          <w:numId w:val="16"/>
        </w:numPr>
        <w:ind w:left="1134" w:firstLineChars="0"/>
      </w:pPr>
      <w:r>
        <w:t>表示很严格，非这样做不可的：</w:t>
      </w:r>
    </w:p>
    <w:p w:rsidR="006437D8" w:rsidP="005E0EA6" w:rsidRDefault="006437D8" w14:paraId="48D3212C" w14:textId="73286B3C">
      <w:pPr>
        <w:pStyle w:val="ListParagraph"/>
        <w:ind w:left="1134" w:firstLine="0" w:firstLineChars="0"/>
      </w:pPr>
      <w:r>
        <w:rPr>
          <w:rFonts w:hint="eastAsia"/>
        </w:rPr>
        <w:t>正面词采用“必须”；反面词采用“严禁”；</w:t>
      </w:r>
    </w:p>
    <w:p w:rsidR="005E0EA6" w:rsidP="00BD05AA" w:rsidRDefault="006437D8" w14:paraId="1D4B0872" w14:textId="406A6B01">
      <w:pPr>
        <w:pStyle w:val="ListParagraph"/>
        <w:numPr>
          <w:ilvl w:val="0"/>
          <w:numId w:val="16"/>
        </w:numPr>
        <w:ind w:left="1134" w:firstLineChars="0"/>
      </w:pPr>
      <w:r>
        <w:t>表示严格，在正常情况下均应这样做的：</w:t>
      </w:r>
    </w:p>
    <w:p w:rsidR="006437D8" w:rsidP="005E0EA6" w:rsidRDefault="006437D8" w14:paraId="025D8CB9" w14:textId="628FC44B">
      <w:pPr>
        <w:pStyle w:val="ListParagraph"/>
        <w:ind w:left="1134" w:firstLine="0" w:firstLineChars="0"/>
      </w:pPr>
      <w:r>
        <w:rPr>
          <w:rFonts w:hint="eastAsia"/>
        </w:rPr>
        <w:t>正面词采用“应”；反面词采用“不应”或“不得”；</w:t>
      </w:r>
    </w:p>
    <w:p w:rsidR="006437D8" w:rsidP="00BD05AA" w:rsidRDefault="006437D8" w14:paraId="59EC3DE4" w14:textId="3A119B42">
      <w:pPr>
        <w:pStyle w:val="ListParagraph"/>
        <w:numPr>
          <w:ilvl w:val="0"/>
          <w:numId w:val="16"/>
        </w:numPr>
        <w:ind w:left="1134" w:firstLineChars="0"/>
      </w:pPr>
      <w:r>
        <w:t>表示允许稍有选择，在条件许可时首先应这样做的：</w:t>
      </w:r>
    </w:p>
    <w:p w:rsidR="006437D8" w:rsidP="005E0EA6" w:rsidRDefault="006437D8" w14:paraId="570F45DF" w14:textId="77777777">
      <w:pPr>
        <w:pStyle w:val="ListParagraph"/>
        <w:ind w:left="1134" w:firstLine="0" w:firstLineChars="0"/>
      </w:pPr>
      <w:r>
        <w:rPr>
          <w:rFonts w:hint="eastAsia"/>
        </w:rPr>
        <w:t>正面词采用“宜”；反面词采用“不宜”；</w:t>
      </w:r>
    </w:p>
    <w:p w:rsidR="006437D8" w:rsidP="00BD05AA" w:rsidRDefault="006437D8" w14:paraId="7FF85805" w14:textId="24B11F7C">
      <w:pPr>
        <w:pStyle w:val="ListParagraph"/>
        <w:numPr>
          <w:ilvl w:val="0"/>
          <w:numId w:val="16"/>
        </w:numPr>
        <w:ind w:left="1134" w:firstLineChars="0"/>
      </w:pPr>
      <w:r>
        <w:t>表示有选择，在一定条件下可以这样做的，采用</w:t>
      </w:r>
      <w:r>
        <w:t>“</w:t>
      </w:r>
      <w:r>
        <w:t>可</w:t>
      </w:r>
      <w:r>
        <w:t>”</w:t>
      </w:r>
      <w:r>
        <w:t>。</w:t>
      </w:r>
    </w:p>
    <w:p w:rsidR="006437D8" w:rsidP="00B409E2" w:rsidRDefault="006437D8" w14:paraId="7555BA1D" w14:textId="77777777">
      <w:pPr>
        <w:ind w:firstLine="447"/>
      </w:pPr>
      <w:r>
        <w:t xml:space="preserve">2 </w:t>
      </w:r>
      <w:r>
        <w:t>条文中指明应按其他有关标准执行的写法为</w:t>
      </w:r>
      <w:r>
        <w:t>“</w:t>
      </w:r>
      <w:r>
        <w:t>应按</w:t>
      </w:r>
      <w:r>
        <w:t>......</w:t>
      </w:r>
      <w:r>
        <w:t>执行</w:t>
      </w:r>
      <w:r>
        <w:t>”</w:t>
      </w:r>
      <w:r>
        <w:t>或</w:t>
      </w:r>
      <w:r>
        <w:t>“</w:t>
      </w:r>
      <w:r>
        <w:t>应符合</w:t>
      </w:r>
      <w:r>
        <w:t>......</w:t>
      </w:r>
      <w:r>
        <w:t>的规定</w:t>
      </w:r>
      <w:r>
        <w:t>”</w:t>
      </w:r>
      <w:r>
        <w:t>。</w:t>
      </w:r>
    </w:p>
    <w:p w:rsidR="006D110A" w:rsidP="00B409E2" w:rsidRDefault="006D110A" w14:paraId="14E36091" w14:textId="77777777">
      <w:pPr>
        <w:ind w:firstLine="447"/>
        <w:sectPr w:rsidR="006D110A" w:rsidSect="00BB04E8">
          <w:pgSz w:w="11906" w:h="16838" w:orient="portrait"/>
          <w:pgMar w:top="1701" w:right="1701" w:bottom="1797" w:left="1418" w:header="709" w:footer="851" w:gutter="0"/>
          <w:cols w:space="720"/>
        </w:sectPr>
      </w:pPr>
    </w:p>
    <w:p w:rsidRPr="007A3DB9" w:rsidR="006D110A" w:rsidP="007A3DB9" w:rsidRDefault="006D110A" w14:paraId="67321D71" w14:textId="57F47DB8">
      <w:pPr>
        <w:pStyle w:val="1-"/>
        <w:spacing w:before="120" w:after="360"/>
        <w:rPr>
          <w:rFonts w:hint="eastAsia"/>
        </w:rPr>
      </w:pPr>
      <w:bookmarkStart w:name="_Toc338076273" w:id="126"/>
      <w:bookmarkStart w:name="_Toc338076624" w:id="127"/>
      <w:bookmarkStart w:name="_Toc431153431" w:id="128"/>
      <w:bookmarkStart w:name="_Toc431153919" w:id="129"/>
      <w:bookmarkStart w:name="_Toc438506566" w:id="130"/>
      <w:bookmarkStart w:name="_Toc474315091" w:id="131"/>
      <w:bookmarkStart w:name="_Toc489148164" w:id="132"/>
      <w:bookmarkStart w:name="_Toc213704845" w:id="133"/>
      <w:r w:rsidRPr="007A3DB9">
        <w:rPr>
          <w:rFonts w:hint="eastAsia"/>
        </w:rPr>
        <w:t>引用标准名录</w:t>
      </w:r>
      <w:bookmarkEnd w:id="126"/>
      <w:bookmarkEnd w:id="127"/>
      <w:bookmarkEnd w:id="128"/>
      <w:bookmarkEnd w:id="129"/>
      <w:bookmarkEnd w:id="130"/>
      <w:bookmarkEnd w:id="131"/>
      <w:bookmarkEnd w:id="132"/>
      <w:r w:rsidRPr="00CA6F07" w:rsidR="00CA6F07">
        <w:rPr>
          <w:rFonts w:hint="eastAsia"/>
          <w:highlight w:val="yellow"/>
        </w:rPr>
        <w:t>（待确认）</w:t>
      </w:r>
      <w:bookmarkEnd w:id="133"/>
    </w:p>
    <w:p w:rsidR="003448F5" w:rsidP="00071D09" w:rsidRDefault="00BF13A3" w14:paraId="3DEB8010" w14:textId="5F8291A0">
      <w:pPr>
        <w:pStyle w:val="4-"/>
        <w:numPr>
          <w:ilvl w:val="0"/>
          <w:numId w:val="0"/>
        </w:numPr>
        <w:ind w:left="489"/>
      </w:pPr>
      <w:r w:rsidRPr="00BF13A3">
        <w:rPr>
          <w:rFonts w:ascii="Times New Roman" w:hAnsi="Times New Roman"/>
          <w:b/>
          <w:bCs/>
        </w:rPr>
        <w:t>1</w:t>
      </w:r>
      <w:r>
        <w:rPr>
          <w:rFonts w:hint="eastAsia" w:ascii="Times New Roman" w:hAnsi="Times New Roman"/>
          <w:b/>
          <w:bCs/>
        </w:rPr>
        <w:tab/>
      </w:r>
      <w:r w:rsidR="003448F5">
        <w:rPr>
          <w:rFonts w:hint="eastAsia"/>
        </w:rPr>
        <w:t>《房屋建筑制图统一标准》</w:t>
      </w:r>
      <w:r w:rsidR="003448F5">
        <w:t>GB/T 50001</w:t>
      </w:r>
    </w:p>
    <w:p w:rsidR="00AC761D" w:rsidP="00CA6F07" w:rsidRDefault="00BF13A3" w14:paraId="4B22C4DF" w14:textId="77777777">
      <w:pPr>
        <w:pStyle w:val="4-"/>
        <w:numPr>
          <w:ilvl w:val="0"/>
          <w:numId w:val="0"/>
        </w:numPr>
        <w:ind w:left="489"/>
      </w:pPr>
      <w:r>
        <w:rPr>
          <w:rFonts w:hint="eastAsia" w:ascii="Times New Roman" w:hAnsi="Times New Roman"/>
          <w:b/>
          <w:bCs/>
        </w:rPr>
        <w:t>2</w:t>
      </w:r>
      <w:r>
        <w:rPr>
          <w:rFonts w:hint="eastAsia" w:ascii="Times New Roman" w:hAnsi="Times New Roman"/>
          <w:b/>
          <w:bCs/>
        </w:rPr>
        <w:tab/>
      </w:r>
      <w:r w:rsidRPr="00A066BE" w:rsidR="00A066BE">
        <w:rPr>
          <w:rFonts w:hint="eastAsia"/>
        </w:rPr>
        <w:t>《建筑产品信息系统基础数据规范》</w:t>
      </w:r>
      <w:r w:rsidRPr="00A066BE" w:rsidR="00A066BE">
        <w:t>JGJ/T 236</w:t>
      </w:r>
    </w:p>
    <w:p w:rsidR="00CA6F07" w:rsidP="00CA6F07" w:rsidRDefault="00CA6F07" w14:paraId="3E16F4BD" w14:textId="77777777">
      <w:pPr>
        <w:pStyle w:val="4-"/>
        <w:numPr>
          <w:ilvl w:val="0"/>
          <w:numId w:val="0"/>
        </w:numPr>
        <w:ind w:left="489"/>
      </w:pPr>
    </w:p>
    <w:p w:rsidR="003448F5" w:rsidP="00CA6F07" w:rsidRDefault="003448F5" w14:paraId="0B240999" w14:textId="094625F0">
      <w:pPr>
        <w:pStyle w:val="a9"/>
        <w:rPr>
          <w:lang w:val="en-US"/>
        </w:rPr>
      </w:pPr>
    </w:p>
    <w:sectPr w:rsidR="003448F5" w:rsidSect="00BB04E8">
      <w:footerReference w:type="first" r:id="rId24"/>
      <w:pgSz w:w="11906" w:h="16838" w:orient="portrait"/>
      <w:pgMar w:top="1701" w:right="1701" w:bottom="1797" w:left="1418" w:header="709" w:footer="85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匡嘉" w:author="匡嘉智" w:date="2025-11-11T23:28:00Z" w:id="1">
    <w:p w:rsidR="00782FA8" w:rsidRDefault="00782FA8" w14:paraId="203DE58B" w14:textId="5D840E7C">
      <w:pPr>
        <w:pStyle w:val="CommentText"/>
        <w:ind w:firstLine="447"/>
      </w:pPr>
      <w:r>
        <w:rPr>
          <w:rStyle w:val="CommentReference"/>
        </w:rPr>
        <w:annotationRef/>
      </w:r>
      <w:r w:rsidRPr="3B69CCC7">
        <w:t>1.0.3</w:t>
      </w:r>
      <w:r w:rsidRPr="3B69CCC7">
        <w:t>除了</w:t>
      </w:r>
      <w:r w:rsidRPr="3B69CCC7">
        <w:t>“</w:t>
      </w:r>
      <w:r w:rsidRPr="3B69CCC7">
        <w:t>信息交付协同</w:t>
      </w:r>
      <w:r w:rsidRPr="3B69CCC7">
        <w:t>”</w:t>
      </w:r>
      <w:r w:rsidRPr="3B69CCC7">
        <w:t>，是否也应该包含</w:t>
      </w:r>
      <w:r w:rsidRPr="3B69CCC7">
        <w:t>“</w:t>
      </w:r>
      <w:r w:rsidRPr="3B69CCC7">
        <w:t>信息生产协同</w:t>
      </w:r>
      <w:r w:rsidRPr="3B69CCC7">
        <w:t>”</w:t>
      </w:r>
    </w:p>
  </w:comment>
  <w:comment w:initials="64" w:author="64748333@qq.com" w:date="2025-08-05T10:42:00Z" w:id="2">
    <w:p w:rsidR="00C81290" w:rsidRDefault="00C81290" w14:paraId="40C7D5BE" w14:textId="6D813ACB">
      <w:pPr>
        <w:pStyle w:val="CommentText"/>
        <w:ind w:firstLine="447"/>
      </w:pPr>
      <w:r>
        <w:rPr>
          <w:rStyle w:val="CommentReference"/>
        </w:rPr>
        <w:annotationRef/>
      </w:r>
      <w:r w:rsidRPr="429F8351">
        <w:t>【张杨</w:t>
      </w:r>
      <w:r w:rsidRPr="429F8351">
        <w:t>-</w:t>
      </w:r>
      <w:r w:rsidRPr="429F8351">
        <w:t>广联达】</w:t>
      </w:r>
    </w:p>
    <w:p w:rsidR="00C81290" w:rsidRDefault="00C81290" w14:paraId="10E4803E" w14:textId="72BB8E74">
      <w:pPr>
        <w:pStyle w:val="CommentText"/>
        <w:ind w:firstLine="447"/>
      </w:pPr>
      <w:r w:rsidRPr="2394E259">
        <w:t>问题：编号错误</w:t>
      </w:r>
    </w:p>
  </w:comment>
  <w:comment w:initials="MY" w:author="毛羽丰(MAO, Yufeng)" w:date="2025-08-12T09:18:00Z" w:id="3">
    <w:p w:rsidR="00C171CC" w:rsidP="00C171CC" w:rsidRDefault="00C171CC" w14:paraId="697CDA6E" w14:textId="77777777">
      <w:pPr>
        <w:pStyle w:val="CommentText"/>
        <w:ind w:left="0" w:firstLine="0" w:firstLineChars="0"/>
      </w:pPr>
      <w:r>
        <w:rPr>
          <w:rStyle w:val="CommentReference"/>
        </w:rPr>
        <w:annotationRef/>
      </w:r>
      <w:r>
        <w:rPr>
          <w:rFonts w:hint="eastAsia"/>
        </w:rPr>
        <w:t>已修改，转化错误</w:t>
      </w:r>
    </w:p>
  </w:comment>
  <w:comment w:initials="中交" w:author="中交二公院-汪海芳" w:date="1900-01-01T00:00:00Z" w:id="12">
    <w:p w:rsidR="00141640" w:rsidRDefault="00141640" w14:paraId="47CB7636" w14:textId="38CE49CE">
      <w:pPr>
        <w:pStyle w:val="CommentText"/>
        <w:ind w:firstLine="447"/>
      </w:pPr>
      <w:r>
        <w:rPr>
          <w:rStyle w:val="CommentReference"/>
        </w:rPr>
        <w:annotationRef/>
      </w:r>
      <w:r w:rsidRPr="30979299">
        <w:t>第二个</w:t>
      </w:r>
      <w:r w:rsidRPr="30979299">
        <w:t>“</w:t>
      </w:r>
      <w:r w:rsidRPr="30979299">
        <w:t>和</w:t>
      </w:r>
      <w:r w:rsidRPr="30979299">
        <w:t>”</w:t>
      </w:r>
      <w:r w:rsidRPr="30979299">
        <w:t>建议改为</w:t>
      </w:r>
      <w:r w:rsidRPr="30979299">
        <w:t>“</w:t>
      </w:r>
      <w:r w:rsidRPr="30979299">
        <w:t>及</w:t>
      </w:r>
      <w:r w:rsidRPr="30979299">
        <w:t>”</w:t>
      </w:r>
      <w:r w:rsidRPr="30979299">
        <w:t>，避免与前面的</w:t>
      </w:r>
      <w:r w:rsidRPr="30979299">
        <w:t>“</w:t>
      </w:r>
      <w:r w:rsidRPr="30979299">
        <w:t>和</w:t>
      </w:r>
      <w:r w:rsidRPr="30979299">
        <w:t>”</w:t>
      </w:r>
      <w:r w:rsidRPr="30979299">
        <w:t>重复</w:t>
      </w:r>
    </w:p>
  </w:comment>
  <w:comment w:initials="张泽" w:author="张泽仁" w:date="2025-08-12T10:18:00Z" w:id="13">
    <w:p w:rsidR="00ED11F9" w:rsidP="00ED11F9" w:rsidRDefault="00ED11F9" w14:paraId="56690185" w14:textId="77777777">
      <w:pPr>
        <w:pStyle w:val="CommentText"/>
        <w:ind w:firstLine="447"/>
      </w:pPr>
      <w:r>
        <w:rPr>
          <w:rStyle w:val="CommentReference"/>
        </w:rPr>
        <w:annotationRef/>
      </w:r>
      <w:r w:rsidRPr="136C1010">
        <w:t>“</w:t>
      </w:r>
      <w:r w:rsidRPr="136C1010">
        <w:t>设计交付包括设计阶段和应用阶段</w:t>
      </w:r>
      <w:r w:rsidRPr="136C1010">
        <w:t>”</w:t>
      </w:r>
      <w:r w:rsidRPr="136C1010">
        <w:t>和目前工程项目实际上采用的设计一个阶段，施工一个阶段，运维一个阶段不匹配。是否增加施工深化部分？</w:t>
      </w:r>
    </w:p>
  </w:comment>
  <w:comment w:initials="MY" w:author="毛羽丰(MAO, Yufeng)" w:date="2025-09-11T10:06:00Z" w:id="14">
    <w:p w:rsidR="00ED11F9" w:rsidP="00ED11F9" w:rsidRDefault="00ED11F9" w14:paraId="156C29CE" w14:textId="77777777">
      <w:pPr>
        <w:pStyle w:val="CommentText"/>
        <w:ind w:left="0" w:firstLine="0" w:firstLineChars="0"/>
      </w:pPr>
      <w:r>
        <w:rPr>
          <w:rStyle w:val="CommentReference"/>
        </w:rPr>
        <w:annotationRef/>
      </w:r>
      <w:r>
        <w:rPr>
          <w:rFonts w:hint="eastAsia"/>
        </w:rPr>
        <w:t>施工深化此处如果指“深化设计”则应属于本标准约束范围，工艺工法的深化则不属于本标准。</w:t>
      </w:r>
    </w:p>
  </w:comment>
  <w:comment w:initials="64" w:author="64748333@qq.com" w:date="2025-08-05T10:52:00Z" w:id="17">
    <w:p w:rsidR="00273CF2" w:rsidP="00273CF2" w:rsidRDefault="00273CF2" w14:paraId="3D6B18F1" w14:textId="77777777">
      <w:pPr>
        <w:pStyle w:val="CommentText"/>
        <w:ind w:firstLine="447"/>
      </w:pPr>
      <w:r>
        <w:rPr>
          <w:rStyle w:val="CommentReference"/>
        </w:rPr>
        <w:annotationRef/>
      </w:r>
      <w:r w:rsidRPr="30D2D1FA">
        <w:t>【张杨</w:t>
      </w:r>
      <w:r w:rsidRPr="30D2D1FA">
        <w:t>-</w:t>
      </w:r>
      <w:r w:rsidRPr="30D2D1FA">
        <w:t>广联达】</w:t>
      </w:r>
    </w:p>
    <w:p w:rsidR="00273CF2" w:rsidP="00273CF2" w:rsidRDefault="00273CF2" w14:paraId="50A8AAE5" w14:textId="77777777">
      <w:pPr>
        <w:pStyle w:val="CommentText"/>
        <w:ind w:firstLine="447"/>
      </w:pPr>
      <w:r w:rsidRPr="4F25EFB4">
        <w:t>问题说明：术语中提到了</w:t>
      </w:r>
      <w:r w:rsidRPr="4F25EFB4">
        <w:t xml:space="preserve"> </w:t>
      </w:r>
      <w:r w:rsidRPr="4F25EFB4">
        <w:t>设计阶段，此处在设计阶段下又进一步划分阶段，需要注意层次区分。另外，条文说明中</w:t>
      </w:r>
      <w:r w:rsidRPr="4F25EFB4">
        <w:t xml:space="preserve"> </w:t>
      </w:r>
      <w:r w:rsidRPr="4F25EFB4">
        <w:t>的提法是</w:t>
      </w:r>
      <w:r w:rsidRPr="4F25EFB4">
        <w:t xml:space="preserve"> </w:t>
      </w:r>
      <w:r w:rsidRPr="4F25EFB4">
        <w:t>设计过程，需要注意</w:t>
      </w:r>
      <w:r w:rsidRPr="4F25EFB4">
        <w:t>“</w:t>
      </w:r>
      <w:r w:rsidRPr="4F25EFB4">
        <w:t>设计阶段</w:t>
      </w:r>
      <w:r w:rsidRPr="4F25EFB4">
        <w:t>”</w:t>
      </w:r>
      <w:r w:rsidRPr="4F25EFB4">
        <w:t>、</w:t>
      </w:r>
      <w:r w:rsidRPr="4F25EFB4">
        <w:t>“</w:t>
      </w:r>
      <w:r w:rsidRPr="4F25EFB4">
        <w:t>设计过程</w:t>
      </w:r>
      <w:r w:rsidRPr="4F25EFB4">
        <w:t>”</w:t>
      </w:r>
      <w:r w:rsidRPr="4F25EFB4">
        <w:t>的辨析及用词统一。</w:t>
      </w:r>
    </w:p>
    <w:p w:rsidR="00273CF2" w:rsidP="00273CF2" w:rsidRDefault="00273CF2" w14:paraId="71B0E8C2" w14:textId="77777777">
      <w:pPr>
        <w:pStyle w:val="CommentText"/>
        <w:ind w:firstLine="447"/>
      </w:pPr>
      <w:r w:rsidRPr="2DA8C0FC">
        <w:t>修编建议：可以采用</w:t>
      </w:r>
      <w:r w:rsidRPr="2DA8C0FC">
        <w:t>“</w:t>
      </w:r>
      <w:r w:rsidRPr="2DA8C0FC">
        <w:t>步骤</w:t>
      </w:r>
      <w:r w:rsidRPr="2DA8C0FC">
        <w:t>”</w:t>
      </w:r>
      <w:r w:rsidRPr="2DA8C0FC">
        <w:t>、</w:t>
      </w:r>
      <w:r w:rsidRPr="2DA8C0FC">
        <w:t>“</w:t>
      </w:r>
      <w:r w:rsidRPr="2DA8C0FC">
        <w:t>环节</w:t>
      </w:r>
      <w:r w:rsidRPr="2DA8C0FC">
        <w:t>”</w:t>
      </w:r>
      <w:r w:rsidRPr="2DA8C0FC">
        <w:t>、</w:t>
      </w:r>
      <w:r w:rsidRPr="2DA8C0FC">
        <w:t>“</w:t>
      </w:r>
      <w:r w:rsidRPr="2DA8C0FC">
        <w:t>子阶段</w:t>
      </w:r>
      <w:r w:rsidRPr="2DA8C0FC">
        <w:t>”</w:t>
      </w:r>
      <w:r w:rsidRPr="2DA8C0FC">
        <w:t>等词替代。或者将设计阶段改为设计过程。</w:t>
      </w:r>
    </w:p>
  </w:comment>
  <w:comment w:initials="MY" w:author="毛羽丰(MAO, Yufeng)" w:date="2025-09-11T10:06:00Z" w:id="18">
    <w:p w:rsidR="00273CF2" w:rsidP="00273CF2" w:rsidRDefault="00273CF2" w14:paraId="2ADE44F4" w14:textId="77777777">
      <w:pPr>
        <w:pStyle w:val="CommentText"/>
        <w:ind w:left="0" w:firstLine="0" w:firstLineChars="0"/>
      </w:pPr>
      <w:r>
        <w:rPr>
          <w:rStyle w:val="CommentReference"/>
        </w:rPr>
        <w:annotationRef/>
      </w:r>
      <w:r>
        <w:rPr>
          <w:rFonts w:hint="eastAsia"/>
        </w:rPr>
        <w:t>沿用行业惯用表达。</w:t>
      </w:r>
    </w:p>
  </w:comment>
  <w:comment w:initials="常浩" w:author="常浩宇" w:date="2025-08-20T15:15:00Z" w:id="15">
    <w:p w:rsidR="00273CF2" w:rsidP="00273CF2" w:rsidRDefault="00273CF2" w14:paraId="2C07FC77" w14:textId="77777777">
      <w:pPr>
        <w:pStyle w:val="CommentText"/>
        <w:ind w:firstLine="447"/>
      </w:pPr>
      <w:r>
        <w:rPr>
          <w:rStyle w:val="CommentReference"/>
        </w:rPr>
        <w:annotationRef/>
      </w:r>
      <w:r w:rsidRPr="3BA70510">
        <w:t>【中铁十八局】</w:t>
      </w:r>
    </w:p>
    <w:p w:rsidR="00273CF2" w:rsidP="00273CF2" w:rsidRDefault="00273CF2" w14:paraId="496D2112" w14:textId="77777777">
      <w:pPr>
        <w:pStyle w:val="CommentText"/>
        <w:ind w:firstLine="447"/>
      </w:pPr>
      <w:r w:rsidRPr="7662741A">
        <w:tab/>
      </w:r>
      <w:r w:rsidRPr="7662741A">
        <w:t>建议</w:t>
      </w:r>
      <w:r w:rsidRPr="7662741A">
        <w:t>3.1.2</w:t>
      </w:r>
      <w:r w:rsidRPr="7662741A">
        <w:t>进一步明确建筑工程设计阶段包含的范围（是否纳入交付验收），且应与第</w:t>
      </w:r>
      <w:r w:rsidRPr="7662741A">
        <w:t>6</w:t>
      </w:r>
      <w:r w:rsidRPr="7662741A">
        <w:t>章</w:t>
      </w:r>
      <w:r w:rsidRPr="7662741A">
        <w:t>“</w:t>
      </w:r>
      <w:r w:rsidRPr="7662741A">
        <w:t>信息交付</w:t>
      </w:r>
      <w:r w:rsidRPr="7662741A">
        <w:t>”</w:t>
      </w:r>
      <w:r w:rsidRPr="7662741A">
        <w:t>协调一致。</w:t>
      </w:r>
    </w:p>
  </w:comment>
  <w:comment w:initials="MY" w:author="毛羽丰(MAO, Yufeng)" w:date="2025-09-11T10:06:00Z" w:id="16">
    <w:p w:rsidR="00273CF2" w:rsidP="00273CF2" w:rsidRDefault="00273CF2" w14:paraId="7A9A8015" w14:textId="77777777">
      <w:pPr>
        <w:pStyle w:val="CommentText"/>
        <w:ind w:left="0" w:firstLine="0" w:firstLineChars="0"/>
      </w:pPr>
      <w:r>
        <w:rPr>
          <w:rStyle w:val="CommentReference"/>
        </w:rPr>
        <w:annotationRef/>
      </w:r>
      <w:r>
        <w:rPr>
          <w:rFonts w:hint="eastAsia"/>
        </w:rPr>
        <w:t>需要与其他</w:t>
      </w:r>
      <w:r>
        <w:rPr>
          <w:rFonts w:hint="eastAsia"/>
        </w:rPr>
        <w:t>BIM</w:t>
      </w:r>
      <w:r>
        <w:rPr>
          <w:rFonts w:hint="eastAsia"/>
        </w:rPr>
        <w:t>标准工作组协调，暂时按照现有范围处理。</w:t>
      </w:r>
    </w:p>
  </w:comment>
  <w:comment w:initials="匡嘉" w:author="匡嘉智" w:date="2025-11-11T23:32:00Z" w:id="19">
    <w:p w:rsidR="00782FA8" w:rsidRDefault="00782FA8" w14:paraId="6AD24F68" w14:textId="0B395CA9">
      <w:pPr>
        <w:pStyle w:val="CommentText"/>
        <w:ind w:firstLine="447"/>
      </w:pPr>
      <w:r>
        <w:rPr>
          <w:rStyle w:val="CommentReference"/>
        </w:rPr>
        <w:annotationRef/>
      </w:r>
      <w:r w:rsidRPr="2F077780">
        <w:t>1.0.4</w:t>
      </w:r>
      <w:r w:rsidRPr="2F077780">
        <w:t>是否可以补充</w:t>
      </w:r>
      <w:r w:rsidRPr="2F077780">
        <w:t>“</w:t>
      </w:r>
      <w:r w:rsidRPr="2F077780">
        <w:t>构件加工图设计阶段</w:t>
      </w:r>
      <w:r w:rsidRPr="2F077780">
        <w:t>”</w:t>
      </w:r>
    </w:p>
  </w:comment>
  <w:comment w:initials="白宇" w:author="白宇" w:date="2025-07-23T16:01:00Z" w:id="27">
    <w:p w:rsidR="00C81290" w:rsidRDefault="00C81290" w14:paraId="198E58AE" w14:textId="4DD3D311">
      <w:pPr>
        <w:pStyle w:val="CommentText"/>
        <w:ind w:firstLine="447"/>
      </w:pPr>
      <w:r>
        <w:rPr>
          <w:rStyle w:val="CommentReference"/>
        </w:rPr>
        <w:annotationRef/>
      </w:r>
      <w:r w:rsidRPr="76331E07">
        <w:t>建筑工程为本标准的适用范围</w:t>
      </w:r>
    </w:p>
    <w:p w:rsidR="00C81290" w:rsidRDefault="00C81290" w14:paraId="62BEE52C" w14:textId="3C1B80FD">
      <w:pPr>
        <w:pStyle w:val="CommentText"/>
        <w:ind w:firstLine="447"/>
      </w:pPr>
      <w:r w:rsidRPr="43972494">
        <w:t>民用建筑是否又缩小了建筑工程的范畴？</w:t>
      </w:r>
      <w:r w:rsidRPr="43972494">
        <w:t xml:space="preserve"> </w:t>
      </w:r>
    </w:p>
    <w:p w:rsidR="00C81290" w:rsidRDefault="00C81290" w14:paraId="466F1483" w14:textId="0F159842">
      <w:pPr>
        <w:pStyle w:val="CommentText"/>
        <w:ind w:firstLine="447"/>
      </w:pPr>
      <w:r w:rsidRPr="25E09DC0">
        <w:t>考虑：交通或桥梁可隶属于建筑工程，但是否属于民用建筑范畴？是否需明确建筑工程与房屋建筑，以扩大对交通基础设施领域的适用性</w:t>
      </w:r>
    </w:p>
  </w:comment>
  <w:comment w:initials="MY" w:author="毛羽丰(MAO, Yufeng)" w:date="2025-09-11T09:50:00Z" w:id="28">
    <w:p w:rsidR="00E05F3C" w:rsidP="00E05F3C" w:rsidRDefault="00E05F3C" w14:paraId="3A65E0B6" w14:textId="77777777">
      <w:pPr>
        <w:pStyle w:val="CommentText"/>
        <w:ind w:left="0" w:firstLine="0" w:firstLineChars="0"/>
      </w:pPr>
      <w:r>
        <w:rPr>
          <w:rStyle w:val="CommentReference"/>
        </w:rPr>
        <w:annotationRef/>
      </w:r>
      <w:r>
        <w:rPr>
          <w:rFonts w:hint="eastAsia"/>
        </w:rPr>
        <w:t>需要进一步斟酌整章术语，包括术语来源。遵循两个原则：一是已有标准定义的术语不再重复定义；二是本标准出现的高频术语，如有现行标准定义，则可以进行引用并标注来源（工标中不允许直接标注，但是如有必要可先按</w:t>
      </w:r>
      <w:r>
        <w:rPr>
          <w:rFonts w:hint="eastAsia"/>
        </w:rPr>
        <w:t>GB/T 1.1</w:t>
      </w:r>
      <w:r>
        <w:rPr>
          <w:rFonts w:hint="eastAsia"/>
        </w:rPr>
        <w:t>暂时处理）；三是避免术语间的循环解释，并规范用语。</w:t>
      </w:r>
    </w:p>
  </w:comment>
  <w:comment w:initials="刘亚" w:author="刘亚鑫" w:date="2025-08-12T09:14:00Z" w:id="29">
    <w:p w:rsidR="00C81290" w:rsidRDefault="00C81290" w14:paraId="06598F94" w14:textId="12D70C60">
      <w:pPr>
        <w:pStyle w:val="CommentText"/>
        <w:ind w:firstLine="447"/>
      </w:pPr>
      <w:r>
        <w:rPr>
          <w:rStyle w:val="CommentReference"/>
        </w:rPr>
        <w:annotationRef/>
      </w:r>
      <w:r w:rsidRPr="028B6786">
        <w:t>笔误，应为</w:t>
      </w:r>
      <w:r w:rsidRPr="028B6786">
        <w:t>“</w:t>
      </w:r>
      <w:r w:rsidRPr="028B6786">
        <w:t>供</w:t>
      </w:r>
      <w:r w:rsidRPr="028B6786">
        <w:t>”</w:t>
      </w:r>
    </w:p>
  </w:comment>
  <w:comment w:initials="MY" w:author="毛羽丰(MAO, Yufeng)" w:date="2025-08-12T09:18:00Z" w:id="30">
    <w:p w:rsidR="00396D0F" w:rsidP="00396D0F" w:rsidRDefault="00396D0F" w14:paraId="22AD6062" w14:textId="77777777">
      <w:pPr>
        <w:pStyle w:val="CommentText"/>
        <w:ind w:left="0" w:firstLine="0" w:firstLineChars="0"/>
      </w:pPr>
      <w:r>
        <w:rPr>
          <w:rStyle w:val="CommentReference"/>
        </w:rPr>
        <w:annotationRef/>
      </w:r>
      <w:r>
        <w:rPr>
          <w:rFonts w:hint="eastAsia"/>
        </w:rPr>
        <w:t>已修改</w:t>
      </w:r>
    </w:p>
  </w:comment>
  <w:comment w:initials="64" w:author="64748333@qq.com" w:date="2025-08-05T10:47:00Z" w:id="31">
    <w:p w:rsidR="00C81290" w:rsidRDefault="00C81290" w14:paraId="3103FEA1" w14:textId="03C07241">
      <w:pPr>
        <w:pStyle w:val="CommentText"/>
        <w:ind w:firstLine="447"/>
      </w:pPr>
      <w:r>
        <w:rPr>
          <w:rStyle w:val="CommentReference"/>
        </w:rPr>
        <w:annotationRef/>
      </w:r>
      <w:r w:rsidRPr="52B5FEE4">
        <w:t>【张杨</w:t>
      </w:r>
      <w:r w:rsidRPr="52B5FEE4">
        <w:t>-</w:t>
      </w:r>
      <w:r w:rsidRPr="52B5FEE4">
        <w:t>广联达】</w:t>
      </w:r>
    </w:p>
    <w:p w:rsidR="00C81290" w:rsidRDefault="00C81290" w14:paraId="7701C3EF" w14:textId="5245A516">
      <w:pPr>
        <w:pStyle w:val="CommentText"/>
        <w:ind w:firstLine="447"/>
      </w:pPr>
      <w:r w:rsidRPr="5375ED28">
        <w:t>问题说明：描述语句不易理解</w:t>
      </w:r>
    </w:p>
    <w:p w:rsidR="00C81290" w:rsidRDefault="00C81290" w14:paraId="0E3C1B49" w14:textId="596B40D4">
      <w:pPr>
        <w:pStyle w:val="CommentText"/>
        <w:ind w:firstLine="447"/>
      </w:pPr>
      <w:r w:rsidRPr="3EE5514F">
        <w:t>修改建议：</w:t>
      </w:r>
      <w:r w:rsidRPr="3EE5514F">
        <w:t>“</w:t>
      </w:r>
      <w:r w:rsidRPr="3EE5514F">
        <w:t>划分</w:t>
      </w:r>
      <w:r w:rsidRPr="3EE5514F">
        <w:t>”</w:t>
      </w:r>
      <w:r w:rsidRPr="3EE5514F">
        <w:t>和</w:t>
      </w:r>
      <w:r w:rsidRPr="3EE5514F">
        <w:t>“</w:t>
      </w:r>
      <w:r w:rsidRPr="3EE5514F">
        <w:t>分划</w:t>
      </w:r>
      <w:r w:rsidRPr="3EE5514F">
        <w:t>”</w:t>
      </w:r>
      <w:r w:rsidRPr="3EE5514F">
        <w:t>两词在此处有点拗口，且</w:t>
      </w:r>
      <w:r w:rsidRPr="3EE5514F">
        <w:t>“</w:t>
      </w:r>
      <w:r w:rsidRPr="3EE5514F">
        <w:t>分划</w:t>
      </w:r>
      <w:r w:rsidRPr="3EE5514F">
        <w:t>”</w:t>
      </w:r>
      <w:r w:rsidRPr="3EE5514F">
        <w:t>一词不易理解。建议采用其他表述方式。另外，正文中提到了基本建设程度，建议在条文说明中明确基本建设程序的出处以及都包括哪些阶段。</w:t>
      </w:r>
    </w:p>
  </w:comment>
  <w:comment w:initials="MY" w:author="毛羽丰(MAO, Yufeng)" w:date="2025-09-11T09:50:00Z" w:id="32">
    <w:p w:rsidR="002345C6" w:rsidP="002345C6" w:rsidRDefault="002345C6" w14:paraId="0CB5967A" w14:textId="77777777">
      <w:pPr>
        <w:pStyle w:val="CommentText"/>
        <w:ind w:left="0" w:firstLine="0" w:firstLineChars="0"/>
      </w:pPr>
      <w:r>
        <w:rPr>
          <w:rStyle w:val="CommentReference"/>
        </w:rPr>
        <w:annotationRef/>
      </w:r>
      <w:r>
        <w:rPr>
          <w:rFonts w:hint="eastAsia"/>
        </w:rPr>
        <w:t>需要进一步斟酌整章术语，包括术语来源。遵循两个原则：一是已有标准定义的术语不再重复定义；二是本标准出现的高频术语，如有现行标准定义，则可以进行引用并标注来源（工标中不允许直接标注，但是如有必要可先按</w:t>
      </w:r>
      <w:r>
        <w:rPr>
          <w:rFonts w:hint="eastAsia"/>
        </w:rPr>
        <w:t>GB/T 1.1</w:t>
      </w:r>
      <w:r>
        <w:rPr>
          <w:rFonts w:hint="eastAsia"/>
        </w:rPr>
        <w:t>暂时处理）；三是避免术语间的循环解释，并规范用语。</w:t>
      </w:r>
    </w:p>
  </w:comment>
  <w:comment w:initials="白宇" w:author="白宇" w:date="2025-07-23T16:03:00Z" w:id="33">
    <w:p w:rsidR="00C81290" w:rsidRDefault="00C81290" w14:paraId="090290DF" w14:textId="03553DB8">
      <w:pPr>
        <w:pStyle w:val="CommentText"/>
        <w:ind w:firstLine="447"/>
      </w:pPr>
      <w:r>
        <w:rPr>
          <w:rStyle w:val="CommentReference"/>
        </w:rPr>
        <w:annotationRef/>
      </w:r>
      <w:r w:rsidRPr="6E7E0A2D">
        <w:t>本体这类词汇不建议在本标准中过多使用，这类词可否修改为更朴实的用语？</w:t>
      </w:r>
    </w:p>
    <w:p w:rsidR="00C81290" w:rsidRDefault="00C81290" w14:paraId="3220A449" w14:textId="221FD537">
      <w:pPr>
        <w:pStyle w:val="CommentText"/>
        <w:ind w:firstLine="447"/>
      </w:pPr>
      <w:r w:rsidRPr="660B4B7C">
        <w:t>且，设计阶段在这里的术语与解释，硬性划分了协同的里程碑节点，可能与需求导向的</w:t>
      </w:r>
      <w:r w:rsidRPr="660B4B7C">
        <w:t>BIM</w:t>
      </w:r>
      <w:r w:rsidRPr="660B4B7C">
        <w:t>设计应用有所矛盾，可考虑删除或替换该术语</w:t>
      </w:r>
    </w:p>
  </w:comment>
  <w:comment w:initials="MY" w:author="毛羽丰(MAO, Yufeng)" w:date="2025-09-11T09:51:00Z" w:id="34">
    <w:p w:rsidR="00BB3DE0" w:rsidP="00BB3DE0" w:rsidRDefault="00BB3DE0" w14:paraId="7A2956B1" w14:textId="77777777">
      <w:pPr>
        <w:pStyle w:val="CommentText"/>
        <w:ind w:left="0" w:firstLine="0" w:firstLineChars="0"/>
      </w:pPr>
      <w:r>
        <w:rPr>
          <w:rStyle w:val="CommentReference"/>
        </w:rPr>
        <w:annotationRef/>
      </w:r>
      <w:r>
        <w:rPr>
          <w:rFonts w:hint="eastAsia"/>
        </w:rPr>
        <w:t>此处的本体指的是“建设过程的对象”，可后续讨论如何替换更合适的表达。</w:t>
      </w:r>
    </w:p>
  </w:comment>
  <w:comment w:initials="张泽" w:author="张泽仁" w:date="2025-08-12T09:48:00Z" w:id="35">
    <w:p w:rsidR="003B1EC2" w:rsidRDefault="003B1EC2" w14:paraId="543B1CC2" w14:textId="491E06C3">
      <w:pPr>
        <w:pStyle w:val="CommentText"/>
        <w:ind w:firstLine="447"/>
      </w:pPr>
      <w:r>
        <w:rPr>
          <w:rStyle w:val="CommentReference"/>
        </w:rPr>
        <w:annotationRef/>
      </w:r>
      <w:r w:rsidRPr="741675C3">
        <w:t>【华东院】此条设计阶段是否包括扩初设计，施工图设计，施工配合设计三个方面的设计。是否考虑在条文说明中进行明确的说明？</w:t>
      </w:r>
    </w:p>
  </w:comment>
  <w:comment w:initials="MY" w:author="毛羽丰(MAO, Yufeng)" w:date="2025-09-11T09:51:00Z" w:id="36">
    <w:p w:rsidR="008029DB" w:rsidP="008029DB" w:rsidRDefault="008029DB" w14:paraId="6FABA059" w14:textId="77777777">
      <w:pPr>
        <w:pStyle w:val="CommentText"/>
        <w:ind w:left="0" w:firstLine="0" w:firstLineChars="0"/>
      </w:pPr>
      <w:r>
        <w:rPr>
          <w:rStyle w:val="CommentReference"/>
        </w:rPr>
        <w:annotationRef/>
      </w:r>
      <w:r>
        <w:rPr>
          <w:rFonts w:hint="eastAsia"/>
        </w:rPr>
        <w:t>术语中不应涉及举例的“包括……”表达及相关要求类表达。可以在条文说明中展开。</w:t>
      </w:r>
    </w:p>
  </w:comment>
  <w:comment w:initials="MY" w:author="毛羽丰(MAO, Yufeng)" w:date="2025-08-13T09:12:00Z" w:id="37">
    <w:p w:rsidR="00800535" w:rsidP="00800535" w:rsidRDefault="00800535" w14:paraId="6D3D24B7" w14:textId="77777777">
      <w:pPr>
        <w:pStyle w:val="CommentText"/>
        <w:ind w:left="0" w:firstLine="0" w:firstLineChars="0"/>
      </w:pPr>
      <w:r>
        <w:rPr>
          <w:rStyle w:val="CommentReference"/>
        </w:rPr>
        <w:annotationRef/>
      </w:r>
      <w:r>
        <w:rPr>
          <w:rFonts w:hint="eastAsia"/>
        </w:rPr>
        <w:t>【贺琳</w:t>
      </w:r>
      <w:r>
        <w:rPr>
          <w:lang w:val="en-US"/>
        </w:rPr>
        <w:t>-</w:t>
      </w:r>
      <w:r>
        <w:rPr>
          <w:rFonts w:hint="eastAsia"/>
        </w:rPr>
        <w:t>标准院】</w:t>
      </w:r>
      <w:r>
        <w:rPr>
          <w:rFonts w:hint="eastAsia"/>
          <w:lang w:val="en-US"/>
        </w:rPr>
        <w:t>地方标准有些直接沿用国家标准的说法，有些在国家标准的基础上进行了</w:t>
      </w:r>
      <w:r>
        <w:rPr>
          <w:rFonts w:hint="eastAsia"/>
          <w:color w:val="EE0000"/>
          <w:lang w:val="en-US"/>
        </w:rPr>
        <w:t>延伸和细化</w:t>
      </w:r>
      <w:r>
        <w:rPr>
          <w:rFonts w:hint="eastAsia"/>
          <w:lang w:val="en-US"/>
        </w:rPr>
        <w:t>。</w:t>
      </w:r>
    </w:p>
    <w:p w:rsidR="00800535" w:rsidP="00800535" w:rsidRDefault="00800535" w14:paraId="5DB67B96" w14:textId="77777777">
      <w:pPr>
        <w:pStyle w:val="CommentText"/>
        <w:ind w:left="0" w:firstLine="0" w:firstLineChars="0"/>
      </w:pPr>
      <w:r>
        <w:rPr>
          <w:rFonts w:hint="eastAsia"/>
          <w:lang w:val="en-US"/>
        </w:rPr>
        <w:t>例如，</w:t>
      </w:r>
      <w:r>
        <w:rPr>
          <w:rFonts w:hint="eastAsia"/>
          <w:color w:val="EE0000"/>
          <w:lang w:val="en-US"/>
        </w:rPr>
        <w:t>“交付物”的定义</w:t>
      </w:r>
      <w:r>
        <w:rPr>
          <w:rFonts w:hint="eastAsia"/>
          <w:lang w:val="en-US"/>
        </w:rPr>
        <w:t>，</w:t>
      </w:r>
    </w:p>
    <w:p w:rsidR="00800535" w:rsidP="00800535" w:rsidRDefault="00800535" w14:paraId="3CB0141E" w14:textId="77777777">
      <w:pPr>
        <w:pStyle w:val="CommentText"/>
        <w:ind w:left="0" w:firstLine="0" w:firstLineChars="0"/>
      </w:pPr>
      <w:r>
        <w:rPr>
          <w:rFonts w:hint="eastAsia"/>
          <w:lang w:val="en-US"/>
        </w:rPr>
        <w:t>基于建筑信息模型交付成果的统称</w:t>
      </w:r>
    </w:p>
    <w:p w:rsidR="00800535" w:rsidP="00800535" w:rsidRDefault="00800535" w14:paraId="4A008895" w14:textId="77777777">
      <w:pPr>
        <w:pStyle w:val="CommentText"/>
        <w:ind w:left="0" w:firstLine="0" w:firstLineChars="0"/>
      </w:pPr>
      <w:r>
        <w:rPr>
          <w:rFonts w:hint="eastAsia"/>
          <w:lang w:val="en-US"/>
        </w:rPr>
        <w:t>基于建筑信息模型交付的成果</w:t>
      </w:r>
    </w:p>
    <w:p w:rsidR="00800535" w:rsidP="00800535" w:rsidRDefault="00800535" w14:paraId="11849320" w14:textId="77777777">
      <w:pPr>
        <w:pStyle w:val="CommentText"/>
        <w:ind w:left="0" w:firstLine="0" w:firstLineChars="0"/>
      </w:pPr>
      <w:r>
        <w:rPr>
          <w:rFonts w:hint="eastAsia"/>
          <w:lang w:val="en-US"/>
        </w:rPr>
        <w:t>按项目应用需求，项目设计单位应向设计委托单位（一般为建设单位）提交的建筑工程信息模型设计成果</w:t>
      </w:r>
    </w:p>
    <w:p w:rsidR="00800535" w:rsidP="00800535" w:rsidRDefault="00800535" w14:paraId="60881FF0" w14:textId="77777777">
      <w:pPr>
        <w:pStyle w:val="CommentText"/>
        <w:ind w:left="0" w:firstLine="0" w:firstLineChars="0"/>
      </w:pPr>
      <w:r>
        <w:rPr>
          <w:rFonts w:hint="eastAsia"/>
          <w:lang w:val="en-US"/>
        </w:rPr>
        <w:t xml:space="preserve">BIM </w:t>
      </w:r>
      <w:r>
        <w:rPr>
          <w:rFonts w:hint="eastAsia"/>
          <w:lang w:val="en-US"/>
        </w:rPr>
        <w:t>审查系统的平台上，基于建筑信息模型交付的各类电子文件的统称</w:t>
      </w:r>
    </w:p>
  </w:comment>
  <w:comment w:initials="MY" w:author="毛羽丰(MAO, Yufeng)" w:date="2025-09-11T09:51:00Z" w:id="38">
    <w:p w:rsidR="00E94BAC" w:rsidP="00E94BAC" w:rsidRDefault="00E94BAC" w14:paraId="4BE86947" w14:textId="77777777">
      <w:pPr>
        <w:pStyle w:val="CommentText"/>
        <w:ind w:left="0" w:firstLine="0" w:firstLineChars="0"/>
      </w:pPr>
      <w:r>
        <w:rPr>
          <w:rStyle w:val="CommentReference"/>
        </w:rPr>
        <w:annotationRef/>
      </w:r>
      <w:r>
        <w:rPr>
          <w:rFonts w:hint="eastAsia"/>
        </w:rPr>
        <w:t>术语中不应涉及举例的“包括……”表达及相关要求类表达。可以在条文说明中展开。</w:t>
      </w:r>
    </w:p>
  </w:comment>
  <w:comment w:initials="刘亚" w:author="刘亚鑫" w:date="2025-08-12T09:19:00Z" w:id="39">
    <w:p w:rsidR="00C81290" w:rsidRDefault="00C81290" w14:paraId="58429D57" w14:textId="573AACBF">
      <w:pPr>
        <w:pStyle w:val="CommentText"/>
        <w:ind w:firstLine="447"/>
      </w:pPr>
      <w:r>
        <w:rPr>
          <w:rStyle w:val="CommentReference"/>
        </w:rPr>
        <w:annotationRef/>
      </w:r>
      <w:r w:rsidRPr="14A4522A">
        <w:t>交付物与设计成果的边界值得进一步探讨，建筑信息模型交付的成果是包含设计成果还是包含于设计成果抑或互不包含但有交集。</w:t>
      </w:r>
    </w:p>
  </w:comment>
  <w:comment w:initials="MY" w:author="毛羽丰(MAO, Yufeng)" w:date="2025-09-11T09:51:00Z" w:id="40">
    <w:p w:rsidR="00537200" w:rsidP="00537200" w:rsidRDefault="00537200" w14:paraId="28691635" w14:textId="77777777">
      <w:pPr>
        <w:pStyle w:val="CommentText"/>
        <w:ind w:left="0" w:firstLine="0" w:firstLineChars="0"/>
      </w:pPr>
      <w:r>
        <w:rPr>
          <w:rStyle w:val="CommentReference"/>
        </w:rPr>
        <w:annotationRef/>
      </w:r>
      <w:r>
        <w:rPr>
          <w:rFonts w:hint="eastAsia"/>
        </w:rPr>
        <w:t>需要进一步讨论，本次修订的关键问题之一。</w:t>
      </w:r>
    </w:p>
  </w:comment>
  <w:comment w:initials="严沾" w:author="严沾谋" w:date="2025-11-12T14:34:00Z" w:id="48">
    <w:p w:rsidR="008241D7" w:rsidRDefault="0096634F" w14:paraId="54BAADA2" w14:textId="542CB73E">
      <w:pPr>
        <w:pStyle w:val="CommentText"/>
        <w:ind w:firstLine="447"/>
      </w:pPr>
      <w:r>
        <w:rPr>
          <w:rStyle w:val="CommentReference"/>
        </w:rPr>
        <w:annotationRef/>
      </w:r>
      <w:r w:rsidRPr="48EA16FB" w:rsidR="008241D7">
        <w:t>不完全正确，构件明细表、技术文档中的表格（如建筑物设计参数表）等属于结构化信息</w:t>
      </w:r>
    </w:p>
  </w:comment>
  <w:comment w:initials="王秋" w:author="王秋生" w:date="1900-01-01T00:00:00Z" w:id="49">
    <w:p w:rsidR="005876AD" w:rsidRDefault="005876AD" w14:paraId="3DBE5965" w14:textId="2CF7E532">
      <w:pPr>
        <w:pStyle w:val="CommentText"/>
        <w:ind w:firstLine="447"/>
      </w:pPr>
      <w:r>
        <w:rPr>
          <w:rStyle w:val="CommentReference"/>
        </w:rPr>
        <w:annotationRef/>
      </w:r>
      <w:r w:rsidRPr="4FBFC9E1">
        <w:t>广联达</w:t>
      </w:r>
      <w:r w:rsidRPr="4FBFC9E1">
        <w:t>-</w:t>
      </w:r>
      <w:r w:rsidRPr="4FBFC9E1">
        <w:t>其中技术文档可能面向</w:t>
      </w:r>
      <w:r w:rsidRPr="4FBFC9E1">
        <w:t>“</w:t>
      </w:r>
      <w:r w:rsidRPr="4FBFC9E1">
        <w:t>项目级</w:t>
      </w:r>
      <w:r w:rsidRPr="4FBFC9E1">
        <w:t>”</w:t>
      </w:r>
      <w:r w:rsidRPr="4FBFC9E1">
        <w:t>模型单元的描述比较多。三种类型的信息是否要与模型单位分级进行关联，以描述模型单元的信息表达，以小见大统一模型颗粒度，从而指导满足交付要求。</w:t>
      </w:r>
    </w:p>
  </w:comment>
  <w:comment w:initials="王志" w:author="王志博" w:date="1900-01-01T00:00:00Z" w:id="56">
    <w:p w:rsidR="0066544F" w:rsidRDefault="0066544F" w14:paraId="4B003ACE" w14:textId="4D5213BA">
      <w:pPr>
        <w:pStyle w:val="CommentText"/>
        <w:ind w:firstLine="447"/>
      </w:pPr>
      <w:r>
        <w:rPr>
          <w:rStyle w:val="CommentReference"/>
        </w:rPr>
        <w:annotationRef/>
      </w:r>
      <w:r w:rsidRPr="63FA51FA">
        <w:t>既然已经有模型单元分级了，是不是就说明模型就应该是结构化的形式交付？会不会与术语中定义的</w:t>
      </w:r>
      <w:r w:rsidRPr="63FA51FA">
        <w:t>“</w:t>
      </w:r>
      <w:r w:rsidRPr="63FA51FA">
        <w:t>建筑信息模型</w:t>
      </w:r>
      <w:r w:rsidRPr="63FA51FA">
        <w:t>”</w:t>
      </w:r>
      <w:r w:rsidRPr="63FA51FA">
        <w:t>有关联或着说有冲突？是否可以理解：建筑信息模型实际上就是将一些信息容器（含结构化和非结构画信息）以结构化的形式进行组织用来面对不同业务的一种信息容器。</w:t>
      </w:r>
    </w:p>
  </w:comment>
  <w:comment w:initials="王秋" w:author="王秋生" w:date="1900-01-01T00:00:00Z" w:id="59">
    <w:p w:rsidR="005876AD" w:rsidRDefault="005876AD" w14:paraId="019C2CAB" w14:textId="2804E426">
      <w:pPr>
        <w:pStyle w:val="CommentText"/>
        <w:ind w:firstLine="447"/>
      </w:pPr>
      <w:r>
        <w:rPr>
          <w:rStyle w:val="CommentReference"/>
        </w:rPr>
        <w:annotationRef/>
      </w:r>
      <w:r w:rsidRPr="3B217B79">
        <w:t>广联达</w:t>
      </w:r>
      <w:r w:rsidRPr="3B217B79">
        <w:t>-</w:t>
      </w:r>
      <w:r w:rsidRPr="3B217B79">
        <w:t>精细度划分，提供基本等级，且与其他国标统一。同时建议提供一定的自由度，按需参照进行精细度划分。以指导招投标、合同制定时的按需采用。</w:t>
      </w:r>
    </w:p>
  </w:comment>
  <w:comment w:initials="64" w:author="64748333@qq.com" w:date="2025-11-11T20:33:00Z" w:id="61">
    <w:p w:rsidR="00B70DB9" w:rsidRDefault="00B70DB9" w14:paraId="29AAB810" w14:textId="702E5BEF">
      <w:pPr>
        <w:pStyle w:val="CommentText"/>
        <w:ind w:firstLine="447"/>
      </w:pPr>
      <w:r>
        <w:rPr>
          <w:rStyle w:val="CommentReference"/>
        </w:rPr>
        <w:annotationRef/>
      </w:r>
      <w:r w:rsidRPr="66C1111F">
        <w:t>广联达张杨：计算机科学中的本体（</w:t>
      </w:r>
      <w:r w:rsidRPr="66C1111F">
        <w:t>Ontology</w:t>
      </w:r>
      <w:r w:rsidRPr="66C1111F">
        <w:t>）是对特定领域概念及其关系的</w:t>
      </w:r>
      <w:r w:rsidRPr="364DAEE1">
        <w:rPr>
          <w:b/>
          <w:bCs/>
        </w:rPr>
        <w:t>形式化、结构化描述</w:t>
      </w:r>
      <w:r w:rsidRPr="2E4F24AE">
        <w:t>，用于支持知识共享、推理和系统间互操作性。具有以下四层含义：</w:t>
      </w:r>
    </w:p>
    <w:p w:rsidR="00B70DB9" w:rsidRDefault="00B70DB9" w14:paraId="34ACFEB5" w14:textId="5699FA74">
      <w:pPr>
        <w:pStyle w:val="CommentText"/>
        <w:ind w:firstLine="447"/>
      </w:pPr>
      <w:r w:rsidRPr="5D8D3F9D">
        <w:t xml:space="preserve">1) </w:t>
      </w:r>
      <w:r w:rsidRPr="5D8D3F9D">
        <w:t>概念模型（</w:t>
      </w:r>
      <w:r w:rsidRPr="5D8D3F9D">
        <w:t>Conceptual model</w:t>
      </w:r>
      <w:r w:rsidRPr="5D8D3F9D">
        <w:t>）：是指从客观世界中抽象出一系列概念，通过</w:t>
      </w:r>
      <w:r w:rsidRPr="5D8D3F9D">
        <w:t xml:space="preserve"> </w:t>
      </w:r>
      <w:r w:rsidRPr="5D8D3F9D">
        <w:t>为这些概念定义关系、规则等从而建立一个语义模型，用以表达某个领域的知识；</w:t>
      </w:r>
      <w:r w:rsidRPr="5D8D3F9D">
        <w:t xml:space="preserve"> </w:t>
      </w:r>
    </w:p>
    <w:p w:rsidR="00B70DB9" w:rsidRDefault="00B70DB9" w14:paraId="110B2E38" w14:textId="63BC3785">
      <w:pPr>
        <w:pStyle w:val="CommentText"/>
        <w:ind w:firstLine="447"/>
      </w:pPr>
      <w:r w:rsidRPr="046CCDFC">
        <w:t xml:space="preserve">2) </w:t>
      </w:r>
      <w:r w:rsidRPr="046CCDFC">
        <w:t>明确（</w:t>
      </w:r>
      <w:r w:rsidRPr="046CCDFC">
        <w:t>Explicit</w:t>
      </w:r>
      <w:r w:rsidRPr="046CCDFC">
        <w:t>）：是指语义模型中的概念、关系和规则等都有明确的定义，</w:t>
      </w:r>
      <w:r w:rsidRPr="046CCDFC">
        <w:t xml:space="preserve"> </w:t>
      </w:r>
      <w:r w:rsidRPr="046CCDFC">
        <w:t>不会发生二义性问题；</w:t>
      </w:r>
      <w:r w:rsidRPr="046CCDFC">
        <w:t xml:space="preserve"> </w:t>
      </w:r>
    </w:p>
    <w:p w:rsidR="00B70DB9" w:rsidRDefault="00B70DB9" w14:paraId="7EB92AC8" w14:textId="0DA97E8A">
      <w:pPr>
        <w:pStyle w:val="CommentText"/>
        <w:ind w:firstLine="447"/>
      </w:pPr>
      <w:r w:rsidRPr="78944AFB">
        <w:t xml:space="preserve">3) </w:t>
      </w:r>
      <w:r w:rsidRPr="78944AFB">
        <w:t>形式化（</w:t>
      </w:r>
      <w:r w:rsidRPr="78944AFB">
        <w:t>Formal</w:t>
      </w:r>
      <w:r w:rsidRPr="78944AFB">
        <w:t>）：是指语义模型中的概念、关系和规则等都是计算机程序</w:t>
      </w:r>
      <w:r w:rsidRPr="78944AFB">
        <w:t xml:space="preserve"> </w:t>
      </w:r>
      <w:r w:rsidRPr="78944AFB">
        <w:t>可处理的，使得计算机程序可以依据知识对相关信息进行自动处理和利用，即本</w:t>
      </w:r>
      <w:r w:rsidRPr="78944AFB">
        <w:t xml:space="preserve"> </w:t>
      </w:r>
      <w:r w:rsidRPr="78944AFB">
        <w:t>体的</w:t>
      </w:r>
      <w:r w:rsidRPr="78944AFB">
        <w:t>“</w:t>
      </w:r>
      <w:r w:rsidRPr="78944AFB">
        <w:t>推理机制</w:t>
      </w:r>
      <w:r w:rsidRPr="78944AFB">
        <w:t>”</w:t>
      </w:r>
      <w:r w:rsidRPr="78944AFB">
        <w:t>；</w:t>
      </w:r>
      <w:r w:rsidRPr="78944AFB">
        <w:t xml:space="preserve"> </w:t>
      </w:r>
    </w:p>
    <w:p w:rsidR="00B70DB9" w:rsidRDefault="00B70DB9" w14:paraId="28ACE6D9" w14:textId="7A0FA524">
      <w:pPr>
        <w:pStyle w:val="CommentText"/>
        <w:ind w:firstLine="447"/>
      </w:pPr>
      <w:r w:rsidRPr="08B1E343">
        <w:t xml:space="preserve">4) </w:t>
      </w:r>
      <w:r w:rsidRPr="08B1E343">
        <w:t>共享（</w:t>
      </w:r>
      <w:r w:rsidRPr="08B1E343">
        <w:t>Share</w:t>
      </w:r>
      <w:r w:rsidRPr="08B1E343">
        <w:t>）：是指语义模型所表达的是领域内公认的知识，是可以在领域</w:t>
      </w:r>
      <w:r w:rsidRPr="08B1E343">
        <w:t xml:space="preserve"> </w:t>
      </w:r>
      <w:r w:rsidRPr="08B1E343">
        <w:t>内被共享的，而非某个个体对领域知识的理解。</w:t>
      </w:r>
      <w:r w:rsidRPr="08B1E343">
        <w:t xml:space="preserve"> </w:t>
      </w:r>
    </w:p>
    <w:p w:rsidR="00B70DB9" w:rsidRDefault="00B70DB9" w14:paraId="645206EB" w14:textId="4E6BCD53">
      <w:pPr>
        <w:pStyle w:val="CommentText"/>
        <w:ind w:firstLine="447"/>
      </w:pPr>
      <w:r w:rsidRPr="6880E25C">
        <w:t xml:space="preserve">       </w:t>
      </w:r>
      <w:r w:rsidRPr="6880E25C">
        <w:t>建议辨析在此处所用的</w:t>
      </w:r>
      <w:r w:rsidRPr="6880E25C">
        <w:t>“</w:t>
      </w:r>
      <w:r w:rsidRPr="6880E25C">
        <w:t>本体</w:t>
      </w:r>
      <w:r w:rsidRPr="6880E25C">
        <w:t>”</w:t>
      </w:r>
      <w:r w:rsidRPr="6880E25C">
        <w:t>与计算机科学中的本体是否相同，目前看可能不同，建议斟酌用词或将来在条文说明中给出相应的解释。</w:t>
      </w:r>
    </w:p>
  </w:comment>
  <w:comment w:initials="常浩" w:author="常浩宇" w:date="2025-08-20T15:22:00Z" w:id="65">
    <w:p w:rsidR="0038663A" w:rsidP="0038663A" w:rsidRDefault="0038663A" w14:paraId="3131A153" w14:textId="77777777">
      <w:pPr>
        <w:pStyle w:val="CommentText"/>
        <w:ind w:firstLine="447"/>
      </w:pPr>
      <w:r>
        <w:rPr>
          <w:rStyle w:val="CommentReference"/>
        </w:rPr>
        <w:annotationRef/>
      </w:r>
      <w:r w:rsidRPr="73B6BF85">
        <w:t>【中铁十八局】</w:t>
      </w:r>
    </w:p>
    <w:p w:rsidR="0038663A" w:rsidP="0038663A" w:rsidRDefault="0038663A" w14:paraId="5806AAD1" w14:textId="77777777">
      <w:pPr>
        <w:pStyle w:val="CommentText"/>
        <w:ind w:firstLine="447"/>
      </w:pPr>
      <w:r w:rsidRPr="0027EF4E">
        <w:t>建议</w:t>
      </w:r>
      <w:r w:rsidRPr="0027EF4E">
        <w:t>4.3.6</w:t>
      </w:r>
      <w:r w:rsidRPr="0027EF4E">
        <w:t>中补充编码规则条款（与国标</w:t>
      </w:r>
      <w:r w:rsidRPr="0027EF4E">
        <w:t>51269-2017</w:t>
      </w:r>
      <w:r w:rsidRPr="0027EF4E">
        <w:t>相协调）。</w:t>
      </w:r>
    </w:p>
  </w:comment>
  <w:comment w:initials="MY" w:author="毛羽丰(MAO, Yufeng)" w:date="2025-09-11T17:01:00Z" w:id="66">
    <w:p w:rsidR="0038663A" w:rsidP="0038663A" w:rsidRDefault="0038663A" w14:paraId="12D40093" w14:textId="77777777">
      <w:pPr>
        <w:pStyle w:val="CommentText"/>
        <w:ind w:left="0" w:firstLine="0" w:firstLineChars="0"/>
      </w:pPr>
      <w:r>
        <w:rPr>
          <w:rStyle w:val="CommentReference"/>
        </w:rPr>
        <w:annotationRef/>
      </w:r>
      <w:r>
        <w:rPr>
          <w:rFonts w:hint="eastAsia"/>
        </w:rPr>
        <w:t>正文中可补充需遵循</w:t>
      </w:r>
      <w:r>
        <w:rPr>
          <w:rFonts w:hint="eastAsia"/>
        </w:rPr>
        <w:t>GB/T 51269</w:t>
      </w:r>
      <w:r>
        <w:rPr>
          <w:rFonts w:hint="eastAsia"/>
        </w:rPr>
        <w:t>的要求。</w:t>
      </w:r>
    </w:p>
  </w:comment>
  <w:comment w:initials="白宇" w:author="白宇" w:date="2025-07-24T11:32:00Z" w:id="67">
    <w:p w:rsidR="0038663A" w:rsidP="0038663A" w:rsidRDefault="0038663A" w14:paraId="6A26C969" w14:textId="77777777">
      <w:pPr>
        <w:pStyle w:val="CommentText"/>
        <w:ind w:firstLine="447"/>
      </w:pPr>
      <w:r>
        <w:rPr>
          <w:rStyle w:val="CommentReference"/>
        </w:rPr>
        <w:annotationRef/>
      </w:r>
      <w:r w:rsidRPr="18D5F4D8">
        <w:t>属性与属性值在</w:t>
      </w:r>
      <w:r w:rsidRPr="18D5F4D8">
        <w:t>BIM</w:t>
      </w:r>
      <w:r w:rsidRPr="18D5F4D8">
        <w:t>的角度是尽可能的充分结构化，但随着大模型的发展，对一些非结构化的内容，是否考虑体现有限的结构化？</w:t>
      </w:r>
    </w:p>
  </w:comment>
  <w:comment w:initials="MY" w:author="毛羽丰(MAO, Yufeng)" w:date="2025-09-11T17:04:00Z" w:id="68">
    <w:p w:rsidR="0038663A" w:rsidP="0038663A" w:rsidRDefault="0038663A" w14:paraId="6D09C252" w14:textId="77777777">
      <w:pPr>
        <w:pStyle w:val="CommentText"/>
        <w:ind w:left="0" w:firstLine="0" w:firstLineChars="0"/>
      </w:pPr>
      <w:r>
        <w:rPr>
          <w:rStyle w:val="CommentReference"/>
        </w:rPr>
        <w:annotationRef/>
      </w:r>
      <w:r>
        <w:rPr>
          <w:rFonts w:hint="eastAsia"/>
        </w:rPr>
        <w:t>结构化观念仍然重要，但是随着新技术的发展，结构化是否是计算机处理的前置已不再重要。</w:t>
      </w:r>
    </w:p>
  </w:comment>
  <w:comment w:initials="白宇" w:author="白宇" w:date="2025-07-24T11:16:00Z" w:id="72">
    <w:p w:rsidR="00AF392A" w:rsidP="00AF392A" w:rsidRDefault="00AF392A" w14:paraId="54A521EA" w14:textId="77777777">
      <w:pPr>
        <w:pStyle w:val="CommentText"/>
        <w:ind w:firstLine="447"/>
      </w:pPr>
      <w:r>
        <w:rPr>
          <w:rStyle w:val="CommentReference"/>
        </w:rPr>
        <w:annotationRef/>
      </w:r>
      <w:r w:rsidRPr="6B5C00E5">
        <w:t>关联关系的目的是建立数据链接，理解是属于数据建模范畴，连接关系、从属关系和控制关系是否足够？如果是数据建模是否需要和</w:t>
      </w:r>
      <w:r w:rsidRPr="6B5C00E5">
        <w:t>IFC</w:t>
      </w:r>
      <w:r w:rsidRPr="6B5C00E5">
        <w:t>进行对应？</w:t>
      </w:r>
      <w:r w:rsidRPr="6B5C00E5">
        <w:t>IFC</w:t>
      </w:r>
      <w:r w:rsidRPr="6B5C00E5">
        <w:t>中具有诸多关系实体，与本标准的这些类型关系如何映射？</w:t>
      </w:r>
    </w:p>
  </w:comment>
  <w:comment w:initials="MY" w:author="毛羽丰(MAO, Yufeng)" w:date="2025-09-11T17:01:00Z" w:id="73">
    <w:p w:rsidR="00AF392A" w:rsidP="00AF392A" w:rsidRDefault="00AF392A" w14:paraId="5E12EA2B" w14:textId="77777777">
      <w:pPr>
        <w:pStyle w:val="CommentText"/>
        <w:ind w:left="0" w:firstLine="0" w:firstLineChars="0"/>
      </w:pPr>
      <w:r>
        <w:rPr>
          <w:rStyle w:val="CommentReference"/>
        </w:rPr>
        <w:annotationRef/>
      </w:r>
      <w:r>
        <w:rPr>
          <w:rFonts w:hint="eastAsia"/>
        </w:rPr>
        <w:t>很重要的问题，但是也需要注意避免让本标准过于</w:t>
      </w:r>
      <w:r>
        <w:rPr>
          <w:rFonts w:hint="eastAsia"/>
        </w:rPr>
        <w:t>IT</w:t>
      </w:r>
      <w:r>
        <w:rPr>
          <w:rFonts w:hint="eastAsia"/>
        </w:rPr>
        <w:t>化。</w:t>
      </w:r>
    </w:p>
  </w:comment>
  <w:comment w:initials="刘亚" w:author="刘亚鑫" w:date="2025-08-12T23:50:00Z" w:id="70">
    <w:p w:rsidR="00AF392A" w:rsidP="00AF392A" w:rsidRDefault="00AF392A" w14:paraId="16AE5D7F" w14:textId="77777777">
      <w:pPr>
        <w:ind w:firstLine="447"/>
      </w:pPr>
      <w:r>
        <w:annotationRef/>
      </w:r>
      <w:r w:rsidRPr="0463829C">
        <w:t>关联关系应该通过模型单元中的实体还是属性来表明？比如桥架与电箱的连接，如果从视觉维度来判断，只要桥架延伸到电箱的外轮廓甚至附近就可以判断连接，但如果从数据维度来判断，需要如何定义属性呢？</w:t>
      </w:r>
    </w:p>
  </w:comment>
  <w:comment w:initials="MY" w:author="毛羽丰(MAO, Yufeng)" w:date="2025-09-11T17:00:00Z" w:id="71">
    <w:p w:rsidR="00AF392A" w:rsidP="00AF392A" w:rsidRDefault="00AF392A" w14:paraId="3A459DDD" w14:textId="77777777">
      <w:pPr>
        <w:pStyle w:val="CommentText"/>
        <w:ind w:left="0" w:firstLine="0" w:firstLineChars="0"/>
      </w:pPr>
      <w:r>
        <w:rPr>
          <w:rStyle w:val="CommentReference"/>
        </w:rPr>
        <w:annotationRef/>
      </w:r>
      <w:r>
        <w:rPr>
          <w:rFonts w:hint="eastAsia"/>
        </w:rPr>
        <w:t>多种并行，但需要考虑相关关系的可靠度。</w:t>
      </w:r>
    </w:p>
  </w:comment>
  <w:comment w:initials="64" w:author="64748333@qq.com" w:date="2025-11-11T20:07:00Z" w:id="74">
    <w:p w:rsidR="00B70DB9" w:rsidRDefault="00B70DB9" w14:paraId="0CF60DF0" w14:textId="5A056D28">
      <w:pPr>
        <w:pStyle w:val="CommentText"/>
        <w:ind w:firstLine="447"/>
      </w:pPr>
      <w:r>
        <w:rPr>
          <w:rStyle w:val="CommentReference"/>
        </w:rPr>
        <w:annotationRef/>
      </w:r>
      <w:r w:rsidRPr="468A1F09">
        <w:t>广联达张杨：建议斟酌这三条的描述方式，考虑到目前的现状，模型中大多数机电管线表达了连接关系，在此基础上宜表达控制关系。</w:t>
      </w:r>
    </w:p>
  </w:comment>
  <w:comment w:initials="sy" w:author="sylviawx@tsinghua.edu.cn" w:date="2025-09-10T13:10:00Z" w:id="76">
    <w:p w:rsidR="00513FF4" w:rsidP="00513FF4" w:rsidRDefault="00513FF4" w14:paraId="194C8E6D" w14:textId="77777777">
      <w:pPr>
        <w:pStyle w:val="CommentText"/>
        <w:ind w:firstLine="447"/>
      </w:pPr>
      <w:r>
        <w:rPr>
          <w:rStyle w:val="CommentReference"/>
        </w:rPr>
        <w:annotationRef/>
      </w:r>
      <w:r w:rsidRPr="6812445C">
        <w:t>1</w:t>
      </w:r>
      <w:r w:rsidRPr="6812445C">
        <w:t>、建议补充通用模型单元的命名要求表，如楼层命名要求表；</w:t>
      </w:r>
    </w:p>
    <w:p w:rsidR="00513FF4" w:rsidP="00513FF4" w:rsidRDefault="00513FF4" w14:paraId="2900AE83" w14:textId="77777777">
      <w:pPr>
        <w:pStyle w:val="CommentText"/>
        <w:ind w:firstLine="447"/>
      </w:pPr>
      <w:r w:rsidRPr="7CEE7289">
        <w:t>2</w:t>
      </w:r>
      <w:r w:rsidRPr="7CEE7289">
        <w:t>、构件、空间的命名，建议与分类编码表相关联，即用于计算机识别的命名关键识别字段应与分类编码保持一致</w:t>
      </w:r>
    </w:p>
  </w:comment>
  <w:comment w:initials="白宇" w:author="白宇" w:date="2025-07-24T10:51:00Z" w:id="77">
    <w:p w:rsidR="00513FF4" w:rsidP="00513FF4" w:rsidRDefault="00513FF4" w14:paraId="1A3392F0" w14:textId="77777777">
      <w:pPr>
        <w:pStyle w:val="CommentText"/>
        <w:ind w:firstLine="447"/>
      </w:pPr>
      <w:r>
        <w:rPr>
          <w:rStyle w:val="CommentReference"/>
        </w:rPr>
        <w:annotationRef/>
      </w:r>
      <w:r w:rsidRPr="2FB4862D">
        <w:t>电子文件区别于电子文件夹，电子文件是否考虑是隶属于电子文件夹的？</w:t>
      </w:r>
    </w:p>
    <w:p w:rsidR="00513FF4" w:rsidP="00513FF4" w:rsidRDefault="00513FF4" w14:paraId="4798AF45" w14:textId="77777777">
      <w:pPr>
        <w:pStyle w:val="CommentText"/>
        <w:ind w:firstLine="447"/>
      </w:pPr>
      <w:r w:rsidRPr="77CAF83F">
        <w:t>若如此，这个命名的规则稍显冗余，电子文件一般明确到具体的工点了，专业这一类一般会以文件夹存在，电子文件的命名适当清晰简单，易于阅读为宜</w:t>
      </w:r>
    </w:p>
  </w:comment>
  <w:comment w:initials="MY" w:author="毛羽丰(MAO, Yufeng)" w:date="2025-09-11T10:08:00Z" w:id="78">
    <w:p w:rsidR="00513FF4" w:rsidP="00513FF4" w:rsidRDefault="00513FF4" w14:paraId="4788B8BE" w14:textId="77777777">
      <w:pPr>
        <w:pStyle w:val="CommentText"/>
        <w:ind w:left="0" w:firstLine="0" w:firstLineChars="0"/>
      </w:pPr>
      <w:r>
        <w:rPr>
          <w:rStyle w:val="CommentReference"/>
        </w:rPr>
        <w:annotationRef/>
      </w:r>
      <w:r>
        <w:rPr>
          <w:rFonts w:hint="eastAsia"/>
        </w:rPr>
        <w:t>需要考虑在很多文件管理系统中文件与文件夹的独立性，因此还是有必要单独规定电子文件命名。</w:t>
      </w:r>
    </w:p>
  </w:comment>
  <w:comment w:initials="常浩" w:author="常浩宇" w:date="2025-08-20T15:39:00Z" w:id="79">
    <w:p w:rsidR="00513FF4" w:rsidP="00513FF4" w:rsidRDefault="00513FF4" w14:paraId="63242039" w14:textId="77777777">
      <w:pPr>
        <w:pStyle w:val="CommentText"/>
        <w:ind w:firstLine="447"/>
      </w:pPr>
      <w:r>
        <w:rPr>
          <w:rStyle w:val="CommentReference"/>
        </w:rPr>
        <w:annotationRef/>
      </w:r>
      <w:r w:rsidRPr="18591B0F">
        <w:t>【中铁十八局】</w:t>
      </w:r>
    </w:p>
    <w:p w:rsidR="00513FF4" w:rsidP="00513FF4" w:rsidRDefault="00513FF4" w14:paraId="7BF50451" w14:textId="77777777">
      <w:pPr>
        <w:pStyle w:val="CommentText"/>
        <w:ind w:firstLine="447"/>
      </w:pPr>
      <w:r w:rsidRPr="6D0C04A1">
        <w:t>建议结合多专业需求，预留其他专业代码拓展接口，如地下工程、交通枢纽等，便于后续多专业衔接。</w:t>
      </w:r>
    </w:p>
  </w:comment>
  <w:comment w:initials="MY" w:author="毛羽丰(MAO, Yufeng)" w:date="2025-09-11T10:08:00Z" w:id="80">
    <w:p w:rsidR="00513FF4" w:rsidP="00513FF4" w:rsidRDefault="00513FF4" w14:paraId="01B3A0EC" w14:textId="77777777">
      <w:pPr>
        <w:pStyle w:val="CommentText"/>
        <w:ind w:left="0" w:firstLine="0" w:firstLineChars="0"/>
      </w:pPr>
      <w:r>
        <w:rPr>
          <w:rStyle w:val="CommentReference"/>
        </w:rPr>
        <w:annotationRef/>
      </w:r>
      <w:r>
        <w:rPr>
          <w:rFonts w:hint="eastAsia"/>
        </w:rPr>
        <w:t>作为住建部标准不能涉及更多要求。</w:t>
      </w:r>
    </w:p>
  </w:comment>
  <w:comment w:initials="白宇" w:author="白宇" w:date="2025-07-24T10:49:00Z" w:id="81">
    <w:p w:rsidR="00EF4538" w:rsidP="00EF4538" w:rsidRDefault="00EF4538" w14:paraId="66970400" w14:textId="77777777">
      <w:pPr>
        <w:pStyle w:val="CommentText"/>
        <w:ind w:firstLine="447"/>
      </w:pPr>
      <w:r>
        <w:rPr>
          <w:rStyle w:val="CommentReference"/>
        </w:rPr>
        <w:annotationRef/>
      </w:r>
      <w:r w:rsidRPr="0E717212">
        <w:t>专业代码是否考虑交通领域？</w:t>
      </w:r>
    </w:p>
  </w:comment>
  <w:comment w:initials="MY" w:author="毛羽丰(MAO, Yufeng)" w:date="2025-09-11T10:08:00Z" w:id="82">
    <w:p w:rsidR="00EF4538" w:rsidP="00EF4538" w:rsidRDefault="00EF4538" w14:paraId="4A815CC0" w14:textId="77777777">
      <w:pPr>
        <w:pStyle w:val="CommentText"/>
        <w:ind w:left="0" w:firstLine="0" w:firstLineChars="0"/>
      </w:pPr>
      <w:r>
        <w:rPr>
          <w:rStyle w:val="CommentReference"/>
        </w:rPr>
        <w:annotationRef/>
      </w:r>
      <w:r>
        <w:rPr>
          <w:rFonts w:hint="eastAsia"/>
        </w:rPr>
        <w:t>由于本标准归口管理到住建部，因此不能考虑交通领域。</w:t>
      </w:r>
    </w:p>
  </w:comment>
  <w:comment w:initials="白宇" w:author="白宇" w:date="2025-07-24T10:49:00Z" w:id="83">
    <w:p w:rsidR="00513FF4" w:rsidP="00513FF4" w:rsidRDefault="00513FF4" w14:paraId="63313D32" w14:textId="77777777">
      <w:pPr>
        <w:pStyle w:val="CommentText"/>
        <w:ind w:firstLine="447"/>
      </w:pPr>
      <w:r>
        <w:rPr>
          <w:rStyle w:val="CommentReference"/>
        </w:rPr>
        <w:annotationRef/>
      </w:r>
      <w:r w:rsidRPr="0E717212">
        <w:t>专业代码是否考虑交通领域？</w:t>
      </w:r>
    </w:p>
  </w:comment>
  <w:comment w:initials="MY" w:author="毛羽丰(MAO, Yufeng)" w:date="2025-09-11T10:08:00Z" w:id="84">
    <w:p w:rsidR="00513FF4" w:rsidP="00513FF4" w:rsidRDefault="00513FF4" w14:paraId="7305A199" w14:textId="77777777">
      <w:pPr>
        <w:pStyle w:val="CommentText"/>
        <w:ind w:left="0" w:firstLine="0" w:firstLineChars="0"/>
      </w:pPr>
      <w:r>
        <w:rPr>
          <w:rStyle w:val="CommentReference"/>
        </w:rPr>
        <w:annotationRef/>
      </w:r>
      <w:r>
        <w:rPr>
          <w:rFonts w:hint="eastAsia"/>
        </w:rPr>
        <w:t>由于本标准归口管理到住建部，因此不能考虑交通领域。</w:t>
      </w:r>
    </w:p>
  </w:comment>
  <w:comment w:initials="王秋" w:author="王秋生" w:date="1900-01-01T00:00:00Z" w:id="97">
    <w:p w:rsidR="005876AD" w:rsidRDefault="005876AD" w14:paraId="4D2A4B71" w14:textId="179F18A3">
      <w:pPr>
        <w:pStyle w:val="CommentText"/>
        <w:ind w:firstLine="447"/>
      </w:pPr>
      <w:r>
        <w:rPr>
          <w:rStyle w:val="CommentReference"/>
        </w:rPr>
        <w:annotationRef/>
      </w:r>
      <w:r w:rsidRPr="4D0252FC">
        <w:t>广联达</w:t>
      </w:r>
      <w:r w:rsidRPr="4D0252FC">
        <w:t>-</w:t>
      </w:r>
      <w:r w:rsidRPr="4D0252FC">
        <w:t>建议对交付进行分类：如【工程交付】、【应用交付】（应用可细分如造价、审查、施工、运维等）、【归档或备案交付】、【其他交付】。以分类规定交付物及其形式等，亦指导地方标准、企业标准进行交付管理与颗粒度划分。</w:t>
      </w:r>
    </w:p>
  </w:comment>
  <w:comment w:initials="王秋" w:author="王秋生" w:date="1900-01-01T00:00:00Z" w:id="102">
    <w:p w:rsidR="005876AD" w:rsidRDefault="005876AD" w14:paraId="4BA0EBF0" w14:textId="0E55DCC8">
      <w:pPr>
        <w:pStyle w:val="CommentText"/>
        <w:ind w:firstLine="447"/>
      </w:pPr>
      <w:r>
        <w:rPr>
          <w:rStyle w:val="CommentReference"/>
        </w:rPr>
        <w:annotationRef/>
      </w:r>
      <w:r w:rsidRPr="41895528">
        <w:t>广联达</w:t>
      </w:r>
      <w:r w:rsidRPr="41895528">
        <w:t>-</w:t>
      </w:r>
      <w:r w:rsidRPr="41895528">
        <w:t>建议此章节前置，属管理章节。【通用数据环境】正文会多次引用其定义、要求。</w:t>
      </w:r>
    </w:p>
  </w:comment>
  <w:comment w:initials="sy" w:author="sylviawx@tsinghua.edu.cn" w:date="2025-09-10T12:33:00Z" w:id="115">
    <w:p w:rsidR="007525BD" w:rsidRDefault="007525BD" w14:paraId="0E09E210" w14:textId="0A05055E">
      <w:pPr>
        <w:pStyle w:val="CommentText"/>
        <w:ind w:firstLine="447"/>
      </w:pPr>
      <w:r>
        <w:rPr>
          <w:rStyle w:val="CommentReference"/>
        </w:rPr>
        <w:annotationRef/>
      </w:r>
      <w:r w:rsidRPr="58928470">
        <w:t>51269</w:t>
      </w:r>
      <w:r w:rsidRPr="58928470">
        <w:t>新版中也有系统表，建议统一协调</w:t>
      </w:r>
    </w:p>
  </w:comment>
  <w:comment w:initials="卢锟" w:author="卢锟" w:date="2025-11-13T10:20:00Z" w:id="119">
    <w:p w:rsidR="00953025" w:rsidRDefault="00062EAA" w14:paraId="26D37166" w14:textId="21B9F7F5">
      <w:pPr>
        <w:pStyle w:val="CommentText"/>
        <w:ind w:firstLine="447"/>
      </w:pPr>
      <w:r>
        <w:rPr>
          <w:rStyle w:val="CommentReference"/>
        </w:rPr>
        <w:annotationRef/>
      </w:r>
      <w:r w:rsidRPr="69F4A63F" w:rsidR="00953025">
        <w:t>这些</w:t>
      </w:r>
      <w:r w:rsidRPr="69F4A63F" w:rsidR="00953025">
        <w:t>N4</w:t>
      </w:r>
      <w:r w:rsidRPr="69F4A63F" w:rsidR="00953025">
        <w:t>已经不算是设计信息？不过也蛮好</w:t>
      </w:r>
    </w:p>
  </w:comment>
  <w:comment xmlns:w="http://schemas.openxmlformats.org/wordprocessingml/2006/main" w:initials="王勇" w:author="王勇" w:date="2025-12-29T15:28:30" w:id="1002421610">
    <w:p xmlns:w14="http://schemas.microsoft.com/office/word/2010/wordml" xmlns:w="http://schemas.openxmlformats.org/wordprocessingml/2006/main" w:rsidR="777F4601" w:rsidRDefault="621BF383" w14:paraId="2C2F45CE" w14:textId="2E228377">
      <w:pPr>
        <w:pStyle w:val="CommentText"/>
      </w:pPr>
      <w:r>
        <w:rPr>
          <w:rStyle w:val="CommentReference"/>
        </w:rPr>
        <w:annotationRef/>
      </w:r>
      <w:r w:rsidRPr="367AB3D6" w:rsidR="15FF4720">
        <w:t>不通顺，建议去掉应用</w:t>
      </w:r>
    </w:p>
  </w:comment>
  <w:comment xmlns:w="http://schemas.openxmlformats.org/wordprocessingml/2006/main" w:initials="王勇" w:author="王勇" w:date="2025-12-29T15:39:46" w:id="1035455504">
    <w:p xmlns:w14="http://schemas.microsoft.com/office/word/2010/wordml" xmlns:w="http://schemas.openxmlformats.org/wordprocessingml/2006/main" w:rsidR="5FD174D3" w:rsidRDefault="745DFD7C" w14:paraId="7B299033" w14:textId="4EEC99CB">
      <w:pPr>
        <w:pStyle w:val="CommentText"/>
      </w:pPr>
      <w:r>
        <w:rPr>
          <w:rStyle w:val="CommentReference"/>
        </w:rPr>
        <w:annotationRef/>
      </w:r>
      <w:r w:rsidRPr="08417E59" w:rsidR="424EDE62">
        <w:t>这一条建议根据不同阶段，给出应、宜交付的不同要求。另外，交付物深度要求，建议单独一条写出。按照现行工程建设标准的常用写法，总则通常是1、2、7三条的内容，其它条通常放在基本规定章节</w:t>
      </w:r>
    </w:p>
  </w:comment>
  <w:comment xmlns:w="http://schemas.openxmlformats.org/wordprocessingml/2006/main" w:initials="王勇" w:author="王勇" w:date="2025-12-29T15:44:50" w:id="1959045882">
    <w:p xmlns:w14="http://schemas.microsoft.com/office/word/2010/wordml" xmlns:w="http://schemas.openxmlformats.org/wordprocessingml/2006/main" w:rsidR="3D46C788" w:rsidRDefault="238B0AD1" w14:paraId="4130275F" w14:textId="7A386BC9">
      <w:pPr>
        <w:pStyle w:val="CommentText"/>
      </w:pPr>
      <w:r>
        <w:rPr>
          <w:rStyle w:val="CommentReference"/>
        </w:rPr>
        <w:annotationRef/>
      </w:r>
      <w:r w:rsidRPr="11060396" w:rsidR="5AC6EA16">
        <w:t>检索了下元数据的定义：关于数据的组织、数据域及其关系的信息，一般理解为定义数据的数据。因此本条提出用元数据进行数据管理，缺乏具体业务落地的抓手，建议结合CDE章节进行更具象化约束</w:t>
      </w:r>
    </w:p>
  </w:comment>
  <w:comment xmlns:w="http://schemas.openxmlformats.org/wordprocessingml/2006/main" w:initials="王勇" w:author="王勇" w:date="2025-12-29T15:49:09" w:id="510775620">
    <w:p xmlns:w14="http://schemas.microsoft.com/office/word/2010/wordml" xmlns:w="http://schemas.openxmlformats.org/wordprocessingml/2006/main" w:rsidR="7AAA220F" w:rsidRDefault="362316B6" w14:paraId="06EB7F32" w14:textId="53032F3F">
      <w:pPr>
        <w:pStyle w:val="CommentText"/>
      </w:pPr>
      <w:r>
        <w:rPr>
          <w:rStyle w:val="CommentReference"/>
        </w:rPr>
        <w:annotationRef/>
      </w:r>
      <w:r w:rsidRPr="265E6B42" w:rsidR="4B7977D8">
        <w:t>表4.3.8中的数据数据来源列，分类方法不一致：有业务参与方、有业务管理内容（项目管理、资产管理），还有软件。是否全部代表了全面了，需要再斟酌？</w:t>
      </w:r>
    </w:p>
  </w:comment>
  <w:comment xmlns:w="http://schemas.openxmlformats.org/wordprocessingml/2006/main" w:initials="王勇" w:author="王勇" w:date="2025-12-29T15:49:50" w:id="1064265691">
    <w:p xmlns:w14="http://schemas.microsoft.com/office/word/2010/wordml" xmlns:w="http://schemas.openxmlformats.org/wordprocessingml/2006/main" w:rsidR="558897B3" w:rsidRDefault="19D107F2" w14:paraId="672198EB" w14:textId="4D99F303">
      <w:pPr>
        <w:pStyle w:val="CommentText"/>
      </w:pPr>
      <w:r>
        <w:rPr>
          <w:rStyle w:val="CommentReference"/>
        </w:rPr>
        <w:annotationRef/>
      </w:r>
      <w:r w:rsidRPr="74A2287C" w:rsidR="15C84D0D">
        <w:t>本条款貌似与命名无关</w:t>
      </w:r>
    </w:p>
  </w:comment>
  <w:comment xmlns:w="http://schemas.openxmlformats.org/wordprocessingml/2006/main" w:initials="王勇" w:author="王勇" w:date="2025-12-29T15:53:34" w:id="1562149074">
    <w:p xmlns:w14="http://schemas.microsoft.com/office/word/2010/wordml" xmlns:w="http://schemas.openxmlformats.org/wordprocessingml/2006/main" w:rsidR="22702360" w:rsidRDefault="5923A9A7" w14:paraId="720A3EEE" w14:textId="446A9B7E">
      <w:pPr>
        <w:pStyle w:val="CommentText"/>
      </w:pPr>
      <w:r>
        <w:rPr>
          <w:rStyle w:val="CommentReference"/>
        </w:rPr>
        <w:annotationRef/>
      </w:r>
      <w:r w:rsidRPr="5E7D7EE8" w:rsidR="549C3AF2">
        <w:t>3.6节 仅有1条，不宜单独成节。而且第2款下面又分了条款，建议拆分</w:t>
      </w:r>
    </w:p>
  </w:comment>
  <w:comment xmlns:w="http://schemas.openxmlformats.org/wordprocessingml/2006/main" w:initials="王勇" w:author="王勇" w:date="2025-12-29T16:07:21" w:id="764781773">
    <w:p xmlns:w14="http://schemas.microsoft.com/office/word/2010/wordml" xmlns:w="http://schemas.openxmlformats.org/wordprocessingml/2006/main" w:rsidR="1FB6790D" w:rsidRDefault="4EED700E" w14:paraId="75BE2699" w14:textId="76C0854F">
      <w:pPr>
        <w:pStyle w:val="CommentText"/>
      </w:pPr>
      <w:r>
        <w:rPr>
          <w:rStyle w:val="CommentReference"/>
        </w:rPr>
        <w:annotationRef/>
      </w:r>
      <w:r w:rsidRPr="1EC810FF" w:rsidR="573D6F78">
        <w:t>结合行业现状，当前大部分建设方不具备提供CDE的能力，建议考虑与数字化交付的平台系统结合，充分考虑市场的能力供给，以便使该部分内容既代表行业引领性，又具有实操方面的可落地性！</w:t>
      </w:r>
    </w:p>
  </w:comment>
</w:comments>
</file>

<file path=word/commentsExtended.xml><?xml version="1.0" encoding="utf-8"?>
<w15:commentsEx xmlns:mc="http://schemas.openxmlformats.org/markup-compatibility/2006" xmlns:w15="http://schemas.microsoft.com/office/word/2012/wordml" mc:Ignorable="w15">
  <w15:commentEx w15:done="0" w15:paraId="203DE58B"/>
  <w15:commentEx w15:done="1" w15:paraId="10E4803E"/>
  <w15:commentEx w15:done="1" w15:paraId="697CDA6E" w15:paraIdParent="10E4803E"/>
  <w15:commentEx w15:done="0" w15:paraId="47CB7636"/>
  <w15:commentEx w15:done="1" w15:paraId="56690185"/>
  <w15:commentEx w15:done="1" w15:paraId="156C29CE" w15:paraIdParent="56690185"/>
  <w15:commentEx w15:done="1" w15:paraId="71B0E8C2"/>
  <w15:commentEx w15:done="1" w15:paraId="2ADE44F4" w15:paraIdParent="71B0E8C2"/>
  <w15:commentEx w15:done="1" w15:paraId="496D2112"/>
  <w15:commentEx w15:done="1" w15:paraId="7A9A8015" w15:paraIdParent="496D2112"/>
  <w15:commentEx w15:done="0" w15:paraId="6AD24F68"/>
  <w15:commentEx w15:done="1" w15:paraId="466F1483"/>
  <w15:commentEx w15:done="1" w15:paraId="3A65E0B6" w15:paraIdParent="466F1483"/>
  <w15:commentEx w15:done="1" w15:paraId="06598F94"/>
  <w15:commentEx w15:done="1" w15:paraId="22AD6062" w15:paraIdParent="06598F94"/>
  <w15:commentEx w15:done="1" w15:paraId="0E3C1B49"/>
  <w15:commentEx w15:done="1" w15:paraId="0CB5967A" w15:paraIdParent="0E3C1B49"/>
  <w15:commentEx w15:done="1" w15:paraId="3220A449"/>
  <w15:commentEx w15:done="1" w15:paraId="7A2956B1" w15:paraIdParent="3220A449"/>
  <w15:commentEx w15:done="1" w15:paraId="543B1CC2"/>
  <w15:commentEx w15:done="1" w15:paraId="6FABA059" w15:paraIdParent="543B1CC2"/>
  <w15:commentEx w15:done="1" w15:paraId="60881FF0"/>
  <w15:commentEx w15:done="1" w15:paraId="4BE86947" w15:paraIdParent="60881FF0"/>
  <w15:commentEx w15:done="1" w15:paraId="58429D57"/>
  <w15:commentEx w15:done="1" w15:paraId="28691635" w15:paraIdParent="58429D57"/>
  <w15:commentEx w15:done="0" w15:paraId="54BAADA2"/>
  <w15:commentEx w15:done="0" w15:paraId="3DBE5965"/>
  <w15:commentEx w15:done="0" w15:paraId="4B003ACE"/>
  <w15:commentEx w15:done="0" w15:paraId="019C2CAB"/>
  <w15:commentEx w15:done="0" w15:paraId="645206EB"/>
  <w15:commentEx w15:done="1" w15:paraId="5806AAD1"/>
  <w15:commentEx w15:done="1" w15:paraId="12D40093" w15:paraIdParent="5806AAD1"/>
  <w15:commentEx w15:done="1" w15:paraId="6A26C969"/>
  <w15:commentEx w15:done="1" w15:paraId="6D09C252" w15:paraIdParent="6A26C969"/>
  <w15:commentEx w15:done="1" w15:paraId="54A521EA"/>
  <w15:commentEx w15:done="1" w15:paraId="5E12EA2B" w15:paraIdParent="54A521EA"/>
  <w15:commentEx w15:done="1" w15:paraId="16AE5D7F"/>
  <w15:commentEx w15:done="1" w15:paraId="3A459DDD" w15:paraIdParent="16AE5D7F"/>
  <w15:commentEx w15:done="0" w15:paraId="0CF60DF0"/>
  <w15:commentEx w15:done="1" w15:paraId="2900AE83"/>
  <w15:commentEx w15:done="1" w15:paraId="4798AF45"/>
  <w15:commentEx w15:done="1" w15:paraId="4788B8BE" w15:paraIdParent="4798AF45"/>
  <w15:commentEx w15:done="1" w15:paraId="7BF50451"/>
  <w15:commentEx w15:done="1" w15:paraId="01B3A0EC" w15:paraIdParent="7BF50451"/>
  <w15:commentEx w15:done="1" w15:paraId="66970400"/>
  <w15:commentEx w15:done="1" w15:paraId="4A815CC0" w15:paraIdParent="66970400"/>
  <w15:commentEx w15:done="1" w15:paraId="63313D32"/>
  <w15:commentEx w15:done="1" w15:paraId="7305A199" w15:paraIdParent="63313D32"/>
  <w15:commentEx w15:done="0" w15:paraId="4D2A4B71"/>
  <w15:commentEx w15:done="0" w15:paraId="4BA0EBF0"/>
  <w15:commentEx w15:done="1" w15:paraId="0E09E210"/>
  <w15:commentEx w15:done="0" w15:paraId="26D37166"/>
  <w15:commentEx w15:done="0" w15:paraId="2C2F45CE"/>
  <w15:commentEx w15:done="0" w15:paraId="7B299033"/>
  <w15:commentEx w15:done="0" w15:paraId="4130275F"/>
  <w15:commentEx w15:done="0" w15:paraId="06EB7F32"/>
  <w15:commentEx w15:done="0" w15:paraId="672198EB"/>
  <w15:commentEx w15:done="0" w15:paraId="720A3EEE"/>
  <w15:commentEx w15:done="0" w15:paraId="75BE269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39BB0C" w16cex:dateUtc="2025-11-11T15:28:00Z"/>
  <w16cex:commentExtensible w16cex:durableId="4818DCA5" w16cex:dateUtc="2025-08-05T02:42:00Z"/>
  <w16cex:commentExtensible w16cex:durableId="0B0DFEE5" w16cex:dateUtc="2025-08-12T01:18:00Z"/>
  <w16cex:commentExtensible w16cex:durableId="6A0B9D8E" w16cex:dateUtc="2025-12-25T07:33:00Z"/>
  <w16cex:commentExtensible w16cex:durableId="39263F80" w16cex:dateUtc="2025-08-12T02:18:00Z"/>
  <w16cex:commentExtensible w16cex:durableId="4BAFB4F5" w16cex:dateUtc="2025-09-11T02:06:00Z"/>
  <w16cex:commentExtensible w16cex:durableId="0744AAA7" w16cex:dateUtc="2025-08-05T02:52:00Z"/>
  <w16cex:commentExtensible w16cex:durableId="75242773" w16cex:dateUtc="2025-09-11T02:06:00Z"/>
  <w16cex:commentExtensible w16cex:durableId="1C4EA7AC" w16cex:dateUtc="2025-08-20T07:15:00Z"/>
  <w16cex:commentExtensible w16cex:durableId="24D63E17" w16cex:dateUtc="2025-09-11T02:06:00Z"/>
  <w16cex:commentExtensible w16cex:durableId="05C68202" w16cex:dateUtc="2025-11-11T15:32:00Z"/>
  <w16cex:commentExtensible w16cex:durableId="332249BF" w16cex:dateUtc="2025-07-23T08:01:00Z"/>
  <w16cex:commentExtensible w16cex:durableId="0139A86E" w16cex:dateUtc="2025-09-11T01:50:00Z"/>
  <w16cex:commentExtensible w16cex:durableId="46410E0D" w16cex:dateUtc="2025-08-12T01:14:00Z"/>
  <w16cex:commentExtensible w16cex:durableId="724EA531" w16cex:dateUtc="2025-08-12T01:18:00Z"/>
  <w16cex:commentExtensible w16cex:durableId="2D60D9D4" w16cex:dateUtc="2025-08-05T02:47:00Z"/>
  <w16cex:commentExtensible w16cex:durableId="3F8BC849" w16cex:dateUtc="2025-09-11T01:50:00Z"/>
  <w16cex:commentExtensible w16cex:durableId="4A2F9EF4" w16cex:dateUtc="2025-07-23T08:03:00Z"/>
  <w16cex:commentExtensible w16cex:durableId="4D476BD7" w16cex:dateUtc="2025-09-11T01:51:00Z"/>
  <w16cex:commentExtensible w16cex:durableId="4156FA05" w16cex:dateUtc="2025-08-12T01:48:00Z"/>
  <w16cex:commentExtensible w16cex:durableId="5B327D95" w16cex:dateUtc="2025-09-11T01:51:00Z"/>
  <w16cex:commentExtensible w16cex:durableId="2C2B449D" w16cex:dateUtc="2025-08-13T01:12:00Z"/>
  <w16cex:commentExtensible w16cex:durableId="623628E8" w16cex:dateUtc="2025-09-11T01:51:00Z"/>
  <w16cex:commentExtensible w16cex:durableId="58285F7E" w16cex:dateUtc="2025-08-12T01:19:00Z"/>
  <w16cex:commentExtensible w16cex:durableId="7B6FAEF1" w16cex:dateUtc="2025-09-11T01:51:00Z"/>
  <w16cex:commentExtensible w16cex:durableId="79797AEA" w16cex:dateUtc="2025-11-12T06:34:00Z"/>
  <w16cex:commentExtensible w16cex:durableId="7D129264" w16cex:dateUtc="2025-11-12T03:02:00Z"/>
  <w16cex:commentExtensible w16cex:durableId="085C8331" w16cex:dateUtc="2025-11-12T07:30:00Z"/>
  <w16cex:commentExtensible w16cex:durableId="408A4028" w16cex:dateUtc="2025-11-12T03:04:00Z"/>
  <w16cex:commentExtensible w16cex:durableId="0D24CDB5" w16cex:dateUtc="2025-11-11T12:33:00Z"/>
  <w16cex:commentExtensible w16cex:durableId="2484E23F" w16cex:dateUtc="2025-08-20T07:22:00Z"/>
  <w16cex:commentExtensible w16cex:durableId="58921CD4" w16cex:dateUtc="2025-09-11T09:01:00Z"/>
  <w16cex:commentExtensible w16cex:durableId="4B900E90" w16cex:dateUtc="2025-07-24T03:32:00Z"/>
  <w16cex:commentExtensible w16cex:durableId="4CABC512" w16cex:dateUtc="2025-09-11T09:04:00Z"/>
  <w16cex:commentExtensible w16cex:durableId="27FEBCA0" w16cex:dateUtc="2025-07-24T03:16:00Z"/>
  <w16cex:commentExtensible w16cex:durableId="2CE1C90C" w16cex:dateUtc="2025-09-11T09:01:00Z"/>
  <w16cex:commentExtensible w16cex:durableId="111FC817" w16cex:dateUtc="2025-08-12T15:50:00Z"/>
  <w16cex:commentExtensible w16cex:durableId="66075689" w16cex:dateUtc="2025-09-11T09:00:00Z"/>
  <w16cex:commentExtensible w16cex:durableId="4EC55A46" w16cex:dateUtc="2025-11-11T12:07:00Z"/>
  <w16cex:commentExtensible w16cex:durableId="6EC89113" w16cex:dateUtc="2025-09-10T05:10:00Z"/>
  <w16cex:commentExtensible w16cex:durableId="04CC0454" w16cex:dateUtc="2025-07-24T02:51:00Z"/>
  <w16cex:commentExtensible w16cex:durableId="267E0AA4" w16cex:dateUtc="2025-09-11T02:08:00Z"/>
  <w16cex:commentExtensible w16cex:durableId="47E5B516" w16cex:dateUtc="2025-08-20T07:39:00Z"/>
  <w16cex:commentExtensible w16cex:durableId="410E9BB7" w16cex:dateUtc="2025-09-11T02:08:00Z"/>
  <w16cex:commentExtensible w16cex:durableId="295E0B95" w16cex:dateUtc="2025-07-24T02:49:00Z"/>
  <w16cex:commentExtensible w16cex:durableId="70160899" w16cex:dateUtc="2025-09-11T02:08:00Z"/>
  <w16cex:commentExtensible w16cex:durableId="337DABA5" w16cex:dateUtc="2025-07-24T02:49:00Z"/>
  <w16cex:commentExtensible w16cex:durableId="7CCE0C4A" w16cex:dateUtc="2025-09-11T02:08:00Z"/>
  <w16cex:commentExtensible w16cex:durableId="2F064961" w16cex:dateUtc="2025-11-12T03:11:00Z"/>
  <w16cex:commentExtensible w16cex:durableId="565A5522" w16cex:dateUtc="2025-11-12T02:05:00Z"/>
  <w16cex:commentExtensible w16cex:durableId="6EC9299D" w16cex:dateUtc="2025-09-10T04:33:00Z"/>
  <w16cex:commentExtensible w16cex:durableId="5EFE7EE2" w16cex:dateUtc="2025-11-13T02:20:00Z"/>
  <w16cex:commentExtensible w16cex:durableId="7087B955" w16cex:dateUtc="2025-12-29T07:28:30.784Z"/>
  <w16cex:commentExtensible w16cex:durableId="5F13BD2F" w16cex:dateUtc="2025-12-29T07:39:46.137Z"/>
  <w16cex:commentExtensible w16cex:durableId="1A9E89B0" w16cex:dateUtc="2025-12-29T07:44:50.71Z"/>
  <w16cex:commentExtensible w16cex:durableId="004DB346" w16cex:dateUtc="2025-12-29T07:49:09.432Z"/>
  <w16cex:commentExtensible w16cex:durableId="2DD20A3C" w16cex:dateUtc="2025-12-29T07:49:50.311Z"/>
  <w16cex:commentExtensible w16cex:durableId="5877696E" w16cex:dateUtc="2025-12-29T07:53:34.087Z"/>
  <w16cex:commentExtensible w16cex:durableId="1456F6C9" w16cex:dateUtc="2025-12-29T08:07:21.804Z"/>
</w16cex:commentsExtensible>
</file>

<file path=word/commentsIds.xml><?xml version="1.0" encoding="utf-8"?>
<w16cid:commentsIds xmlns:mc="http://schemas.openxmlformats.org/markup-compatibility/2006" xmlns:w16cid="http://schemas.microsoft.com/office/word/2016/wordml/cid" mc:Ignorable="w16cid">
  <w16cid:commentId w16cid:paraId="203DE58B" w16cid:durableId="7839BB0C"/>
  <w16cid:commentId w16cid:paraId="10E4803E" w16cid:durableId="4818DCA5"/>
  <w16cid:commentId w16cid:paraId="697CDA6E" w16cid:durableId="0B0DFEE5"/>
  <w16cid:commentId w16cid:paraId="47CB7636" w16cid:durableId="6A0B9D8E"/>
  <w16cid:commentId w16cid:paraId="56690185" w16cid:durableId="39263F80"/>
  <w16cid:commentId w16cid:paraId="156C29CE" w16cid:durableId="4BAFB4F5"/>
  <w16cid:commentId w16cid:paraId="71B0E8C2" w16cid:durableId="0744AAA7"/>
  <w16cid:commentId w16cid:paraId="2ADE44F4" w16cid:durableId="75242773"/>
  <w16cid:commentId w16cid:paraId="496D2112" w16cid:durableId="1C4EA7AC"/>
  <w16cid:commentId w16cid:paraId="7A9A8015" w16cid:durableId="24D63E17"/>
  <w16cid:commentId w16cid:paraId="6AD24F68" w16cid:durableId="05C68202"/>
  <w16cid:commentId w16cid:paraId="466F1483" w16cid:durableId="332249BF"/>
  <w16cid:commentId w16cid:paraId="3A65E0B6" w16cid:durableId="0139A86E"/>
  <w16cid:commentId w16cid:paraId="06598F94" w16cid:durableId="46410E0D"/>
  <w16cid:commentId w16cid:paraId="22AD6062" w16cid:durableId="724EA531"/>
  <w16cid:commentId w16cid:paraId="0E3C1B49" w16cid:durableId="2D60D9D4"/>
  <w16cid:commentId w16cid:paraId="0CB5967A" w16cid:durableId="3F8BC849"/>
  <w16cid:commentId w16cid:paraId="3220A449" w16cid:durableId="4A2F9EF4"/>
  <w16cid:commentId w16cid:paraId="7A2956B1" w16cid:durableId="4D476BD7"/>
  <w16cid:commentId w16cid:paraId="543B1CC2" w16cid:durableId="4156FA05"/>
  <w16cid:commentId w16cid:paraId="6FABA059" w16cid:durableId="5B327D95"/>
  <w16cid:commentId w16cid:paraId="60881FF0" w16cid:durableId="2C2B449D"/>
  <w16cid:commentId w16cid:paraId="4BE86947" w16cid:durableId="623628E8"/>
  <w16cid:commentId w16cid:paraId="58429D57" w16cid:durableId="58285F7E"/>
  <w16cid:commentId w16cid:paraId="28691635" w16cid:durableId="7B6FAEF1"/>
  <w16cid:commentId w16cid:paraId="54BAADA2" w16cid:durableId="79797AEA"/>
  <w16cid:commentId w16cid:paraId="3DBE5965" w16cid:durableId="7D129264"/>
  <w16cid:commentId w16cid:paraId="4B003ACE" w16cid:durableId="085C8331"/>
  <w16cid:commentId w16cid:paraId="019C2CAB" w16cid:durableId="408A4028"/>
  <w16cid:commentId w16cid:paraId="645206EB" w16cid:durableId="0D24CDB5"/>
  <w16cid:commentId w16cid:paraId="5806AAD1" w16cid:durableId="2484E23F"/>
  <w16cid:commentId w16cid:paraId="12D40093" w16cid:durableId="58921CD4"/>
  <w16cid:commentId w16cid:paraId="6A26C969" w16cid:durableId="4B900E90"/>
  <w16cid:commentId w16cid:paraId="6D09C252" w16cid:durableId="4CABC512"/>
  <w16cid:commentId w16cid:paraId="54A521EA" w16cid:durableId="27FEBCA0"/>
  <w16cid:commentId w16cid:paraId="5E12EA2B" w16cid:durableId="2CE1C90C"/>
  <w16cid:commentId w16cid:paraId="16AE5D7F" w16cid:durableId="111FC817"/>
  <w16cid:commentId w16cid:paraId="3A459DDD" w16cid:durableId="66075689"/>
  <w16cid:commentId w16cid:paraId="0CF60DF0" w16cid:durableId="4EC55A46"/>
  <w16cid:commentId w16cid:paraId="2900AE83" w16cid:durableId="6EC89113"/>
  <w16cid:commentId w16cid:paraId="4798AF45" w16cid:durableId="04CC0454"/>
  <w16cid:commentId w16cid:paraId="4788B8BE" w16cid:durableId="267E0AA4"/>
  <w16cid:commentId w16cid:paraId="7BF50451" w16cid:durableId="47E5B516"/>
  <w16cid:commentId w16cid:paraId="01B3A0EC" w16cid:durableId="410E9BB7"/>
  <w16cid:commentId w16cid:paraId="66970400" w16cid:durableId="295E0B95"/>
  <w16cid:commentId w16cid:paraId="4A815CC0" w16cid:durableId="70160899"/>
  <w16cid:commentId w16cid:paraId="63313D32" w16cid:durableId="337DABA5"/>
  <w16cid:commentId w16cid:paraId="7305A199" w16cid:durableId="7CCE0C4A"/>
  <w16cid:commentId w16cid:paraId="4D2A4B71" w16cid:durableId="2F064961"/>
  <w16cid:commentId w16cid:paraId="4BA0EBF0" w16cid:durableId="565A5522"/>
  <w16cid:commentId w16cid:paraId="0E09E210" w16cid:durableId="6EC9299D"/>
  <w16cid:commentId w16cid:paraId="26D37166" w16cid:durableId="5EFE7EE2"/>
  <w16cid:commentId w16cid:paraId="2C2F45CE" w16cid:durableId="7087B955"/>
  <w16cid:commentId w16cid:paraId="7B299033" w16cid:durableId="5F13BD2F"/>
  <w16cid:commentId w16cid:paraId="4130275F" w16cid:durableId="1A9E89B0"/>
  <w16cid:commentId w16cid:paraId="06EB7F32" w16cid:durableId="004DB346"/>
  <w16cid:commentId w16cid:paraId="672198EB" w16cid:durableId="2DD20A3C"/>
  <w16cid:commentId w16cid:paraId="720A3EEE" w16cid:durableId="5877696E"/>
  <w16cid:commentId w16cid:paraId="75BE2699" w16cid:durableId="1456F6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579E" w:rsidP="00B409E2" w:rsidRDefault="0030579E" w14:paraId="0AD971DA" w14:textId="77777777">
      <w:pPr>
        <w:spacing w:line="240" w:lineRule="auto"/>
        <w:ind w:firstLine="447"/>
      </w:pPr>
      <w:r>
        <w:separator/>
      </w:r>
    </w:p>
    <w:p w:rsidR="0030579E" w:rsidRDefault="0030579E" w14:paraId="52F16A06" w14:textId="77777777">
      <w:pPr>
        <w:ind w:firstLine="447"/>
      </w:pPr>
    </w:p>
  </w:endnote>
  <w:endnote w:type="continuationSeparator" w:id="0">
    <w:p w:rsidR="0030579E" w:rsidP="00B409E2" w:rsidRDefault="0030579E" w14:paraId="6926F953" w14:textId="77777777">
      <w:pPr>
        <w:spacing w:line="240" w:lineRule="auto"/>
        <w:ind w:firstLine="447"/>
      </w:pPr>
      <w:r>
        <w:continuationSeparator/>
      </w:r>
    </w:p>
    <w:p w:rsidR="0030579E" w:rsidRDefault="0030579E" w14:paraId="1737D180" w14:textId="77777777">
      <w:pPr>
        <w:ind w:firstLine="447"/>
      </w:pPr>
    </w:p>
  </w:endnote>
  <w:endnote w:type="continuationNotice" w:id="1">
    <w:p w:rsidR="0030579E" w:rsidRDefault="0030579E" w14:paraId="140D334D" w14:textId="77777777">
      <w:pPr>
        <w:spacing w:line="240" w:lineRule="auto"/>
        <w:ind w:firstLine="447"/>
      </w:pPr>
    </w:p>
    <w:p w:rsidR="0030579E" w:rsidRDefault="0030579E" w14:paraId="5975C8A5" w14:textId="77777777">
      <w:pPr>
        <w:ind w:firstLine="447"/>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
    <w:altName w:val="Cambria"/>
    <w:charset w:val="00"/>
    <w:family w:val="roman"/>
    <w:pitch w:val="default"/>
  </w:font>
  <w:font w:name="Heiti SC Light">
    <w:altName w:val="Yu Gothic"/>
    <w:charset w:val="80"/>
    <w:family w:val="auto"/>
    <w:pitch w:val="variable"/>
    <w:sig w:usb0="8000002F" w:usb1="0807004A" w:usb2="00000010" w:usb3="00000000" w:csb0="003E0001" w:csb1="00000000"/>
  </w:font>
  <w:font w:name="Times">
    <w:panose1 w:val="02020603050405020304"/>
    <w:charset w:val="00"/>
    <w:family w:val="roman"/>
    <w:pitch w:val="variable"/>
    <w:sig w:usb0="E0002EFF" w:usb1="C000785B" w:usb2="00000009" w:usb3="00000000" w:csb0="000001FF" w:csb1="00000000"/>
  </w:font>
  <w:font w:name="KaiTi">
    <w:panose1 w:val="02010609060101010101"/>
    <w:charset w:val="86"/>
    <w:family w:val="modern"/>
    <w:pitch w:val="fixed"/>
    <w:sig w:usb0="800002BF" w:usb1="38CF7CFA" w:usb2="00000016" w:usb3="00000000" w:csb0="00040001" w:csb1="00000000"/>
  </w:font>
  <w:font w:name="Rockwell Condensed">
    <w:panose1 w:val="02060603050405020104"/>
    <w:charset w:val="00"/>
    <w:family w:val="roman"/>
    <w:pitch w:val="variable"/>
    <w:sig w:usb0="00000003" w:usb1="00000000" w:usb2="00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FangSong_GB2312">
    <w:altName w:val="仿宋_GB2312"/>
    <w:charset w:val="86"/>
    <w:family w:val="modern"/>
    <w:pitch w:val="fixed"/>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6B0AA3" w:rsidRDefault="008635CB" w14:paraId="25578CA7" w14:textId="77777777">
    <w:pPr>
      <w:pStyle w:val="Footer"/>
      <w:framePr w:wrap="none" w:hAnchor="margin" w:vAnchor="text" w:y="1"/>
      <w:ind w:firstLine="383"/>
      <w:rPr>
        <w:rStyle w:val="PageNumber"/>
      </w:rPr>
    </w:pPr>
    <w:r>
      <w:rPr>
        <w:rStyle w:val="PageNumber"/>
      </w:rPr>
      <w:fldChar w:fldCharType="begin"/>
    </w:r>
    <w:r>
      <w:rPr>
        <w:rStyle w:val="PageNumber"/>
      </w:rPr>
      <w:instrText xml:space="preserve">PAGE  </w:instrText>
    </w:r>
    <w:r>
      <w:rPr>
        <w:rStyle w:val="PageNumber"/>
      </w:rPr>
      <w:fldChar w:fldCharType="end"/>
    </w:r>
  </w:p>
  <w:p w:rsidR="008635CB" w:rsidP="00B409E2" w:rsidRDefault="008635CB" w14:paraId="1F66B5AC" w14:textId="77777777">
    <w:pPr>
      <w:pStyle w:val="Footer"/>
      <w:ind w:firstLine="38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B409E2" w:rsidRDefault="008635CB" w14:paraId="355B160C" w14:textId="77777777">
    <w:pPr>
      <w:pStyle w:val="Footer"/>
      <w:ind w:firstLine="38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626467" w:rsidRDefault="008635CB" w14:paraId="01A89120" w14:textId="78D1DA17">
    <w:pPr>
      <w:pStyle w:val="Footer"/>
      <w:framePr w:wrap="none" w:hAnchor="page" w:vAnchor="text" w:x="9781" w:y="1"/>
      <w:ind w:firstLine="383"/>
      <w:jc w:val="center"/>
      <w:rPr>
        <w:rStyle w:val="PageNumber"/>
      </w:rPr>
    </w:pPr>
    <w:r>
      <w:rPr>
        <w:rStyle w:val="PageNumber"/>
        <w:rFonts w:ascii="Cambria" w:hAnsi="Cambria"/>
      </w:rPr>
      <w:t>∙</w:t>
    </w:r>
    <w:r>
      <w:rPr>
        <w:rStyle w:val="PageNumber"/>
        <w:rFonts w:ascii="MS Mincho" w:hAnsi="MS Mincho" w:eastAsia="MS Mincho"/>
        <w:lang w:val="en-US"/>
      </w:rPr>
      <w:t xml:space="preserve"> </w:t>
    </w:r>
    <w:r>
      <w:rPr>
        <w:rStyle w:val="PageNumber"/>
      </w:rPr>
      <w:fldChar w:fldCharType="begin"/>
    </w:r>
    <w:r>
      <w:rPr>
        <w:rStyle w:val="PageNumber"/>
      </w:rPr>
      <w:instrText xml:space="preserve">PAGE  </w:instrText>
    </w:r>
    <w:r>
      <w:rPr>
        <w:rStyle w:val="PageNumber"/>
      </w:rPr>
      <w:fldChar w:fldCharType="separate"/>
    </w:r>
    <w:r w:rsidR="00BF13A3">
      <w:rPr>
        <w:rStyle w:val="PageNumber"/>
        <w:noProof/>
      </w:rPr>
      <w:t>33</w:t>
    </w:r>
    <w:r>
      <w:rPr>
        <w:rStyle w:val="PageNumber"/>
      </w:rPr>
      <w:fldChar w:fldCharType="end"/>
    </w:r>
    <w:r>
      <w:rPr>
        <w:rStyle w:val="PageNumber"/>
      </w:rPr>
      <w:t xml:space="preserve"> </w:t>
    </w:r>
    <w:r>
      <w:rPr>
        <w:rStyle w:val="PageNumber"/>
        <w:rFonts w:ascii="Cambria" w:hAnsi="Cambria"/>
      </w:rPr>
      <w:t>∙</w:t>
    </w:r>
  </w:p>
  <w:p w:rsidRPr="00626467" w:rsidR="008635CB" w:rsidP="00626467" w:rsidRDefault="008635CB" w14:paraId="33CB80CC" w14:textId="77777777">
    <w:pPr>
      <w:pStyle w:val="Footer"/>
      <w:ind w:firstLine="38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B409E2" w:rsidRDefault="008635CB" w14:paraId="770A5E73" w14:textId="77777777">
    <w:pPr>
      <w:pStyle w:val="Footer"/>
      <w:ind w:firstLine="38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6857EE" w:rsidRDefault="008635CB" w14:paraId="5AF47D55" w14:textId="3033E146">
    <w:pPr>
      <w:pStyle w:val="Footer"/>
      <w:framePr w:wrap="none" w:hAnchor="page" w:vAnchor="text" w:x="9781" w:y="23"/>
      <w:ind w:firstLine="383"/>
      <w:jc w:val="center"/>
      <w:rPr>
        <w:rStyle w:val="PageNumber"/>
      </w:rPr>
    </w:pPr>
    <w:r>
      <w:rPr>
        <w:rStyle w:val="PageNumber"/>
        <w:rFonts w:ascii="Cambria" w:hAnsi="Cambria"/>
      </w:rPr>
      <w:t>∙</w:t>
    </w: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BF13A3">
      <w:rPr>
        <w:rStyle w:val="PageNumber"/>
        <w:noProof/>
      </w:rPr>
      <w:t>2</w:t>
    </w:r>
    <w:r>
      <w:rPr>
        <w:rStyle w:val="PageNumber"/>
      </w:rPr>
      <w:fldChar w:fldCharType="end"/>
    </w:r>
    <w:r>
      <w:rPr>
        <w:rStyle w:val="PageNumber"/>
      </w:rPr>
      <w:t xml:space="preserve"> </w:t>
    </w:r>
    <w:r>
      <w:rPr>
        <w:rStyle w:val="PageNumber"/>
        <w:rFonts w:ascii="Cambria" w:hAnsi="Cambria"/>
      </w:rPr>
      <w:t>∙</w:t>
    </w:r>
  </w:p>
  <w:p w:rsidR="008635CB" w:rsidP="00B409E2" w:rsidRDefault="008635CB" w14:paraId="70790051" w14:textId="77777777">
    <w:pPr>
      <w:pStyle w:val="Footer"/>
      <w:ind w:left="239" w:leftChars="114" w:right="239" w:rightChars="114" w:firstLine="38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5C338B" w:rsidRDefault="008635CB" w14:paraId="57E0A0EA" w14:textId="77777777">
    <w:pPr>
      <w:pStyle w:val="Footer"/>
      <w:framePr w:wrap="none" w:hAnchor="page" w:vAnchor="text" w:x="9781" w:y="1"/>
      <w:ind w:firstLine="383"/>
      <w:jc w:val="center"/>
      <w:rPr>
        <w:rStyle w:val="PageNumber"/>
      </w:rPr>
    </w:pPr>
    <w:r>
      <w:rPr>
        <w:rStyle w:val="PageNumber"/>
        <w:rFonts w:ascii="Cambria" w:hAnsi="Cambria"/>
      </w:rPr>
      <w:t>∙</w:t>
    </w: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BF13A3">
      <w:rPr>
        <w:rStyle w:val="PageNumber"/>
        <w:noProof/>
      </w:rPr>
      <w:t>36</w:t>
    </w:r>
    <w:r>
      <w:rPr>
        <w:rStyle w:val="PageNumber"/>
      </w:rPr>
      <w:fldChar w:fldCharType="end"/>
    </w:r>
    <w:r>
      <w:rPr>
        <w:rStyle w:val="PageNumber"/>
      </w:rPr>
      <w:t xml:space="preserve"> </w:t>
    </w:r>
    <w:r>
      <w:rPr>
        <w:rStyle w:val="PageNumber"/>
        <w:rFonts w:ascii="Cambria" w:hAnsi="Cambria"/>
      </w:rPr>
      <w:t>∙</w:t>
    </w:r>
  </w:p>
  <w:p w:rsidRPr="00626467" w:rsidR="008635CB" w:rsidP="00626467" w:rsidRDefault="008635CB" w14:paraId="6AF42ACC" w14:textId="77777777">
    <w:pPr>
      <w:pStyle w:val="Footer"/>
      <w:ind w:firstLine="38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579E" w:rsidP="00B409E2" w:rsidRDefault="0030579E" w14:paraId="15FDCD30" w14:textId="77777777">
      <w:pPr>
        <w:spacing w:line="240" w:lineRule="auto"/>
        <w:ind w:firstLine="447"/>
      </w:pPr>
      <w:r>
        <w:separator/>
      </w:r>
    </w:p>
    <w:p w:rsidR="0030579E" w:rsidRDefault="0030579E" w14:paraId="44B56D59" w14:textId="77777777">
      <w:pPr>
        <w:ind w:firstLine="447"/>
      </w:pPr>
    </w:p>
  </w:footnote>
  <w:footnote w:type="continuationSeparator" w:id="0">
    <w:p w:rsidR="0030579E" w:rsidP="00B409E2" w:rsidRDefault="0030579E" w14:paraId="0ED04115" w14:textId="77777777">
      <w:pPr>
        <w:spacing w:line="240" w:lineRule="auto"/>
        <w:ind w:firstLine="447"/>
      </w:pPr>
      <w:r>
        <w:continuationSeparator/>
      </w:r>
    </w:p>
    <w:p w:rsidR="0030579E" w:rsidRDefault="0030579E" w14:paraId="665D6B03" w14:textId="77777777">
      <w:pPr>
        <w:ind w:firstLine="447"/>
      </w:pPr>
    </w:p>
  </w:footnote>
  <w:footnote w:type="continuationNotice" w:id="1">
    <w:p w:rsidR="0030579E" w:rsidRDefault="0030579E" w14:paraId="19D7FF42" w14:textId="77777777">
      <w:pPr>
        <w:spacing w:line="240" w:lineRule="auto"/>
        <w:ind w:firstLine="447"/>
      </w:pPr>
    </w:p>
    <w:p w:rsidR="0030579E" w:rsidRDefault="0030579E" w14:paraId="0E68441F" w14:textId="77777777">
      <w:pPr>
        <w:ind w:firstLine="447"/>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B409E2" w:rsidRDefault="008635CB" w14:paraId="7B370B6A" w14:textId="77777777">
    <w:pPr>
      <w:pStyle w:val="Header"/>
      <w:ind w:firstLine="38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B41A4" w:rsidR="008635CB" w:rsidP="005B41A4" w:rsidRDefault="008635CB" w14:paraId="52A30ACB" w14:textId="77777777">
    <w:pPr>
      <w:pStyle w:val="Header"/>
      <w:pBdr>
        <w:bottom w:val="none" w:color="auto" w:sz="0" w:space="0"/>
      </w:pBdr>
      <w:ind w:firstLine="38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5CB" w:rsidP="00AC761D" w:rsidRDefault="008635CB" w14:paraId="28FB33A4" w14:textId="77777777">
    <w:pPr>
      <w:pStyle w:val="Header"/>
      <w:pBdr>
        <w:bottom w:val="none" w:color="auto" w:sz="0" w:space="0"/>
      </w:pBdr>
      <w:ind w:firstLine="383"/>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A70"/>
    <w:multiLevelType w:val="multilevel"/>
    <w:tmpl w:val="70B8A336"/>
    <w:styleLink w:val="CurrentList1"/>
    <w:lvl w:ilvl="0">
      <w:start w:val="1"/>
      <w:numFmt w:val="decimal"/>
      <w:lvlText w:val="%1"/>
      <w:lvlJc w:val="left"/>
      <w:pPr>
        <w:ind w:left="-288" w:firstLine="0"/>
      </w:pPr>
      <w:rPr>
        <w:rFonts w:hint="default" w:ascii="Times New Roman" w:hAnsi="Times New Roman" w:eastAsia="SimSun" w:cs="Times New Roman"/>
        <w:b w:val="0"/>
        <w:i w:val="0"/>
        <w:position w:val="0"/>
        <w:sz w:val="28"/>
      </w:rPr>
    </w:lvl>
    <w:lvl w:ilvl="1">
      <w:start w:val="1"/>
      <w:numFmt w:val="decimal"/>
      <w:lvlText w:val="%1.%2"/>
      <w:lvlJc w:val="center"/>
      <w:pPr>
        <w:ind w:left="-288" w:firstLine="288"/>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 w15:restartNumberingAfterBreak="0">
    <w:nsid w:val="02505980"/>
    <w:multiLevelType w:val="multilevel"/>
    <w:tmpl w:val="2D08D802"/>
    <w:styleLink w:val="CurrentList39"/>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 w15:restartNumberingAfterBreak="0">
    <w:nsid w:val="04590B58"/>
    <w:multiLevelType w:val="multilevel"/>
    <w:tmpl w:val="6846C50C"/>
    <w:styleLink w:val="CurrentList29"/>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3" w15:restartNumberingAfterBreak="0">
    <w:nsid w:val="08DA450A"/>
    <w:multiLevelType w:val="multilevel"/>
    <w:tmpl w:val="E6D04684"/>
    <w:styleLink w:val="CurrentList24"/>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 w15:restartNumberingAfterBreak="0">
    <w:nsid w:val="09652375"/>
    <w:multiLevelType w:val="multilevel"/>
    <w:tmpl w:val="A164ECEA"/>
    <w:styleLink w:val="CurrentList16"/>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5" w15:restartNumberingAfterBreak="0">
    <w:nsid w:val="0C611225"/>
    <w:multiLevelType w:val="multilevel"/>
    <w:tmpl w:val="745E95C2"/>
    <w:styleLink w:val="CurrentList23"/>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 w15:restartNumberingAfterBreak="0">
    <w:nsid w:val="0D5E08E3"/>
    <w:multiLevelType w:val="hybridMultilevel"/>
    <w:tmpl w:val="EACAC786"/>
    <w:lvl w:ilvl="0" w:tplc="072A4A1C">
      <w:start w:val="1"/>
      <w:numFmt w:val="bullet"/>
      <w:pStyle w:val="-"/>
      <w:lvlText w:val=""/>
      <w:lvlJc w:val="left"/>
      <w:pPr>
        <w:tabs>
          <w:tab w:val="num" w:pos="0"/>
        </w:tabs>
        <w:ind w:left="0" w:firstLine="0"/>
      </w:pPr>
      <w:rPr>
        <w:rFonts w:hint="default" w:ascii="Wingdings" w:hAnsi="Wingdings"/>
        <w:color w:val="auto"/>
        <w:sz w:val="16"/>
        <w:szCs w:val="16"/>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7" w15:restartNumberingAfterBreak="0">
    <w:nsid w:val="0E1B44D2"/>
    <w:multiLevelType w:val="multilevel"/>
    <w:tmpl w:val="F786732A"/>
    <w:styleLink w:val="List1"/>
    <w:lvl w:ilvl="0">
      <w:start w:val="1"/>
      <w:numFmt w:val="decimal"/>
      <w:lvlText w:val="%1."/>
      <w:lvlJc w:val="left"/>
      <w:pPr>
        <w:tabs>
          <w:tab w:val="num" w:pos="360"/>
        </w:tabs>
        <w:ind w:left="360" w:hanging="360"/>
      </w:pPr>
      <w:rPr>
        <w:rFonts w:cs="Times New Roman"/>
        <w:position w:val="0"/>
      </w:rPr>
    </w:lvl>
    <w:lvl w:ilvl="1">
      <w:start w:val="1"/>
      <w:numFmt w:val="decimal"/>
      <w:lvlText w:val="%1.%2."/>
      <w:lvlJc w:val="left"/>
      <w:pPr>
        <w:tabs>
          <w:tab w:val="num" w:pos="1080"/>
        </w:tabs>
        <w:ind w:left="1080" w:hanging="360"/>
      </w:pPr>
      <w:rPr>
        <w:rFonts w:cs="Times New Roman"/>
        <w:position w:val="0"/>
      </w:rPr>
    </w:lvl>
    <w:lvl w:ilvl="2">
      <w:start w:val="1"/>
      <w:numFmt w:val="decimal"/>
      <w:lvlText w:val="%2."/>
      <w:lvlJc w:val="left"/>
      <w:pPr>
        <w:tabs>
          <w:tab w:val="num" w:pos="1800"/>
        </w:tabs>
        <w:ind w:left="1440" w:hanging="360"/>
      </w:pPr>
      <w:rPr>
        <w:rFonts w:cs="Times New Roman"/>
        <w:position w:val="0"/>
      </w:rPr>
    </w:lvl>
    <w:lvl w:ilvl="3">
      <w:start w:val="1"/>
      <w:numFmt w:val="decimal"/>
      <w:lvlText w:val="%2."/>
      <w:lvlJc w:val="left"/>
      <w:pPr>
        <w:tabs>
          <w:tab w:val="num" w:pos="2520"/>
        </w:tabs>
        <w:ind w:left="1800" w:hanging="360"/>
      </w:pPr>
      <w:rPr>
        <w:rFonts w:cs="Times New Roman"/>
        <w:position w:val="0"/>
      </w:rPr>
    </w:lvl>
    <w:lvl w:ilvl="4">
      <w:start w:val="1"/>
      <w:numFmt w:val="decimal"/>
      <w:lvlText w:val="%2."/>
      <w:lvlJc w:val="left"/>
      <w:pPr>
        <w:tabs>
          <w:tab w:val="num" w:pos="3240"/>
        </w:tabs>
        <w:ind w:left="2160" w:hanging="360"/>
      </w:pPr>
      <w:rPr>
        <w:rFonts w:cs="Times New Roman"/>
        <w:position w:val="0"/>
      </w:rPr>
    </w:lvl>
    <w:lvl w:ilvl="5">
      <w:start w:val="1"/>
      <w:numFmt w:val="decimal"/>
      <w:lvlText w:val="%2."/>
      <w:lvlJc w:val="left"/>
      <w:pPr>
        <w:tabs>
          <w:tab w:val="num" w:pos="3960"/>
        </w:tabs>
        <w:ind w:left="2520" w:hanging="360"/>
      </w:pPr>
      <w:rPr>
        <w:rFonts w:cs="Times New Roman"/>
        <w:position w:val="0"/>
      </w:rPr>
    </w:lvl>
    <w:lvl w:ilvl="6">
      <w:start w:val="1"/>
      <w:numFmt w:val="decimal"/>
      <w:lvlText w:val="%2."/>
      <w:lvlJc w:val="left"/>
      <w:pPr>
        <w:tabs>
          <w:tab w:val="num" w:pos="4680"/>
        </w:tabs>
        <w:ind w:left="2880" w:hanging="360"/>
      </w:pPr>
      <w:rPr>
        <w:rFonts w:cs="Times New Roman"/>
        <w:position w:val="0"/>
      </w:rPr>
    </w:lvl>
    <w:lvl w:ilvl="7">
      <w:start w:val="1"/>
      <w:numFmt w:val="decimal"/>
      <w:lvlText w:val="%2."/>
      <w:lvlJc w:val="left"/>
      <w:pPr>
        <w:tabs>
          <w:tab w:val="num" w:pos="5400"/>
        </w:tabs>
        <w:ind w:left="3240" w:hanging="360"/>
      </w:pPr>
      <w:rPr>
        <w:rFonts w:cs="Times New Roman"/>
        <w:position w:val="0"/>
      </w:rPr>
    </w:lvl>
    <w:lvl w:ilvl="8">
      <w:start w:val="1"/>
      <w:numFmt w:val="decimal"/>
      <w:lvlText w:val="%2."/>
      <w:lvlJc w:val="left"/>
      <w:pPr>
        <w:tabs>
          <w:tab w:val="num" w:pos="6120"/>
        </w:tabs>
        <w:ind w:left="3600" w:hanging="360"/>
      </w:pPr>
      <w:rPr>
        <w:rFonts w:cs="Times New Roman"/>
        <w:position w:val="0"/>
      </w:rPr>
    </w:lvl>
  </w:abstractNum>
  <w:abstractNum w:abstractNumId="8" w15:restartNumberingAfterBreak="0">
    <w:nsid w:val="10C86B9B"/>
    <w:multiLevelType w:val="multilevel"/>
    <w:tmpl w:val="AAAAA502"/>
    <w:styleLink w:val="21"/>
    <w:lvl w:ilvl="0">
      <w:start w:val="1"/>
      <w:numFmt w:val="decimal"/>
      <w:lvlText w:val="%1."/>
      <w:lvlJc w:val="left"/>
      <w:pPr>
        <w:tabs>
          <w:tab w:val="num" w:pos="360"/>
        </w:tabs>
        <w:ind w:left="360" w:hanging="360"/>
      </w:pPr>
      <w:rPr>
        <w:rFonts w:cs="Times New Roman"/>
        <w:position w:val="0"/>
      </w:rPr>
    </w:lvl>
    <w:lvl w:ilvl="1">
      <w:start w:val="1"/>
      <w:numFmt w:val="decimal"/>
      <w:lvlText w:val="%1.%2."/>
      <w:lvlJc w:val="left"/>
      <w:pPr>
        <w:tabs>
          <w:tab w:val="num" w:pos="1080"/>
        </w:tabs>
        <w:ind w:left="1080" w:hanging="360"/>
      </w:pPr>
      <w:rPr>
        <w:rFonts w:cs="Times New Roman"/>
        <w:position w:val="0"/>
      </w:rPr>
    </w:lvl>
    <w:lvl w:ilvl="2">
      <w:start w:val="1"/>
      <w:numFmt w:val="decimal"/>
      <w:lvlText w:val="%1.%2.%3."/>
      <w:lvlJc w:val="left"/>
      <w:pPr>
        <w:tabs>
          <w:tab w:val="num" w:pos="1800"/>
        </w:tabs>
        <w:ind w:left="1800" w:hanging="360"/>
      </w:pPr>
      <w:rPr>
        <w:rFonts w:cs="Times New Roman"/>
        <w:position w:val="0"/>
      </w:rPr>
    </w:lvl>
    <w:lvl w:ilvl="3">
      <w:start w:val="1"/>
      <w:numFmt w:val="decimal"/>
      <w:lvlText w:val="%3."/>
      <w:lvlJc w:val="left"/>
      <w:pPr>
        <w:tabs>
          <w:tab w:val="num" w:pos="2520"/>
        </w:tabs>
        <w:ind w:left="2160" w:hanging="360"/>
      </w:pPr>
      <w:rPr>
        <w:rFonts w:cs="Times New Roman"/>
        <w:position w:val="0"/>
      </w:rPr>
    </w:lvl>
    <w:lvl w:ilvl="4">
      <w:start w:val="1"/>
      <w:numFmt w:val="decimal"/>
      <w:lvlText w:val="%3."/>
      <w:lvlJc w:val="left"/>
      <w:pPr>
        <w:tabs>
          <w:tab w:val="num" w:pos="3240"/>
        </w:tabs>
        <w:ind w:left="2520" w:hanging="360"/>
      </w:pPr>
      <w:rPr>
        <w:rFonts w:cs="Times New Roman"/>
        <w:position w:val="0"/>
      </w:rPr>
    </w:lvl>
    <w:lvl w:ilvl="5">
      <w:start w:val="1"/>
      <w:numFmt w:val="decimal"/>
      <w:lvlText w:val="%3."/>
      <w:lvlJc w:val="left"/>
      <w:pPr>
        <w:tabs>
          <w:tab w:val="num" w:pos="3960"/>
        </w:tabs>
        <w:ind w:left="2880" w:hanging="360"/>
      </w:pPr>
      <w:rPr>
        <w:rFonts w:cs="Times New Roman"/>
        <w:position w:val="0"/>
      </w:rPr>
    </w:lvl>
    <w:lvl w:ilvl="6">
      <w:start w:val="1"/>
      <w:numFmt w:val="decimal"/>
      <w:lvlText w:val="%3."/>
      <w:lvlJc w:val="left"/>
      <w:pPr>
        <w:tabs>
          <w:tab w:val="num" w:pos="4680"/>
        </w:tabs>
        <w:ind w:left="3240" w:hanging="360"/>
      </w:pPr>
      <w:rPr>
        <w:rFonts w:cs="Times New Roman"/>
        <w:position w:val="0"/>
      </w:rPr>
    </w:lvl>
    <w:lvl w:ilvl="7">
      <w:start w:val="1"/>
      <w:numFmt w:val="decimal"/>
      <w:lvlText w:val="%3."/>
      <w:lvlJc w:val="left"/>
      <w:pPr>
        <w:tabs>
          <w:tab w:val="num" w:pos="5400"/>
        </w:tabs>
        <w:ind w:left="3600" w:hanging="360"/>
      </w:pPr>
      <w:rPr>
        <w:rFonts w:cs="Times New Roman"/>
        <w:position w:val="0"/>
      </w:rPr>
    </w:lvl>
    <w:lvl w:ilvl="8">
      <w:start w:val="1"/>
      <w:numFmt w:val="decimal"/>
      <w:lvlText w:val="%3."/>
      <w:lvlJc w:val="left"/>
      <w:pPr>
        <w:tabs>
          <w:tab w:val="num" w:pos="6120"/>
        </w:tabs>
        <w:ind w:left="3960" w:hanging="360"/>
      </w:pPr>
      <w:rPr>
        <w:rFonts w:cs="Times New Roman"/>
        <w:position w:val="0"/>
      </w:rPr>
    </w:lvl>
  </w:abstractNum>
  <w:abstractNum w:abstractNumId="9" w15:restartNumberingAfterBreak="0">
    <w:nsid w:val="112A2095"/>
    <w:multiLevelType w:val="multilevel"/>
    <w:tmpl w:val="790AD6D4"/>
    <w:styleLink w:val="CurrentList36"/>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0" w15:restartNumberingAfterBreak="0">
    <w:nsid w:val="17AE196D"/>
    <w:multiLevelType w:val="multilevel"/>
    <w:tmpl w:val="4606D6D8"/>
    <w:styleLink w:val="List0"/>
    <w:lvl w:ilvl="0">
      <w:start w:val="1"/>
      <w:numFmt w:val="decimal"/>
      <w:lvlText w:val="%1."/>
      <w:lvlJc w:val="left"/>
      <w:pPr>
        <w:tabs>
          <w:tab w:val="num" w:pos="524"/>
        </w:tabs>
        <w:ind w:left="524" w:hanging="524"/>
      </w:pPr>
      <w:rPr>
        <w:rFonts w:cs="Times New Roman"/>
        <w:position w:val="0"/>
      </w:rPr>
    </w:lvl>
    <w:lvl w:ilvl="1">
      <w:start w:val="1"/>
      <w:numFmt w:val="decimal"/>
      <w:lvlText w:val="%1."/>
      <w:lvlJc w:val="left"/>
      <w:pPr>
        <w:tabs>
          <w:tab w:val="num" w:pos="1571"/>
        </w:tabs>
        <w:ind w:left="1047" w:hanging="524"/>
      </w:pPr>
      <w:rPr>
        <w:rFonts w:cs="Times New Roman"/>
        <w:position w:val="0"/>
      </w:rPr>
    </w:lvl>
    <w:lvl w:ilvl="2">
      <w:start w:val="1"/>
      <w:numFmt w:val="decimal"/>
      <w:lvlText w:val="%1."/>
      <w:lvlJc w:val="left"/>
      <w:pPr>
        <w:tabs>
          <w:tab w:val="num" w:pos="2618"/>
        </w:tabs>
        <w:ind w:left="1571" w:hanging="524"/>
      </w:pPr>
      <w:rPr>
        <w:rFonts w:cs="Times New Roman"/>
        <w:position w:val="0"/>
      </w:rPr>
    </w:lvl>
    <w:lvl w:ilvl="3">
      <w:start w:val="1"/>
      <w:numFmt w:val="decimal"/>
      <w:lvlText w:val="%1."/>
      <w:lvlJc w:val="left"/>
      <w:pPr>
        <w:tabs>
          <w:tab w:val="num" w:pos="3665"/>
        </w:tabs>
        <w:ind w:left="2095" w:hanging="524"/>
      </w:pPr>
      <w:rPr>
        <w:rFonts w:cs="Times New Roman"/>
        <w:position w:val="0"/>
      </w:rPr>
    </w:lvl>
    <w:lvl w:ilvl="4">
      <w:start w:val="1"/>
      <w:numFmt w:val="decimal"/>
      <w:lvlText w:val="%1."/>
      <w:lvlJc w:val="left"/>
      <w:pPr>
        <w:tabs>
          <w:tab w:val="num" w:pos="4713"/>
        </w:tabs>
        <w:ind w:left="2618" w:hanging="524"/>
      </w:pPr>
      <w:rPr>
        <w:rFonts w:cs="Times New Roman"/>
        <w:position w:val="0"/>
      </w:rPr>
    </w:lvl>
    <w:lvl w:ilvl="5">
      <w:start w:val="1"/>
      <w:numFmt w:val="decimal"/>
      <w:lvlText w:val="%1."/>
      <w:lvlJc w:val="left"/>
      <w:pPr>
        <w:tabs>
          <w:tab w:val="num" w:pos="5760"/>
        </w:tabs>
        <w:ind w:left="3142" w:hanging="524"/>
      </w:pPr>
      <w:rPr>
        <w:rFonts w:cs="Times New Roman"/>
        <w:position w:val="0"/>
      </w:rPr>
    </w:lvl>
    <w:lvl w:ilvl="6">
      <w:start w:val="1"/>
      <w:numFmt w:val="decimal"/>
      <w:lvlText w:val="%1."/>
      <w:lvlJc w:val="left"/>
      <w:pPr>
        <w:tabs>
          <w:tab w:val="num" w:pos="6807"/>
        </w:tabs>
        <w:ind w:left="3665" w:hanging="524"/>
      </w:pPr>
      <w:rPr>
        <w:rFonts w:cs="Times New Roman"/>
        <w:position w:val="0"/>
      </w:rPr>
    </w:lvl>
    <w:lvl w:ilvl="7">
      <w:start w:val="1"/>
      <w:numFmt w:val="decimal"/>
      <w:lvlText w:val="%1."/>
      <w:lvlJc w:val="left"/>
      <w:pPr>
        <w:tabs>
          <w:tab w:val="num" w:pos="7855"/>
        </w:tabs>
        <w:ind w:left="4189" w:hanging="524"/>
      </w:pPr>
      <w:rPr>
        <w:rFonts w:cs="Times New Roman"/>
        <w:position w:val="0"/>
      </w:rPr>
    </w:lvl>
    <w:lvl w:ilvl="8">
      <w:start w:val="1"/>
      <w:numFmt w:val="decimal"/>
      <w:lvlText w:val="%1."/>
      <w:lvlJc w:val="left"/>
      <w:pPr>
        <w:tabs>
          <w:tab w:val="num" w:pos="8902"/>
        </w:tabs>
        <w:ind w:left="4713" w:hanging="524"/>
      </w:pPr>
      <w:rPr>
        <w:rFonts w:cs="Times New Roman"/>
        <w:position w:val="0"/>
      </w:rPr>
    </w:lvl>
  </w:abstractNum>
  <w:abstractNum w:abstractNumId="11" w15:restartNumberingAfterBreak="0">
    <w:nsid w:val="1AC47654"/>
    <w:multiLevelType w:val="multilevel"/>
    <w:tmpl w:val="707473B4"/>
    <w:styleLink w:val="List11"/>
    <w:lvl w:ilvl="0">
      <w:start w:val="9"/>
      <w:numFmt w:val="decimal"/>
      <w:lvlText w:val="%1."/>
      <w:lvlJc w:val="left"/>
      <w:rPr>
        <w:rFonts w:cs="Times New Roman"/>
        <w:position w:val="0"/>
      </w:rPr>
    </w:lvl>
    <w:lvl w:ilvl="1">
      <w:start w:val="1"/>
      <w:numFmt w:val="decimal"/>
      <w:lvlText w:val="%1.%2."/>
      <w:lvlJc w:val="left"/>
      <w:rPr>
        <w:rFonts w:cs="Times New Roman"/>
        <w:position w:val="0"/>
      </w:rPr>
    </w:lvl>
    <w:lvl w:ilvl="2">
      <w:start w:val="1"/>
      <w:numFmt w:val="decimal"/>
      <w:lvlText w:val="%2."/>
      <w:lvlJc w:val="left"/>
      <w:pPr>
        <w:tabs>
          <w:tab w:val="num" w:pos="-1"/>
        </w:tabs>
        <w:ind w:left="-1"/>
      </w:pPr>
      <w:rPr>
        <w:rFonts w:cs="Times New Roman"/>
        <w:position w:val="0"/>
      </w:rPr>
    </w:lvl>
    <w:lvl w:ilvl="3">
      <w:start w:val="1"/>
      <w:numFmt w:val="decimal"/>
      <w:lvlText w:val="%2."/>
      <w:lvlJc w:val="left"/>
      <w:pPr>
        <w:tabs>
          <w:tab w:val="num" w:pos="-1"/>
        </w:tabs>
        <w:ind w:left="-1"/>
      </w:pPr>
      <w:rPr>
        <w:rFonts w:cs="Times New Roman"/>
        <w:position w:val="0"/>
      </w:rPr>
    </w:lvl>
    <w:lvl w:ilvl="4">
      <w:start w:val="1"/>
      <w:numFmt w:val="decimal"/>
      <w:lvlText w:val="%2."/>
      <w:lvlJc w:val="left"/>
      <w:pPr>
        <w:tabs>
          <w:tab w:val="num" w:pos="-1"/>
        </w:tabs>
        <w:ind w:left="-1"/>
      </w:pPr>
      <w:rPr>
        <w:rFonts w:cs="Times New Roman"/>
        <w:position w:val="0"/>
      </w:rPr>
    </w:lvl>
    <w:lvl w:ilvl="5">
      <w:start w:val="1"/>
      <w:numFmt w:val="decimal"/>
      <w:lvlText w:val="%2."/>
      <w:lvlJc w:val="left"/>
      <w:pPr>
        <w:tabs>
          <w:tab w:val="num" w:pos="-1"/>
        </w:tabs>
        <w:ind w:left="-1"/>
      </w:pPr>
      <w:rPr>
        <w:rFonts w:cs="Times New Roman"/>
        <w:position w:val="0"/>
      </w:rPr>
    </w:lvl>
    <w:lvl w:ilvl="6">
      <w:start w:val="1"/>
      <w:numFmt w:val="decimal"/>
      <w:lvlText w:val="%2."/>
      <w:lvlJc w:val="left"/>
      <w:pPr>
        <w:tabs>
          <w:tab w:val="num" w:pos="-1"/>
        </w:tabs>
        <w:ind w:left="-1"/>
      </w:pPr>
      <w:rPr>
        <w:rFonts w:cs="Times New Roman"/>
        <w:position w:val="0"/>
      </w:rPr>
    </w:lvl>
    <w:lvl w:ilvl="7">
      <w:start w:val="1"/>
      <w:numFmt w:val="decimal"/>
      <w:lvlText w:val="%2."/>
      <w:lvlJc w:val="left"/>
      <w:pPr>
        <w:tabs>
          <w:tab w:val="num" w:pos="-1"/>
        </w:tabs>
        <w:ind w:left="-1"/>
      </w:pPr>
      <w:rPr>
        <w:rFonts w:cs="Times New Roman"/>
        <w:position w:val="0"/>
      </w:rPr>
    </w:lvl>
    <w:lvl w:ilvl="8">
      <w:start w:val="1"/>
      <w:numFmt w:val="decimal"/>
      <w:lvlText w:val="%2."/>
      <w:lvlJc w:val="left"/>
      <w:pPr>
        <w:tabs>
          <w:tab w:val="num" w:pos="-1"/>
        </w:tabs>
        <w:ind w:left="-1"/>
      </w:pPr>
      <w:rPr>
        <w:rFonts w:cs="Times New Roman"/>
        <w:position w:val="0"/>
      </w:rPr>
    </w:lvl>
  </w:abstractNum>
  <w:abstractNum w:abstractNumId="12" w15:restartNumberingAfterBreak="0">
    <w:nsid w:val="1CA64DFD"/>
    <w:multiLevelType w:val="multilevel"/>
    <w:tmpl w:val="0888990C"/>
    <w:styleLink w:val="CurrentList4"/>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3" w15:restartNumberingAfterBreak="0">
    <w:nsid w:val="1F442617"/>
    <w:multiLevelType w:val="multilevel"/>
    <w:tmpl w:val="D0A25CAE"/>
    <w:styleLink w:val="CurrentList7"/>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4" w15:restartNumberingAfterBreak="0">
    <w:nsid w:val="20C847BE"/>
    <w:multiLevelType w:val="multilevel"/>
    <w:tmpl w:val="3182B140"/>
    <w:styleLink w:val="CurrentList37"/>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5" w15:restartNumberingAfterBreak="0">
    <w:nsid w:val="219C1C33"/>
    <w:multiLevelType w:val="multilevel"/>
    <w:tmpl w:val="F5324AAC"/>
    <w:styleLink w:val="List12"/>
    <w:lvl w:ilvl="0">
      <w:start w:val="1"/>
      <w:numFmt w:val="decimal"/>
      <w:lvlText w:val="%1."/>
      <w:lvlJc w:val="left"/>
      <w:pPr>
        <w:tabs>
          <w:tab w:val="num" w:pos="360"/>
        </w:tabs>
        <w:ind w:left="360" w:hanging="360"/>
      </w:pPr>
      <w:rPr>
        <w:rFonts w:cs="Times New Roman"/>
        <w:color w:val="FF2C21"/>
        <w:position w:val="0"/>
      </w:rPr>
    </w:lvl>
    <w:lvl w:ilvl="1">
      <w:start w:val="1"/>
      <w:numFmt w:val="decimal"/>
      <w:lvlText w:val="%1.%2."/>
      <w:lvlJc w:val="left"/>
      <w:pPr>
        <w:tabs>
          <w:tab w:val="num" w:pos="360"/>
        </w:tabs>
        <w:ind w:left="360" w:hanging="360"/>
      </w:pPr>
      <w:rPr>
        <w:rFonts w:cs="Times New Roman"/>
        <w:color w:val="FF2C21"/>
        <w:position w:val="0"/>
      </w:rPr>
    </w:lvl>
    <w:lvl w:ilvl="2">
      <w:start w:val="1"/>
      <w:numFmt w:val="decimal"/>
      <w:lvlText w:val="%1.%2.%3."/>
      <w:lvlJc w:val="left"/>
      <w:pPr>
        <w:tabs>
          <w:tab w:val="num" w:pos="1800"/>
        </w:tabs>
        <w:ind w:left="1800" w:hanging="360"/>
      </w:pPr>
      <w:rPr>
        <w:rFonts w:cs="Times New Roman"/>
        <w:color w:val="FF2C21"/>
        <w:position w:val="0"/>
      </w:rPr>
    </w:lvl>
    <w:lvl w:ilvl="3">
      <w:start w:val="1"/>
      <w:numFmt w:val="decimal"/>
      <w:lvlText w:val="%3."/>
      <w:lvlJc w:val="left"/>
      <w:pPr>
        <w:tabs>
          <w:tab w:val="num" w:pos="2520"/>
        </w:tabs>
        <w:ind w:left="2160" w:hanging="360"/>
      </w:pPr>
      <w:rPr>
        <w:rFonts w:cs="Times New Roman"/>
        <w:color w:val="FF2C21"/>
        <w:position w:val="0"/>
      </w:rPr>
    </w:lvl>
    <w:lvl w:ilvl="4">
      <w:start w:val="1"/>
      <w:numFmt w:val="decimal"/>
      <w:lvlText w:val="%3."/>
      <w:lvlJc w:val="left"/>
      <w:pPr>
        <w:tabs>
          <w:tab w:val="num" w:pos="3240"/>
        </w:tabs>
        <w:ind w:left="2520" w:hanging="360"/>
      </w:pPr>
      <w:rPr>
        <w:rFonts w:cs="Times New Roman"/>
        <w:color w:val="FF2C21"/>
        <w:position w:val="0"/>
      </w:rPr>
    </w:lvl>
    <w:lvl w:ilvl="5">
      <w:start w:val="1"/>
      <w:numFmt w:val="decimal"/>
      <w:lvlText w:val="%3."/>
      <w:lvlJc w:val="left"/>
      <w:pPr>
        <w:tabs>
          <w:tab w:val="num" w:pos="3960"/>
        </w:tabs>
        <w:ind w:left="2880" w:hanging="360"/>
      </w:pPr>
      <w:rPr>
        <w:rFonts w:cs="Times New Roman"/>
        <w:color w:val="FF2C21"/>
        <w:position w:val="0"/>
      </w:rPr>
    </w:lvl>
    <w:lvl w:ilvl="6">
      <w:start w:val="1"/>
      <w:numFmt w:val="decimal"/>
      <w:lvlText w:val="%3."/>
      <w:lvlJc w:val="left"/>
      <w:pPr>
        <w:tabs>
          <w:tab w:val="num" w:pos="4680"/>
        </w:tabs>
        <w:ind w:left="3240" w:hanging="360"/>
      </w:pPr>
      <w:rPr>
        <w:rFonts w:cs="Times New Roman"/>
        <w:color w:val="FF2C21"/>
        <w:position w:val="0"/>
      </w:rPr>
    </w:lvl>
    <w:lvl w:ilvl="7">
      <w:start w:val="1"/>
      <w:numFmt w:val="decimal"/>
      <w:lvlText w:val="%3."/>
      <w:lvlJc w:val="left"/>
      <w:pPr>
        <w:tabs>
          <w:tab w:val="num" w:pos="5400"/>
        </w:tabs>
        <w:ind w:left="3600" w:hanging="360"/>
      </w:pPr>
      <w:rPr>
        <w:rFonts w:cs="Times New Roman"/>
        <w:color w:val="FF2C21"/>
        <w:position w:val="0"/>
      </w:rPr>
    </w:lvl>
    <w:lvl w:ilvl="8">
      <w:start w:val="1"/>
      <w:numFmt w:val="decimal"/>
      <w:lvlText w:val="%3."/>
      <w:lvlJc w:val="left"/>
      <w:pPr>
        <w:tabs>
          <w:tab w:val="num" w:pos="6120"/>
        </w:tabs>
        <w:ind w:left="3960" w:hanging="360"/>
      </w:pPr>
      <w:rPr>
        <w:rFonts w:cs="Times New Roman"/>
        <w:color w:val="FF2C21"/>
        <w:position w:val="0"/>
      </w:rPr>
    </w:lvl>
  </w:abstractNum>
  <w:abstractNum w:abstractNumId="16" w15:restartNumberingAfterBreak="0">
    <w:nsid w:val="21B13CDE"/>
    <w:multiLevelType w:val="multilevel"/>
    <w:tmpl w:val="398650CC"/>
    <w:styleLink w:val="CurrentList2"/>
    <w:lvl w:ilvl="0">
      <w:start w:val="1"/>
      <w:numFmt w:val="decimal"/>
      <w:lvlText w:val="%1"/>
      <w:lvlJc w:val="center"/>
      <w:pPr>
        <w:ind w:left="-288" w:firstLine="576"/>
      </w:pPr>
      <w:rPr>
        <w:rFonts w:hint="default" w:ascii="Times New Roman" w:hAnsi="Times New Roman" w:eastAsia="SimSun" w:cs="Times New Roman"/>
        <w:b w:val="0"/>
        <w:i w:val="0"/>
        <w:position w:val="0"/>
        <w:sz w:val="28"/>
      </w:rPr>
    </w:lvl>
    <w:lvl w:ilvl="1">
      <w:start w:val="1"/>
      <w:numFmt w:val="decimal"/>
      <w:lvlText w:val="%1.%2"/>
      <w:lvlJc w:val="center"/>
      <w:pPr>
        <w:ind w:left="-288" w:firstLine="288"/>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7" w15:restartNumberingAfterBreak="0">
    <w:nsid w:val="22C64477"/>
    <w:multiLevelType w:val="multilevel"/>
    <w:tmpl w:val="02E6A23A"/>
    <w:lvl w:ilvl="0">
      <w:start w:val="1"/>
      <w:numFmt w:val="decimal"/>
      <w:pStyle w:val="1-"/>
      <w:lvlText w:val="%1"/>
      <w:lvlJc w:val="center"/>
      <w:pPr>
        <w:ind w:left="0" w:firstLine="0"/>
      </w:pPr>
      <w:rPr>
        <w:rFonts w:hint="default" w:ascii="Times New Roman" w:hAnsi="Times New Roman" w:eastAsia="SimSun" w:cs="Times New Roman"/>
        <w:b w:val="0"/>
        <w:i w:val="0"/>
        <w:position w:val="0"/>
        <w:sz w:val="28"/>
      </w:rPr>
    </w:lvl>
    <w:lvl w:ilvl="1">
      <w:start w:val="1"/>
      <w:numFmt w:val="decimal"/>
      <w:pStyle w:val="2-"/>
      <w:lvlText w:val="%1．%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pStyle w:val="3-"/>
      <w:lvlText w:val="%1．%2．%3"/>
      <w:lvlJc w:val="left"/>
      <w:pPr>
        <w:ind w:left="992" w:hanging="992"/>
      </w:pPr>
      <w:rPr>
        <w:rFonts w:hint="default" w:ascii="Times New Roman" w:hAnsi="Times New Roman"/>
        <w:b/>
        <w:i w:val="0"/>
      </w:rPr>
    </w:lvl>
    <w:lvl w:ilvl="3">
      <w:start w:val="1"/>
      <w:numFmt w:val="decimal"/>
      <w:pStyle w:val="4-"/>
      <w:lvlText w:val="%4"/>
      <w:lvlJc w:val="left"/>
      <w:pPr>
        <w:ind w:left="992" w:hanging="368"/>
      </w:pPr>
      <w:rPr>
        <w:rFonts w:hint="default" w:ascii="Times New Roman" w:hAnsi="Times New Roman" w:cs="Times New Roman"/>
        <w:b/>
        <w:i w:val="0"/>
        <w:position w:val="0"/>
        <w:sz w:val="21"/>
      </w:rPr>
    </w:lvl>
    <w:lvl w:ilvl="4">
      <w:start w:val="1"/>
      <w:numFmt w:val="decimal"/>
      <w:pStyle w:val="a"/>
      <w:lvlText w:val="%5）"/>
      <w:lvlJc w:val="left"/>
      <w:pPr>
        <w:ind w:left="-288" w:firstLine="0"/>
      </w:pPr>
      <w:rPr>
        <w:rFonts w:hint="eastAsia" w:cs="Times New Roman"/>
        <w:position w:val="0"/>
      </w:rPr>
    </w:lvl>
    <w:lvl w:ilvl="5">
      <w:start w:val="1"/>
      <w:numFmt w:val="decimal"/>
      <w:lvlRestart w:val="1"/>
      <w:pStyle w:val="--"/>
      <w:lvlText w:val="%1．0．%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8" w15:restartNumberingAfterBreak="0">
    <w:nsid w:val="26333D51"/>
    <w:multiLevelType w:val="multilevel"/>
    <w:tmpl w:val="5A7E02E4"/>
    <w:styleLink w:val="CurrentList40"/>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0．%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19" w15:restartNumberingAfterBreak="0">
    <w:nsid w:val="26CE6322"/>
    <w:multiLevelType w:val="multilevel"/>
    <w:tmpl w:val="98380A1E"/>
    <w:styleLink w:val="CurrentList31"/>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0" w15:restartNumberingAfterBreak="0">
    <w:nsid w:val="28272BD3"/>
    <w:multiLevelType w:val="multilevel"/>
    <w:tmpl w:val="6CF8EA9A"/>
    <w:styleLink w:val="CurrentList27"/>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1" w15:restartNumberingAfterBreak="0">
    <w:nsid w:val="298B7A75"/>
    <w:multiLevelType w:val="multilevel"/>
    <w:tmpl w:val="2EDE53BC"/>
    <w:styleLink w:val="CurrentList8"/>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ind w:left="109" w:firstLine="458"/>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2" w15:restartNumberingAfterBreak="0">
    <w:nsid w:val="2A5409AF"/>
    <w:multiLevelType w:val="multilevel"/>
    <w:tmpl w:val="8EB2ADD2"/>
    <w:lvl w:ilvl="0">
      <w:start w:val="1"/>
      <w:numFmt w:val="decimal"/>
      <w:pStyle w:val="Heading1"/>
      <w:lvlText w:val="%1"/>
      <w:lvlJc w:val="center"/>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3" w15:restartNumberingAfterBreak="0">
    <w:nsid w:val="2B00647E"/>
    <w:multiLevelType w:val="multilevel"/>
    <w:tmpl w:val="98BAC7E6"/>
    <w:styleLink w:val="CurrentList14"/>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4" w15:restartNumberingAfterBreak="0">
    <w:nsid w:val="2B6B5BAE"/>
    <w:multiLevelType w:val="multilevel"/>
    <w:tmpl w:val="CC4E7906"/>
    <w:styleLink w:val="CurrentList19"/>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5" w15:restartNumberingAfterBreak="0">
    <w:nsid w:val="2D9F7750"/>
    <w:multiLevelType w:val="multilevel"/>
    <w:tmpl w:val="5F629612"/>
    <w:lvl w:ilvl="0">
      <w:start w:val="1"/>
      <w:numFmt w:val="decimal"/>
      <w:pStyle w:val="2"/>
      <w:lvlText w:val="2.0.%1"/>
      <w:lvlJc w:val="left"/>
      <w:pPr>
        <w:ind w:left="397" w:firstLine="29"/>
      </w:pPr>
      <w:rPr>
        <w:rFonts w:hint="default" w:ascii="Times New Roman" w:hAnsi="Times New Roman" w:eastAsia="SimSun"/>
        <w:b/>
        <w:i w:val="0"/>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26" w15:restartNumberingAfterBreak="0">
    <w:nsid w:val="2F6916E2"/>
    <w:multiLevelType w:val="multilevel"/>
    <w:tmpl w:val="96108542"/>
    <w:styleLink w:val="CurrentList18"/>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7" w15:restartNumberingAfterBreak="0">
    <w:nsid w:val="32F239F8"/>
    <w:multiLevelType w:val="multilevel"/>
    <w:tmpl w:val="53148224"/>
    <w:styleLink w:val="CurrentList3"/>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2"/>
      <w:lvlJc w:val="center"/>
      <w:pPr>
        <w:ind w:left="-288" w:firstLine="288"/>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28" w15:restartNumberingAfterBreak="0">
    <w:nsid w:val="36CA1D91"/>
    <w:multiLevelType w:val="multilevel"/>
    <w:tmpl w:val="92CCFFF0"/>
    <w:lvl w:ilvl="0">
      <w:start w:val="1"/>
      <w:numFmt w:val="decimal"/>
      <w:pStyle w:val="6"/>
      <w:lvlText w:val="6.0.%1."/>
      <w:lvlJc w:val="left"/>
      <w:pPr>
        <w:ind w:left="397" w:firstLine="29"/>
      </w:pPr>
      <w:rPr>
        <w:rFonts w:hint="default" w:ascii="Times New Roman" w:hAnsi="Times New Roman"/>
        <w:b/>
        <w:i w:val="0"/>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29" w15:restartNumberingAfterBreak="0">
    <w:nsid w:val="3ED82F43"/>
    <w:multiLevelType w:val="multilevel"/>
    <w:tmpl w:val="23C0F63A"/>
    <w:lvl w:ilvl="0">
      <w:start w:val="1"/>
      <w:numFmt w:val="decimal"/>
      <w:lvlText w:val="%1"/>
      <w:lvlJc w:val="left"/>
      <w:pPr>
        <w:ind w:left="-288" w:firstLine="0"/>
      </w:pPr>
      <w:rPr>
        <w:rFonts w:hint="default" w:ascii="Times New Roman" w:hAnsi="Times New Roman" w:eastAsia="SimSun" w:cs="Times New Roman"/>
        <w:b w:val="0"/>
        <w:i w:val="0"/>
        <w:position w:val="0"/>
        <w:sz w:val="28"/>
      </w:rPr>
    </w:lvl>
    <w:lvl w:ilvl="1">
      <w:start w:val="1"/>
      <w:numFmt w:val="decimal"/>
      <w:lvlText w:val="%1.%2"/>
      <w:lvlJc w:val="center"/>
      <w:pPr>
        <w:ind w:left="-288" w:firstLine="288"/>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30" w15:restartNumberingAfterBreak="0">
    <w:nsid w:val="3EF62210"/>
    <w:multiLevelType w:val="multilevel"/>
    <w:tmpl w:val="0A6057D8"/>
    <w:styleLink w:val="a0"/>
    <w:lvl w:ilvl="0">
      <w:numFmt w:val="bullet"/>
      <w:lvlText w:val="•"/>
      <w:lvlJc w:val="left"/>
      <w:pPr>
        <w:tabs>
          <w:tab w:val="num" w:pos="164"/>
        </w:tabs>
        <w:ind w:left="16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1">
      <w:start w:val="1"/>
      <w:numFmt w:val="bullet"/>
      <w:lvlText w:val="•"/>
      <w:lvlJc w:val="left"/>
      <w:pPr>
        <w:tabs>
          <w:tab w:val="num" w:pos="344"/>
        </w:tabs>
        <w:ind w:left="34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2">
      <w:start w:val="1"/>
      <w:numFmt w:val="bullet"/>
      <w:lvlText w:val="•"/>
      <w:lvlJc w:val="left"/>
      <w:pPr>
        <w:tabs>
          <w:tab w:val="num" w:pos="524"/>
        </w:tabs>
        <w:ind w:left="52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3">
      <w:start w:val="1"/>
      <w:numFmt w:val="bullet"/>
      <w:lvlText w:val="•"/>
      <w:lvlJc w:val="left"/>
      <w:pPr>
        <w:tabs>
          <w:tab w:val="num" w:pos="704"/>
        </w:tabs>
        <w:ind w:left="70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4">
      <w:start w:val="1"/>
      <w:numFmt w:val="bullet"/>
      <w:lvlText w:val="•"/>
      <w:lvlJc w:val="left"/>
      <w:pPr>
        <w:tabs>
          <w:tab w:val="num" w:pos="884"/>
        </w:tabs>
        <w:ind w:left="88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5">
      <w:start w:val="1"/>
      <w:numFmt w:val="bullet"/>
      <w:lvlText w:val="•"/>
      <w:lvlJc w:val="left"/>
      <w:pPr>
        <w:tabs>
          <w:tab w:val="num" w:pos="1064"/>
        </w:tabs>
        <w:ind w:left="106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6">
      <w:start w:val="1"/>
      <w:numFmt w:val="bullet"/>
      <w:lvlText w:val="•"/>
      <w:lvlJc w:val="left"/>
      <w:pPr>
        <w:tabs>
          <w:tab w:val="num" w:pos="1244"/>
        </w:tabs>
        <w:ind w:left="124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7">
      <w:start w:val="1"/>
      <w:numFmt w:val="bullet"/>
      <w:lvlText w:val="•"/>
      <w:lvlJc w:val="left"/>
      <w:pPr>
        <w:tabs>
          <w:tab w:val="num" w:pos="1424"/>
        </w:tabs>
        <w:ind w:left="142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lvl w:ilvl="8">
      <w:start w:val="1"/>
      <w:numFmt w:val="bullet"/>
      <w:lvlText w:val="•"/>
      <w:lvlJc w:val="left"/>
      <w:pPr>
        <w:tabs>
          <w:tab w:val="num" w:pos="1604"/>
        </w:tabs>
        <w:ind w:left="1604" w:hanging="164"/>
      </w:pPr>
      <w:rPr>
        <w:rFonts w:ascii="Helvetica" w:hAnsi="Helvetica" w:eastAsia="Times New Roman"/>
        <w:b w:val="0"/>
        <w:i w:val="0"/>
        <w:caps w:val="0"/>
        <w:smallCaps w:val="0"/>
        <w:strike w:val="0"/>
        <w:dstrike w:val="0"/>
        <w:color w:val="000000"/>
        <w:spacing w:val="0"/>
        <w:kern w:val="0"/>
        <w:position w:val="-2"/>
        <w:sz w:val="20"/>
        <w:u w:val="none"/>
        <w:vertAlign w:val="baseline"/>
        <w14:textOutline w14:w="0" w14:cap="rnd" w14:cmpd="sng" w14:algn="ctr">
          <w14:noFill/>
          <w14:prstDash w14:val="solid"/>
          <w14:bevel/>
        </w14:textOutline>
      </w:rPr>
    </w:lvl>
  </w:abstractNum>
  <w:abstractNum w:abstractNumId="31" w15:restartNumberingAfterBreak="0">
    <w:nsid w:val="3F7229E0"/>
    <w:multiLevelType w:val="multilevel"/>
    <w:tmpl w:val="2D08D802"/>
    <w:styleLink w:val="CurrentList38"/>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32" w15:restartNumberingAfterBreak="0">
    <w:nsid w:val="43F95CB4"/>
    <w:multiLevelType w:val="hybridMultilevel"/>
    <w:tmpl w:val="769CD00E"/>
    <w:lvl w:ilvl="0" w:tplc="07FA8088">
      <w:start w:val="1"/>
      <w:numFmt w:val="decimal"/>
      <w:pStyle w:val="a1"/>
      <w:lvlText w:val="3.0.%1."/>
      <w:lvlJc w:val="left"/>
      <w:pPr>
        <w:ind w:left="846" w:hanging="420"/>
      </w:pPr>
      <w:rPr>
        <w:rFonts w:hint="default" w:ascii="Times New Roman" w:hAnsi="Times New Roman" w:eastAsia="SimSun"/>
        <w:b/>
        <w:i w:val="0"/>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3" w15:restartNumberingAfterBreak="0">
    <w:nsid w:val="457E2F43"/>
    <w:multiLevelType w:val="multilevel"/>
    <w:tmpl w:val="7E2CCF3A"/>
    <w:lvl w:ilvl="0">
      <w:start w:val="1"/>
      <w:numFmt w:val="decimal"/>
      <w:pStyle w:val="C"/>
      <w:lvlText w:val="C.0.%1"/>
      <w:lvlJc w:val="left"/>
      <w:pPr>
        <w:ind w:left="681" w:hanging="397"/>
      </w:pPr>
      <w:rPr>
        <w:rFonts w:hint="default" w:ascii="Times New Roman" w:hAnsi="Times New Roman"/>
        <w:b/>
        <w:i w:val="0"/>
      </w:rPr>
    </w:lvl>
    <w:lvl w:ilvl="1">
      <w:start w:val="1"/>
      <w:numFmt w:val="lowerLetter"/>
      <w:lvlText w:val="%2)"/>
      <w:lvlJc w:val="left"/>
      <w:pPr>
        <w:ind w:left="1550" w:hanging="420"/>
      </w:pPr>
      <w:rPr>
        <w:rFonts w:hint="eastAsia"/>
      </w:rPr>
    </w:lvl>
    <w:lvl w:ilvl="2">
      <w:start w:val="1"/>
      <w:numFmt w:val="decimal"/>
      <w:lvlText w:val="A.0. .%3"/>
      <w:lvlJc w:val="right"/>
      <w:pPr>
        <w:ind w:left="1970" w:hanging="420"/>
      </w:pPr>
      <w:rPr>
        <w:rFonts w:hint="eastAsia"/>
      </w:rPr>
    </w:lvl>
    <w:lvl w:ilvl="3">
      <w:start w:val="1"/>
      <w:numFmt w:val="decimal"/>
      <w:lvlText w:val="%4."/>
      <w:lvlJc w:val="left"/>
      <w:pPr>
        <w:ind w:left="2390" w:hanging="420"/>
      </w:pPr>
      <w:rPr>
        <w:rFonts w:hint="eastAsia"/>
      </w:rPr>
    </w:lvl>
    <w:lvl w:ilvl="4">
      <w:start w:val="1"/>
      <w:numFmt w:val="lowerLetter"/>
      <w:lvlText w:val="%5)"/>
      <w:lvlJc w:val="left"/>
      <w:pPr>
        <w:ind w:left="2810" w:hanging="420"/>
      </w:pPr>
      <w:rPr>
        <w:rFonts w:hint="eastAsia"/>
      </w:rPr>
    </w:lvl>
    <w:lvl w:ilvl="5">
      <w:start w:val="1"/>
      <w:numFmt w:val="lowerRoman"/>
      <w:lvlText w:val="%6."/>
      <w:lvlJc w:val="right"/>
      <w:pPr>
        <w:ind w:left="3230" w:hanging="420"/>
      </w:pPr>
      <w:rPr>
        <w:rFonts w:hint="eastAsia"/>
      </w:rPr>
    </w:lvl>
    <w:lvl w:ilvl="6">
      <w:start w:val="1"/>
      <w:numFmt w:val="decimal"/>
      <w:lvlText w:val="%7."/>
      <w:lvlJc w:val="left"/>
      <w:pPr>
        <w:ind w:left="3650" w:hanging="420"/>
      </w:pPr>
      <w:rPr>
        <w:rFonts w:hint="eastAsia"/>
      </w:rPr>
    </w:lvl>
    <w:lvl w:ilvl="7">
      <w:start w:val="1"/>
      <w:numFmt w:val="lowerLetter"/>
      <w:lvlText w:val="%8)"/>
      <w:lvlJc w:val="left"/>
      <w:pPr>
        <w:ind w:left="4070" w:hanging="420"/>
      </w:pPr>
      <w:rPr>
        <w:rFonts w:hint="eastAsia"/>
      </w:rPr>
    </w:lvl>
    <w:lvl w:ilvl="8">
      <w:start w:val="1"/>
      <w:numFmt w:val="lowerRoman"/>
      <w:lvlText w:val="%9."/>
      <w:lvlJc w:val="right"/>
      <w:pPr>
        <w:ind w:left="4490" w:hanging="420"/>
      </w:pPr>
      <w:rPr>
        <w:rFonts w:hint="eastAsia"/>
      </w:rPr>
    </w:lvl>
  </w:abstractNum>
  <w:abstractNum w:abstractNumId="34" w15:restartNumberingAfterBreak="0">
    <w:nsid w:val="48720873"/>
    <w:multiLevelType w:val="multilevel"/>
    <w:tmpl w:val="F74A5AD8"/>
    <w:styleLink w:val="CurrentList43"/>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992" w:hanging="992"/>
      </w:pPr>
      <w:rPr>
        <w:rFonts w:hint="default" w:ascii="Times New Roman" w:hAnsi="Times New Roman"/>
        <w:b/>
        <w:i w:val="0"/>
      </w:rPr>
    </w:lvl>
    <w:lvl w:ilvl="3">
      <w:start w:val="1"/>
      <w:numFmt w:val="decimal"/>
      <w:lvlText w:val="%4"/>
      <w:lvlJc w:val="left"/>
      <w:pPr>
        <w:ind w:left="992" w:hanging="385"/>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0．%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35" w15:restartNumberingAfterBreak="0">
    <w:nsid w:val="495049B9"/>
    <w:multiLevelType w:val="multilevel"/>
    <w:tmpl w:val="0FA823A4"/>
    <w:styleLink w:val="CurrentList41"/>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992" w:hanging="992"/>
      </w:pPr>
      <w:rPr>
        <w:rFonts w:hint="default" w:ascii="Times New Roman" w:hAnsi="Times New Roman"/>
        <w:b/>
        <w:i w:val="0"/>
      </w:rPr>
    </w:lvl>
    <w:lvl w:ilvl="3">
      <w:start w:val="1"/>
      <w:numFmt w:val="decimal"/>
      <w:lvlText w:val="%4"/>
      <w:lvlJc w:val="left"/>
      <w:pPr>
        <w:ind w:left="992" w:hanging="425"/>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0．%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36" w15:restartNumberingAfterBreak="0">
    <w:nsid w:val="49737EBD"/>
    <w:multiLevelType w:val="hybridMultilevel"/>
    <w:tmpl w:val="FC34FFCC"/>
    <w:lvl w:ilvl="0" w:tplc="A982592A">
      <w:start w:val="1"/>
      <w:numFmt w:val="decimal"/>
      <w:lvlText w:val="%1)"/>
      <w:lvlJc w:val="left"/>
      <w:pPr>
        <w:ind w:left="929" w:hanging="220"/>
      </w:pPr>
      <w:rPr>
        <w:rFonts w:hint="default"/>
      </w:rPr>
    </w:lvl>
    <w:lvl w:ilvl="1" w:tplc="04090019" w:tentative="1">
      <w:start w:val="1"/>
      <w:numFmt w:val="lowerLetter"/>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lowerLetter"/>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lowerLetter"/>
      <w:lvlText w:val="%8)"/>
      <w:lvlJc w:val="left"/>
      <w:pPr>
        <w:ind w:left="4549" w:hanging="480"/>
      </w:pPr>
    </w:lvl>
    <w:lvl w:ilvl="8" w:tplc="0409001B" w:tentative="1">
      <w:start w:val="1"/>
      <w:numFmt w:val="lowerRoman"/>
      <w:lvlText w:val="%9."/>
      <w:lvlJc w:val="right"/>
      <w:pPr>
        <w:ind w:left="5029" w:hanging="480"/>
      </w:pPr>
    </w:lvl>
  </w:abstractNum>
  <w:abstractNum w:abstractNumId="37" w15:restartNumberingAfterBreak="0">
    <w:nsid w:val="4AE62F7B"/>
    <w:multiLevelType w:val="multilevel"/>
    <w:tmpl w:val="DCB47664"/>
    <w:styleLink w:val="List10"/>
    <w:lvl w:ilvl="0">
      <w:start w:val="1"/>
      <w:numFmt w:val="decimal"/>
      <w:lvlText w:val="%1."/>
      <w:lvlJc w:val="left"/>
      <w:rPr>
        <w:rFonts w:cs="Times New Roman"/>
        <w:position w:val="0"/>
      </w:rPr>
    </w:lvl>
    <w:lvl w:ilvl="1">
      <w:start w:val="1"/>
      <w:numFmt w:val="decimal"/>
      <w:lvlText w:val="%1.%2."/>
      <w:lvlJc w:val="left"/>
      <w:rPr>
        <w:rFonts w:cs="Times New Roman"/>
        <w:position w:val="0"/>
      </w:rPr>
    </w:lvl>
    <w:lvl w:ilvl="2">
      <w:start w:val="1"/>
      <w:numFmt w:val="decimal"/>
      <w:lvlText w:val="%1.%2.%3."/>
      <w:lvlJc w:val="left"/>
      <w:rPr>
        <w:rFonts w:cs="Times New Roman"/>
        <w:position w:val="0"/>
      </w:rPr>
    </w:lvl>
    <w:lvl w:ilvl="3">
      <w:start w:val="1"/>
      <w:numFmt w:val="decimal"/>
      <w:lvlText w:val="%3."/>
      <w:lvlJc w:val="left"/>
      <w:pPr>
        <w:tabs>
          <w:tab w:val="num" w:pos="-1"/>
        </w:tabs>
        <w:ind w:left="-1"/>
      </w:pPr>
      <w:rPr>
        <w:rFonts w:cs="Times New Roman"/>
        <w:position w:val="0"/>
      </w:rPr>
    </w:lvl>
    <w:lvl w:ilvl="4">
      <w:start w:val="1"/>
      <w:numFmt w:val="decimal"/>
      <w:lvlText w:val="%3."/>
      <w:lvlJc w:val="left"/>
      <w:pPr>
        <w:tabs>
          <w:tab w:val="num" w:pos="-1"/>
        </w:tabs>
        <w:ind w:left="-1"/>
      </w:pPr>
      <w:rPr>
        <w:rFonts w:cs="Times New Roman"/>
        <w:position w:val="0"/>
      </w:rPr>
    </w:lvl>
    <w:lvl w:ilvl="5">
      <w:start w:val="1"/>
      <w:numFmt w:val="decimal"/>
      <w:lvlText w:val="%3."/>
      <w:lvlJc w:val="left"/>
      <w:pPr>
        <w:tabs>
          <w:tab w:val="num" w:pos="-1"/>
        </w:tabs>
        <w:ind w:left="-1"/>
      </w:pPr>
      <w:rPr>
        <w:rFonts w:cs="Times New Roman"/>
        <w:position w:val="0"/>
      </w:rPr>
    </w:lvl>
    <w:lvl w:ilvl="6">
      <w:start w:val="1"/>
      <w:numFmt w:val="decimal"/>
      <w:lvlText w:val="%3."/>
      <w:lvlJc w:val="left"/>
      <w:pPr>
        <w:tabs>
          <w:tab w:val="num" w:pos="-1"/>
        </w:tabs>
        <w:ind w:left="-1"/>
      </w:pPr>
      <w:rPr>
        <w:rFonts w:cs="Times New Roman"/>
        <w:position w:val="0"/>
      </w:rPr>
    </w:lvl>
    <w:lvl w:ilvl="7">
      <w:start w:val="1"/>
      <w:numFmt w:val="decimal"/>
      <w:lvlText w:val="%3."/>
      <w:lvlJc w:val="left"/>
      <w:pPr>
        <w:tabs>
          <w:tab w:val="num" w:pos="-1"/>
        </w:tabs>
        <w:ind w:left="-1"/>
      </w:pPr>
      <w:rPr>
        <w:rFonts w:cs="Times New Roman"/>
        <w:position w:val="0"/>
      </w:rPr>
    </w:lvl>
    <w:lvl w:ilvl="8">
      <w:start w:val="1"/>
      <w:numFmt w:val="decimal"/>
      <w:lvlText w:val="%3."/>
      <w:lvlJc w:val="left"/>
      <w:pPr>
        <w:tabs>
          <w:tab w:val="num" w:pos="-1"/>
        </w:tabs>
        <w:ind w:left="-1"/>
      </w:pPr>
      <w:rPr>
        <w:rFonts w:cs="Times New Roman"/>
        <w:position w:val="0"/>
      </w:rPr>
    </w:lvl>
  </w:abstractNum>
  <w:abstractNum w:abstractNumId="38" w15:restartNumberingAfterBreak="0">
    <w:nsid w:val="4C274582"/>
    <w:multiLevelType w:val="multilevel"/>
    <w:tmpl w:val="74A44334"/>
    <w:lvl w:ilvl="0">
      <w:start w:val="1"/>
      <w:numFmt w:val="upperLetter"/>
      <w:pStyle w:val="a2"/>
      <w:lvlText w:val="附录%1"/>
      <w:lvlJc w:val="left"/>
      <w:pPr>
        <w:ind w:left="425" w:hanging="425"/>
      </w:pPr>
      <w:rPr>
        <w:rFonts w:hint="eastAsia" w:eastAsia="SimSun"/>
        <w:sz w:val="28"/>
      </w:rPr>
    </w:lvl>
    <w:lvl w:ilvl="1">
      <w:numFmt w:val="decimal"/>
      <w:lvlText w:val="%1.%2"/>
      <w:lvlJc w:val="left"/>
      <w:pPr>
        <w:ind w:left="992" w:hanging="567"/>
      </w:pPr>
      <w:rPr>
        <w:rFonts w:hint="default" w:ascii="Times New Roman" w:hAnsi="Times New Roman"/>
        <w:b/>
        <w:i w:val="0"/>
      </w:rPr>
    </w:lvl>
    <w:lvl w:ilvl="2">
      <w:start w:val="1"/>
      <w:numFmt w:val="decimal"/>
      <w:lvlText w:val="%1.%2.%3"/>
      <w:lvlJc w:val="left"/>
      <w:pPr>
        <w:ind w:left="1418" w:hanging="567"/>
      </w:pPr>
      <w:rPr>
        <w:rFonts w:hint="default" w:ascii="Times New Roman" w:hAnsi="Times New Roman"/>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4E916346"/>
    <w:multiLevelType w:val="multilevel"/>
    <w:tmpl w:val="2F0C4AC4"/>
    <w:styleLink w:val="CurrentList10"/>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0" w15:restartNumberingAfterBreak="0">
    <w:nsid w:val="51ED3BCC"/>
    <w:multiLevelType w:val="multilevel"/>
    <w:tmpl w:val="DCD0BDFE"/>
    <w:styleLink w:val="CurrentList42"/>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992" w:hanging="992"/>
      </w:pPr>
      <w:rPr>
        <w:rFonts w:hint="default" w:ascii="Times New Roman" w:hAnsi="Times New Roman"/>
        <w:b/>
        <w:i w:val="0"/>
      </w:rPr>
    </w:lvl>
    <w:lvl w:ilvl="3">
      <w:start w:val="1"/>
      <w:numFmt w:val="decimal"/>
      <w:lvlText w:val="%4"/>
      <w:lvlJc w:val="left"/>
      <w:pPr>
        <w:ind w:left="992" w:hanging="392"/>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0．%6"/>
      <w:lvlJc w:val="left"/>
      <w:pPr>
        <w:ind w:left="0"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1" w15:restartNumberingAfterBreak="0">
    <w:nsid w:val="540637D0"/>
    <w:multiLevelType w:val="multilevel"/>
    <w:tmpl w:val="498CF3AE"/>
    <w:styleLink w:val="CurrentList6"/>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2" w15:restartNumberingAfterBreak="0">
    <w:nsid w:val="54D2452A"/>
    <w:multiLevelType w:val="multilevel"/>
    <w:tmpl w:val="5BF4190A"/>
    <w:styleLink w:val="List7"/>
    <w:lvl w:ilvl="0">
      <w:start w:val="1"/>
      <w:numFmt w:val="decimal"/>
      <w:lvlText w:val="%1."/>
      <w:lvlJc w:val="left"/>
      <w:pPr>
        <w:tabs>
          <w:tab w:val="num" w:pos="360"/>
        </w:tabs>
        <w:ind w:left="360" w:hanging="360"/>
      </w:pPr>
      <w:rPr>
        <w:rFonts w:cs="Times New Roman"/>
        <w:position w:val="0"/>
      </w:rPr>
    </w:lvl>
    <w:lvl w:ilvl="1">
      <w:numFmt w:val="decimal"/>
      <w:lvlText w:val="%1.%2."/>
      <w:lvlJc w:val="left"/>
      <w:pPr>
        <w:tabs>
          <w:tab w:val="num" w:pos="927"/>
        </w:tabs>
        <w:ind w:left="927" w:hanging="360"/>
      </w:pPr>
      <w:rPr>
        <w:rFonts w:cs="Times New Roman"/>
        <w:position w:val="0"/>
      </w:rPr>
    </w:lvl>
    <w:lvl w:ilvl="2">
      <w:start w:val="1"/>
      <w:numFmt w:val="decimal"/>
      <w:lvlText w:val="%1.%2.%3."/>
      <w:lvlJc w:val="left"/>
      <w:pPr>
        <w:tabs>
          <w:tab w:val="num" w:pos="1800"/>
        </w:tabs>
        <w:ind w:left="1800" w:hanging="360"/>
      </w:pPr>
      <w:rPr>
        <w:rFonts w:cs="Times New Roman"/>
        <w:position w:val="0"/>
      </w:rPr>
    </w:lvl>
    <w:lvl w:ilvl="3">
      <w:start w:val="1"/>
      <w:numFmt w:val="decimal"/>
      <w:lvlText w:val="%1.%2.%3.%4."/>
      <w:lvlJc w:val="left"/>
      <w:pPr>
        <w:tabs>
          <w:tab w:val="num" w:pos="2520"/>
        </w:tabs>
        <w:ind w:left="2520" w:hanging="360"/>
      </w:pPr>
      <w:rPr>
        <w:rFonts w:cs="Times New Roman"/>
        <w:position w:val="0"/>
      </w:rPr>
    </w:lvl>
    <w:lvl w:ilvl="4">
      <w:start w:val="1"/>
      <w:numFmt w:val="decimal"/>
      <w:lvlText w:val="%4."/>
      <w:lvlJc w:val="left"/>
      <w:pPr>
        <w:tabs>
          <w:tab w:val="num" w:pos="3240"/>
        </w:tabs>
        <w:ind w:left="2880" w:hanging="360"/>
      </w:pPr>
      <w:rPr>
        <w:rFonts w:cs="Times New Roman"/>
        <w:position w:val="0"/>
      </w:rPr>
    </w:lvl>
    <w:lvl w:ilvl="5">
      <w:start w:val="1"/>
      <w:numFmt w:val="decimal"/>
      <w:lvlText w:val="%4."/>
      <w:lvlJc w:val="left"/>
      <w:pPr>
        <w:tabs>
          <w:tab w:val="num" w:pos="3960"/>
        </w:tabs>
        <w:ind w:left="3240" w:hanging="360"/>
      </w:pPr>
      <w:rPr>
        <w:rFonts w:cs="Times New Roman"/>
        <w:position w:val="0"/>
      </w:rPr>
    </w:lvl>
    <w:lvl w:ilvl="6">
      <w:start w:val="1"/>
      <w:numFmt w:val="decimal"/>
      <w:lvlText w:val="%4."/>
      <w:lvlJc w:val="left"/>
      <w:pPr>
        <w:tabs>
          <w:tab w:val="num" w:pos="4680"/>
        </w:tabs>
        <w:ind w:left="3600" w:hanging="360"/>
      </w:pPr>
      <w:rPr>
        <w:rFonts w:cs="Times New Roman"/>
        <w:position w:val="0"/>
      </w:rPr>
    </w:lvl>
    <w:lvl w:ilvl="7">
      <w:start w:val="1"/>
      <w:numFmt w:val="decimal"/>
      <w:lvlText w:val="%4."/>
      <w:lvlJc w:val="left"/>
      <w:pPr>
        <w:tabs>
          <w:tab w:val="num" w:pos="5400"/>
        </w:tabs>
        <w:ind w:left="3960" w:hanging="360"/>
      </w:pPr>
      <w:rPr>
        <w:rFonts w:cs="Times New Roman"/>
        <w:position w:val="0"/>
      </w:rPr>
    </w:lvl>
    <w:lvl w:ilvl="8">
      <w:start w:val="1"/>
      <w:numFmt w:val="decimal"/>
      <w:lvlText w:val="%4."/>
      <w:lvlJc w:val="left"/>
      <w:pPr>
        <w:tabs>
          <w:tab w:val="num" w:pos="6120"/>
        </w:tabs>
        <w:ind w:left="4320" w:hanging="360"/>
      </w:pPr>
      <w:rPr>
        <w:rFonts w:cs="Times New Roman"/>
        <w:position w:val="0"/>
      </w:rPr>
    </w:lvl>
  </w:abstractNum>
  <w:abstractNum w:abstractNumId="43" w15:restartNumberingAfterBreak="0">
    <w:nsid w:val="570A610D"/>
    <w:multiLevelType w:val="multilevel"/>
    <w:tmpl w:val="10B6700E"/>
    <w:styleLink w:val="31"/>
    <w:lvl w:ilvl="0">
      <w:start w:val="2"/>
      <w:numFmt w:val="decimal"/>
      <w:lvlText w:val="%1."/>
      <w:lvlJc w:val="left"/>
      <w:pPr>
        <w:tabs>
          <w:tab w:val="num" w:pos="524"/>
        </w:tabs>
        <w:ind w:left="524" w:hanging="524"/>
      </w:pPr>
      <w:rPr>
        <w:rFonts w:cs="Times New Roman"/>
        <w:position w:val="0"/>
      </w:rPr>
    </w:lvl>
    <w:lvl w:ilvl="1">
      <w:start w:val="1"/>
      <w:numFmt w:val="decimal"/>
      <w:lvlText w:val="%1.%2."/>
      <w:lvlJc w:val="left"/>
      <w:pPr>
        <w:tabs>
          <w:tab w:val="num" w:pos="1047"/>
        </w:tabs>
        <w:ind w:left="1047" w:hanging="1047"/>
      </w:pPr>
      <w:rPr>
        <w:rFonts w:cs="Times New Roman"/>
        <w:position w:val="0"/>
      </w:rPr>
    </w:lvl>
    <w:lvl w:ilvl="2">
      <w:start w:val="1"/>
      <w:numFmt w:val="decimal"/>
      <w:lvlText w:val="%2."/>
      <w:lvlJc w:val="left"/>
      <w:pPr>
        <w:tabs>
          <w:tab w:val="num" w:pos="3142"/>
        </w:tabs>
        <w:ind w:left="2095" w:hanging="1047"/>
      </w:pPr>
      <w:rPr>
        <w:rFonts w:cs="Times New Roman"/>
        <w:position w:val="0"/>
      </w:rPr>
    </w:lvl>
    <w:lvl w:ilvl="3">
      <w:start w:val="1"/>
      <w:numFmt w:val="decimal"/>
      <w:lvlText w:val="%2."/>
      <w:lvlJc w:val="left"/>
      <w:pPr>
        <w:tabs>
          <w:tab w:val="num" w:pos="5236"/>
        </w:tabs>
        <w:ind w:left="3142" w:hanging="1047"/>
      </w:pPr>
      <w:rPr>
        <w:rFonts w:cs="Times New Roman"/>
        <w:position w:val="0"/>
      </w:rPr>
    </w:lvl>
    <w:lvl w:ilvl="4">
      <w:start w:val="1"/>
      <w:numFmt w:val="decimal"/>
      <w:lvlText w:val="%2."/>
      <w:lvlJc w:val="left"/>
      <w:pPr>
        <w:tabs>
          <w:tab w:val="num" w:pos="7331"/>
        </w:tabs>
        <w:ind w:left="4189" w:hanging="1047"/>
      </w:pPr>
      <w:rPr>
        <w:rFonts w:cs="Times New Roman"/>
        <w:position w:val="0"/>
      </w:rPr>
    </w:lvl>
    <w:lvl w:ilvl="5">
      <w:start w:val="1"/>
      <w:numFmt w:val="decimal"/>
      <w:lvlText w:val="%2."/>
      <w:lvlJc w:val="left"/>
      <w:pPr>
        <w:tabs>
          <w:tab w:val="num" w:pos="9425"/>
        </w:tabs>
        <w:ind w:left="5236" w:hanging="1047"/>
      </w:pPr>
      <w:rPr>
        <w:rFonts w:cs="Times New Roman"/>
        <w:position w:val="0"/>
      </w:rPr>
    </w:lvl>
    <w:lvl w:ilvl="6">
      <w:start w:val="1"/>
      <w:numFmt w:val="decimal"/>
      <w:lvlText w:val="%2."/>
      <w:lvlJc w:val="left"/>
      <w:pPr>
        <w:tabs>
          <w:tab w:val="num" w:pos="11520"/>
        </w:tabs>
        <w:ind w:left="6284" w:hanging="1047"/>
      </w:pPr>
      <w:rPr>
        <w:rFonts w:cs="Times New Roman"/>
        <w:position w:val="0"/>
      </w:rPr>
    </w:lvl>
    <w:lvl w:ilvl="7">
      <w:start w:val="1"/>
      <w:numFmt w:val="decimal"/>
      <w:lvlText w:val="%2."/>
      <w:lvlJc w:val="left"/>
      <w:pPr>
        <w:tabs>
          <w:tab w:val="num" w:pos="13615"/>
        </w:tabs>
        <w:ind w:left="7331" w:hanging="1047"/>
      </w:pPr>
      <w:rPr>
        <w:rFonts w:cs="Times New Roman"/>
        <w:position w:val="0"/>
      </w:rPr>
    </w:lvl>
    <w:lvl w:ilvl="8">
      <w:start w:val="1"/>
      <w:numFmt w:val="decimal"/>
      <w:lvlText w:val="%2."/>
      <w:lvlJc w:val="left"/>
      <w:pPr>
        <w:tabs>
          <w:tab w:val="num" w:pos="15709"/>
        </w:tabs>
        <w:ind w:left="8378" w:hanging="1047"/>
      </w:pPr>
      <w:rPr>
        <w:rFonts w:cs="Times New Roman"/>
        <w:position w:val="0"/>
      </w:rPr>
    </w:lvl>
  </w:abstractNum>
  <w:abstractNum w:abstractNumId="44" w15:restartNumberingAfterBreak="0">
    <w:nsid w:val="58477453"/>
    <w:multiLevelType w:val="multilevel"/>
    <w:tmpl w:val="8CAE83BA"/>
    <w:styleLink w:val="CurrentList33"/>
    <w:lvl w:ilvl="0">
      <w:start w:val="1"/>
      <w:numFmt w:val="decimal"/>
      <w:lvlText w:val="1.0.%1"/>
      <w:lvlJc w:val="left"/>
      <w:pPr>
        <w:ind w:left="397" w:firstLine="29"/>
      </w:pPr>
      <w:rPr>
        <w:rFonts w:hint="default" w:ascii="Times New Roman" w:hAnsi="Times New Roman" w:eastAsia="SimSun"/>
        <w:b/>
        <w:i w:val="0"/>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45" w15:restartNumberingAfterBreak="0">
    <w:nsid w:val="58DC443C"/>
    <w:multiLevelType w:val="multilevel"/>
    <w:tmpl w:val="FB2A0FC6"/>
    <w:lvl w:ilvl="0">
      <w:start w:val="1"/>
      <w:numFmt w:val="decimal"/>
      <w:pStyle w:val="3"/>
      <w:lvlText w:val="3.0.%1"/>
      <w:lvlJc w:val="left"/>
      <w:pPr>
        <w:ind w:left="397" w:firstLine="29"/>
      </w:pPr>
      <w:rPr>
        <w:rFonts w:hint="default" w:ascii="Times New Roman" w:hAnsi="Times New Roman" w:eastAsia="SimSun"/>
        <w:b/>
        <w:i w:val="0"/>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46" w15:restartNumberingAfterBreak="0">
    <w:nsid w:val="597A595E"/>
    <w:multiLevelType w:val="multilevel"/>
    <w:tmpl w:val="6846C50C"/>
    <w:styleLink w:val="CurrentList30"/>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7" w15:restartNumberingAfterBreak="0">
    <w:nsid w:val="59C06696"/>
    <w:multiLevelType w:val="multilevel"/>
    <w:tmpl w:val="21505988"/>
    <w:styleLink w:val="CurrentList17"/>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Text w:val="%6%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8" w15:restartNumberingAfterBreak="0">
    <w:nsid w:val="59C10612"/>
    <w:multiLevelType w:val="multilevel"/>
    <w:tmpl w:val="7C44CA22"/>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2"/>
      <w:lvlJc w:val="center"/>
      <w:pPr>
        <w:ind w:left="-288" w:firstLine="288"/>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49" w15:restartNumberingAfterBreak="0">
    <w:nsid w:val="5CF45102"/>
    <w:multiLevelType w:val="multilevel"/>
    <w:tmpl w:val="80326882"/>
    <w:styleLink w:val="CurrentList9"/>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ind w:left="109" w:firstLine="458"/>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50" w15:restartNumberingAfterBreak="0">
    <w:nsid w:val="5D276E57"/>
    <w:multiLevelType w:val="multilevel"/>
    <w:tmpl w:val="9DE03B16"/>
    <w:styleLink w:val="51"/>
    <w:lvl w:ilvl="0">
      <w:start w:val="1"/>
      <w:numFmt w:val="decimal"/>
      <w:lvlText w:val="%1."/>
      <w:lvlJc w:val="left"/>
      <w:pPr>
        <w:tabs>
          <w:tab w:val="num" w:pos="360"/>
        </w:tabs>
        <w:ind w:left="360" w:hanging="360"/>
      </w:pPr>
      <w:rPr>
        <w:rFonts w:cs="Times New Roman"/>
        <w:color w:val="FF2C21"/>
        <w:position w:val="0"/>
      </w:rPr>
    </w:lvl>
    <w:lvl w:ilvl="1">
      <w:start w:val="1"/>
      <w:numFmt w:val="decimal"/>
      <w:lvlText w:val="%1.%2."/>
      <w:lvlJc w:val="left"/>
      <w:pPr>
        <w:tabs>
          <w:tab w:val="num" w:pos="360"/>
        </w:tabs>
        <w:ind w:left="360" w:hanging="360"/>
      </w:pPr>
      <w:rPr>
        <w:rFonts w:cs="Times New Roman"/>
        <w:color w:val="FF2C21"/>
        <w:position w:val="0"/>
      </w:rPr>
    </w:lvl>
    <w:lvl w:ilvl="2">
      <w:start w:val="1"/>
      <w:numFmt w:val="decimal"/>
      <w:lvlText w:val="%1.%2.%3."/>
      <w:lvlJc w:val="left"/>
      <w:pPr>
        <w:tabs>
          <w:tab w:val="num" w:pos="1800"/>
        </w:tabs>
        <w:ind w:left="1800" w:hanging="360"/>
      </w:pPr>
      <w:rPr>
        <w:rFonts w:cs="Times New Roman"/>
        <w:color w:val="FF2C21"/>
        <w:position w:val="0"/>
      </w:rPr>
    </w:lvl>
    <w:lvl w:ilvl="3">
      <w:start w:val="1"/>
      <w:numFmt w:val="decimal"/>
      <w:lvlText w:val="%3."/>
      <w:lvlJc w:val="left"/>
      <w:pPr>
        <w:tabs>
          <w:tab w:val="num" w:pos="2520"/>
        </w:tabs>
        <w:ind w:left="2160" w:hanging="360"/>
      </w:pPr>
      <w:rPr>
        <w:rFonts w:cs="Times New Roman"/>
        <w:color w:val="FF2C21"/>
        <w:position w:val="0"/>
      </w:rPr>
    </w:lvl>
    <w:lvl w:ilvl="4">
      <w:start w:val="1"/>
      <w:numFmt w:val="decimal"/>
      <w:lvlText w:val="%3."/>
      <w:lvlJc w:val="left"/>
      <w:pPr>
        <w:tabs>
          <w:tab w:val="num" w:pos="3240"/>
        </w:tabs>
        <w:ind w:left="2520" w:hanging="360"/>
      </w:pPr>
      <w:rPr>
        <w:rFonts w:cs="Times New Roman"/>
        <w:color w:val="FF2C21"/>
        <w:position w:val="0"/>
      </w:rPr>
    </w:lvl>
    <w:lvl w:ilvl="5">
      <w:start w:val="1"/>
      <w:numFmt w:val="decimal"/>
      <w:lvlText w:val="%3."/>
      <w:lvlJc w:val="left"/>
      <w:pPr>
        <w:tabs>
          <w:tab w:val="num" w:pos="3960"/>
        </w:tabs>
        <w:ind w:left="2880" w:hanging="360"/>
      </w:pPr>
      <w:rPr>
        <w:rFonts w:cs="Times New Roman"/>
        <w:color w:val="FF2C21"/>
        <w:position w:val="0"/>
      </w:rPr>
    </w:lvl>
    <w:lvl w:ilvl="6">
      <w:start w:val="1"/>
      <w:numFmt w:val="decimal"/>
      <w:lvlText w:val="%3."/>
      <w:lvlJc w:val="left"/>
      <w:pPr>
        <w:tabs>
          <w:tab w:val="num" w:pos="4680"/>
        </w:tabs>
        <w:ind w:left="3240" w:hanging="360"/>
      </w:pPr>
      <w:rPr>
        <w:rFonts w:cs="Times New Roman"/>
        <w:color w:val="FF2C21"/>
        <w:position w:val="0"/>
      </w:rPr>
    </w:lvl>
    <w:lvl w:ilvl="7">
      <w:start w:val="1"/>
      <w:numFmt w:val="decimal"/>
      <w:lvlText w:val="%3."/>
      <w:lvlJc w:val="left"/>
      <w:pPr>
        <w:tabs>
          <w:tab w:val="num" w:pos="5400"/>
        </w:tabs>
        <w:ind w:left="3600" w:hanging="360"/>
      </w:pPr>
      <w:rPr>
        <w:rFonts w:cs="Times New Roman"/>
        <w:color w:val="FF2C21"/>
        <w:position w:val="0"/>
      </w:rPr>
    </w:lvl>
    <w:lvl w:ilvl="8">
      <w:start w:val="1"/>
      <w:numFmt w:val="decimal"/>
      <w:lvlText w:val="%3."/>
      <w:lvlJc w:val="left"/>
      <w:pPr>
        <w:tabs>
          <w:tab w:val="num" w:pos="6120"/>
        </w:tabs>
        <w:ind w:left="3960" w:hanging="360"/>
      </w:pPr>
      <w:rPr>
        <w:rFonts w:cs="Times New Roman"/>
        <w:color w:val="FF2C21"/>
        <w:position w:val="0"/>
      </w:rPr>
    </w:lvl>
  </w:abstractNum>
  <w:abstractNum w:abstractNumId="51" w15:restartNumberingAfterBreak="0">
    <w:nsid w:val="5F516F0E"/>
    <w:multiLevelType w:val="multilevel"/>
    <w:tmpl w:val="8CAE83BA"/>
    <w:styleLink w:val="CurrentList13"/>
    <w:lvl w:ilvl="0">
      <w:start w:val="1"/>
      <w:numFmt w:val="decimal"/>
      <w:lvlText w:val="1.0.%1"/>
      <w:lvlJc w:val="left"/>
      <w:pPr>
        <w:ind w:left="397" w:firstLine="29"/>
      </w:pPr>
      <w:rPr>
        <w:rFonts w:hint="default" w:ascii="Times New Roman" w:hAnsi="Times New Roman" w:eastAsia="SimSun"/>
        <w:b/>
        <w:i w:val="0"/>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52" w15:restartNumberingAfterBreak="0">
    <w:nsid w:val="5FE528C4"/>
    <w:multiLevelType w:val="multilevel"/>
    <w:tmpl w:val="32F6986E"/>
    <w:styleLink w:val="List6"/>
    <w:lvl w:ilvl="0">
      <w:start w:val="1"/>
      <w:numFmt w:val="decimal"/>
      <w:lvlText w:val="%1."/>
      <w:lvlJc w:val="left"/>
      <w:pPr>
        <w:tabs>
          <w:tab w:val="num" w:pos="360"/>
        </w:tabs>
        <w:ind w:left="360" w:hanging="360"/>
      </w:pPr>
      <w:rPr>
        <w:rFonts w:cs="Times New Roman"/>
        <w:position w:val="0"/>
      </w:rPr>
    </w:lvl>
    <w:lvl w:ilvl="1">
      <w:start w:val="1"/>
      <w:numFmt w:val="decimal"/>
      <w:lvlText w:val="%1.%2."/>
      <w:lvlJc w:val="left"/>
      <w:pPr>
        <w:tabs>
          <w:tab w:val="num" w:pos="360"/>
        </w:tabs>
        <w:ind w:left="360" w:hanging="360"/>
      </w:pPr>
      <w:rPr>
        <w:rFonts w:cs="Times New Roman"/>
        <w:position w:val="0"/>
      </w:rPr>
    </w:lvl>
    <w:lvl w:ilvl="2">
      <w:start w:val="1"/>
      <w:numFmt w:val="decimal"/>
      <w:lvlText w:val="%1.%2.%3."/>
      <w:lvlJc w:val="left"/>
      <w:pPr>
        <w:tabs>
          <w:tab w:val="num" w:pos="1800"/>
        </w:tabs>
        <w:ind w:left="1800" w:hanging="360"/>
      </w:pPr>
      <w:rPr>
        <w:rFonts w:cs="Times New Roman"/>
        <w:position w:val="0"/>
      </w:rPr>
    </w:lvl>
    <w:lvl w:ilvl="3">
      <w:start w:val="1"/>
      <w:numFmt w:val="decimal"/>
      <w:lvlText w:val="%1.%2.%3.%4."/>
      <w:lvlJc w:val="left"/>
      <w:pPr>
        <w:tabs>
          <w:tab w:val="num" w:pos="2520"/>
        </w:tabs>
        <w:ind w:left="2520" w:hanging="360"/>
      </w:pPr>
      <w:rPr>
        <w:rFonts w:cs="Times New Roman"/>
        <w:position w:val="0"/>
      </w:rPr>
    </w:lvl>
    <w:lvl w:ilvl="4">
      <w:start w:val="1"/>
      <w:numFmt w:val="decimal"/>
      <w:lvlText w:val="%4."/>
      <w:lvlJc w:val="left"/>
      <w:pPr>
        <w:tabs>
          <w:tab w:val="num" w:pos="3240"/>
        </w:tabs>
        <w:ind w:left="2880" w:hanging="360"/>
      </w:pPr>
      <w:rPr>
        <w:rFonts w:cs="Times New Roman"/>
        <w:position w:val="0"/>
      </w:rPr>
    </w:lvl>
    <w:lvl w:ilvl="5">
      <w:start w:val="1"/>
      <w:numFmt w:val="decimal"/>
      <w:lvlText w:val="%4."/>
      <w:lvlJc w:val="left"/>
      <w:pPr>
        <w:tabs>
          <w:tab w:val="num" w:pos="3960"/>
        </w:tabs>
        <w:ind w:left="3240" w:hanging="360"/>
      </w:pPr>
      <w:rPr>
        <w:rFonts w:cs="Times New Roman"/>
        <w:position w:val="0"/>
      </w:rPr>
    </w:lvl>
    <w:lvl w:ilvl="6">
      <w:start w:val="1"/>
      <w:numFmt w:val="decimal"/>
      <w:lvlText w:val="%4."/>
      <w:lvlJc w:val="left"/>
      <w:pPr>
        <w:tabs>
          <w:tab w:val="num" w:pos="4680"/>
        </w:tabs>
        <w:ind w:left="3600" w:hanging="360"/>
      </w:pPr>
      <w:rPr>
        <w:rFonts w:cs="Times New Roman"/>
        <w:position w:val="0"/>
      </w:rPr>
    </w:lvl>
    <w:lvl w:ilvl="7">
      <w:start w:val="1"/>
      <w:numFmt w:val="decimal"/>
      <w:lvlText w:val="%4."/>
      <w:lvlJc w:val="left"/>
      <w:pPr>
        <w:tabs>
          <w:tab w:val="num" w:pos="5400"/>
        </w:tabs>
        <w:ind w:left="3960" w:hanging="360"/>
      </w:pPr>
      <w:rPr>
        <w:rFonts w:cs="Times New Roman"/>
        <w:position w:val="0"/>
      </w:rPr>
    </w:lvl>
    <w:lvl w:ilvl="8">
      <w:start w:val="1"/>
      <w:numFmt w:val="decimal"/>
      <w:lvlText w:val="%4."/>
      <w:lvlJc w:val="left"/>
      <w:pPr>
        <w:tabs>
          <w:tab w:val="num" w:pos="6120"/>
        </w:tabs>
        <w:ind w:left="4320" w:hanging="360"/>
      </w:pPr>
      <w:rPr>
        <w:rFonts w:cs="Times New Roman"/>
        <w:position w:val="0"/>
      </w:rPr>
    </w:lvl>
  </w:abstractNum>
  <w:abstractNum w:abstractNumId="53" w15:restartNumberingAfterBreak="0">
    <w:nsid w:val="609F0DF5"/>
    <w:multiLevelType w:val="multilevel"/>
    <w:tmpl w:val="6A5CE1AA"/>
    <w:styleLink w:val="41"/>
    <w:lvl w:ilvl="0">
      <w:start w:val="1"/>
      <w:numFmt w:val="decimal"/>
      <w:lvlText w:val="%1."/>
      <w:lvlJc w:val="left"/>
      <w:pPr>
        <w:tabs>
          <w:tab w:val="num" w:pos="360"/>
        </w:tabs>
        <w:ind w:left="360" w:hanging="360"/>
      </w:pPr>
      <w:rPr>
        <w:rFonts w:cs="Times New Roman"/>
        <w:position w:val="0"/>
      </w:rPr>
    </w:lvl>
    <w:lvl w:ilvl="1">
      <w:start w:val="1"/>
      <w:numFmt w:val="decimal"/>
      <w:lvlText w:val="%1.%2."/>
      <w:lvlJc w:val="left"/>
      <w:pPr>
        <w:tabs>
          <w:tab w:val="num" w:pos="927"/>
        </w:tabs>
        <w:ind w:left="927" w:hanging="360"/>
      </w:pPr>
      <w:rPr>
        <w:rFonts w:cs="Times New Roman"/>
        <w:position w:val="0"/>
      </w:rPr>
    </w:lvl>
    <w:lvl w:ilvl="2">
      <w:start w:val="1"/>
      <w:numFmt w:val="decimal"/>
      <w:lvlText w:val="%2."/>
      <w:lvlJc w:val="left"/>
      <w:pPr>
        <w:tabs>
          <w:tab w:val="num" w:pos="1647"/>
        </w:tabs>
        <w:ind w:left="1287" w:hanging="360"/>
      </w:pPr>
      <w:rPr>
        <w:rFonts w:cs="Times New Roman"/>
        <w:position w:val="0"/>
      </w:rPr>
    </w:lvl>
    <w:lvl w:ilvl="3">
      <w:start w:val="1"/>
      <w:numFmt w:val="decimal"/>
      <w:lvlText w:val="%2."/>
      <w:lvlJc w:val="left"/>
      <w:pPr>
        <w:tabs>
          <w:tab w:val="num" w:pos="2367"/>
        </w:tabs>
        <w:ind w:left="1647" w:hanging="360"/>
      </w:pPr>
      <w:rPr>
        <w:rFonts w:cs="Times New Roman"/>
        <w:position w:val="0"/>
      </w:rPr>
    </w:lvl>
    <w:lvl w:ilvl="4">
      <w:start w:val="1"/>
      <w:numFmt w:val="decimal"/>
      <w:lvlText w:val="%2."/>
      <w:lvlJc w:val="left"/>
      <w:pPr>
        <w:tabs>
          <w:tab w:val="num" w:pos="3087"/>
        </w:tabs>
        <w:ind w:left="2007" w:hanging="360"/>
      </w:pPr>
      <w:rPr>
        <w:rFonts w:cs="Times New Roman"/>
        <w:position w:val="0"/>
      </w:rPr>
    </w:lvl>
    <w:lvl w:ilvl="5">
      <w:start w:val="1"/>
      <w:numFmt w:val="decimal"/>
      <w:lvlText w:val="%2."/>
      <w:lvlJc w:val="left"/>
      <w:pPr>
        <w:tabs>
          <w:tab w:val="num" w:pos="3807"/>
        </w:tabs>
        <w:ind w:left="2367" w:hanging="360"/>
      </w:pPr>
      <w:rPr>
        <w:rFonts w:cs="Times New Roman"/>
        <w:position w:val="0"/>
      </w:rPr>
    </w:lvl>
    <w:lvl w:ilvl="6">
      <w:start w:val="1"/>
      <w:numFmt w:val="decimal"/>
      <w:lvlText w:val="%2."/>
      <w:lvlJc w:val="left"/>
      <w:pPr>
        <w:tabs>
          <w:tab w:val="num" w:pos="4527"/>
        </w:tabs>
        <w:ind w:left="2727" w:hanging="360"/>
      </w:pPr>
      <w:rPr>
        <w:rFonts w:cs="Times New Roman"/>
        <w:position w:val="0"/>
      </w:rPr>
    </w:lvl>
    <w:lvl w:ilvl="7">
      <w:start w:val="1"/>
      <w:numFmt w:val="decimal"/>
      <w:lvlText w:val="%2."/>
      <w:lvlJc w:val="left"/>
      <w:pPr>
        <w:tabs>
          <w:tab w:val="num" w:pos="5247"/>
        </w:tabs>
        <w:ind w:left="3087" w:hanging="360"/>
      </w:pPr>
      <w:rPr>
        <w:rFonts w:cs="Times New Roman"/>
        <w:position w:val="0"/>
      </w:rPr>
    </w:lvl>
    <w:lvl w:ilvl="8">
      <w:start w:val="1"/>
      <w:numFmt w:val="decimal"/>
      <w:lvlText w:val="%2."/>
      <w:lvlJc w:val="left"/>
      <w:pPr>
        <w:tabs>
          <w:tab w:val="num" w:pos="5967"/>
        </w:tabs>
        <w:ind w:left="3447" w:hanging="360"/>
      </w:pPr>
      <w:rPr>
        <w:rFonts w:cs="Times New Roman"/>
        <w:position w:val="0"/>
      </w:rPr>
    </w:lvl>
  </w:abstractNum>
  <w:abstractNum w:abstractNumId="54" w15:restartNumberingAfterBreak="0">
    <w:nsid w:val="622B60CD"/>
    <w:multiLevelType w:val="multilevel"/>
    <w:tmpl w:val="465226DE"/>
    <w:styleLink w:val="CurrentList21"/>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55" w15:restartNumberingAfterBreak="0">
    <w:nsid w:val="64223F56"/>
    <w:multiLevelType w:val="multilevel"/>
    <w:tmpl w:val="EED29E6C"/>
    <w:styleLink w:val="List8"/>
    <w:lvl w:ilvl="0">
      <w:start w:val="1"/>
      <w:numFmt w:val="decimal"/>
      <w:lvlText w:val="%1."/>
      <w:lvlJc w:val="left"/>
      <w:rPr>
        <w:rFonts w:cs="Times New Roman"/>
        <w:position w:val="0"/>
      </w:rPr>
    </w:lvl>
    <w:lvl w:ilvl="1">
      <w:start w:val="6"/>
      <w:numFmt w:val="decimal"/>
      <w:lvlText w:val="%1.%2."/>
      <w:lvlJc w:val="left"/>
      <w:rPr>
        <w:rFonts w:cs="Times New Roman"/>
        <w:position w:val="0"/>
      </w:rPr>
    </w:lvl>
    <w:lvl w:ilvl="2">
      <w:start w:val="1"/>
      <w:numFmt w:val="decimal"/>
      <w:lvlText w:val="%1.%2.%3."/>
      <w:lvlJc w:val="left"/>
      <w:rPr>
        <w:rFonts w:cs="Times New Roman"/>
        <w:position w:val="0"/>
      </w:rPr>
    </w:lvl>
    <w:lvl w:ilvl="3">
      <w:start w:val="1"/>
      <w:numFmt w:val="decimal"/>
      <w:lvlText w:val="%3."/>
      <w:lvlJc w:val="left"/>
      <w:pPr>
        <w:tabs>
          <w:tab w:val="num" w:pos="-1"/>
        </w:tabs>
        <w:ind w:left="-1"/>
      </w:pPr>
      <w:rPr>
        <w:rFonts w:cs="Times New Roman"/>
        <w:position w:val="0"/>
      </w:rPr>
    </w:lvl>
    <w:lvl w:ilvl="4">
      <w:start w:val="1"/>
      <w:numFmt w:val="decimal"/>
      <w:lvlText w:val="%3."/>
      <w:lvlJc w:val="left"/>
      <w:pPr>
        <w:tabs>
          <w:tab w:val="num" w:pos="-1"/>
        </w:tabs>
        <w:ind w:left="-1"/>
      </w:pPr>
      <w:rPr>
        <w:rFonts w:cs="Times New Roman"/>
        <w:position w:val="0"/>
      </w:rPr>
    </w:lvl>
    <w:lvl w:ilvl="5">
      <w:start w:val="1"/>
      <w:numFmt w:val="decimal"/>
      <w:lvlText w:val="%3."/>
      <w:lvlJc w:val="left"/>
      <w:pPr>
        <w:tabs>
          <w:tab w:val="num" w:pos="-1"/>
        </w:tabs>
        <w:ind w:left="-1"/>
      </w:pPr>
      <w:rPr>
        <w:rFonts w:cs="Times New Roman"/>
        <w:position w:val="0"/>
      </w:rPr>
    </w:lvl>
    <w:lvl w:ilvl="6">
      <w:start w:val="1"/>
      <w:numFmt w:val="decimal"/>
      <w:lvlText w:val="%3."/>
      <w:lvlJc w:val="left"/>
      <w:pPr>
        <w:tabs>
          <w:tab w:val="num" w:pos="-1"/>
        </w:tabs>
        <w:ind w:left="-1"/>
      </w:pPr>
      <w:rPr>
        <w:rFonts w:cs="Times New Roman"/>
        <w:position w:val="0"/>
      </w:rPr>
    </w:lvl>
    <w:lvl w:ilvl="7">
      <w:start w:val="1"/>
      <w:numFmt w:val="decimal"/>
      <w:lvlText w:val="%3."/>
      <w:lvlJc w:val="left"/>
      <w:pPr>
        <w:tabs>
          <w:tab w:val="num" w:pos="-1"/>
        </w:tabs>
        <w:ind w:left="-1"/>
      </w:pPr>
      <w:rPr>
        <w:rFonts w:cs="Times New Roman"/>
        <w:position w:val="0"/>
      </w:rPr>
    </w:lvl>
    <w:lvl w:ilvl="8">
      <w:start w:val="1"/>
      <w:numFmt w:val="decimal"/>
      <w:lvlText w:val="%3."/>
      <w:lvlJc w:val="left"/>
      <w:pPr>
        <w:tabs>
          <w:tab w:val="num" w:pos="-1"/>
        </w:tabs>
        <w:ind w:left="-1"/>
      </w:pPr>
      <w:rPr>
        <w:rFonts w:cs="Times New Roman"/>
        <w:position w:val="0"/>
      </w:rPr>
    </w:lvl>
  </w:abstractNum>
  <w:abstractNum w:abstractNumId="56" w15:restartNumberingAfterBreak="0">
    <w:nsid w:val="6FE61B8A"/>
    <w:multiLevelType w:val="multilevel"/>
    <w:tmpl w:val="09E86F02"/>
    <w:styleLink w:val="CurrentList22"/>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57" w15:restartNumberingAfterBreak="0">
    <w:nsid w:val="708F7A7A"/>
    <w:multiLevelType w:val="multilevel"/>
    <w:tmpl w:val="D424E10C"/>
    <w:styleLink w:val="List9"/>
    <w:lvl w:ilvl="0">
      <w:start w:val="7"/>
      <w:numFmt w:val="decimal"/>
      <w:lvlText w:val="%1."/>
      <w:lvlJc w:val="left"/>
      <w:rPr>
        <w:rFonts w:cs="Times New Roman"/>
        <w:position w:val="0"/>
      </w:rPr>
    </w:lvl>
    <w:lvl w:ilvl="1">
      <w:start w:val="1"/>
      <w:numFmt w:val="decimal"/>
      <w:lvlText w:val="%1.%2."/>
      <w:lvlJc w:val="left"/>
      <w:rPr>
        <w:rFonts w:cs="Times New Roman"/>
        <w:position w:val="0"/>
      </w:rPr>
    </w:lvl>
    <w:lvl w:ilvl="2">
      <w:start w:val="1"/>
      <w:numFmt w:val="decimal"/>
      <w:lvlText w:val="%2."/>
      <w:lvlJc w:val="left"/>
      <w:pPr>
        <w:tabs>
          <w:tab w:val="num" w:pos="-1"/>
        </w:tabs>
        <w:ind w:left="-1"/>
      </w:pPr>
      <w:rPr>
        <w:rFonts w:cs="Times New Roman"/>
        <w:position w:val="0"/>
      </w:rPr>
    </w:lvl>
    <w:lvl w:ilvl="3">
      <w:start w:val="1"/>
      <w:numFmt w:val="decimal"/>
      <w:lvlText w:val="%2."/>
      <w:lvlJc w:val="left"/>
      <w:pPr>
        <w:tabs>
          <w:tab w:val="num" w:pos="-1"/>
        </w:tabs>
        <w:ind w:left="-1"/>
      </w:pPr>
      <w:rPr>
        <w:rFonts w:cs="Times New Roman"/>
        <w:position w:val="0"/>
      </w:rPr>
    </w:lvl>
    <w:lvl w:ilvl="4">
      <w:start w:val="1"/>
      <w:numFmt w:val="decimal"/>
      <w:lvlText w:val="%2."/>
      <w:lvlJc w:val="left"/>
      <w:pPr>
        <w:tabs>
          <w:tab w:val="num" w:pos="-1"/>
        </w:tabs>
        <w:ind w:left="-1"/>
      </w:pPr>
      <w:rPr>
        <w:rFonts w:cs="Times New Roman"/>
        <w:position w:val="0"/>
      </w:rPr>
    </w:lvl>
    <w:lvl w:ilvl="5">
      <w:start w:val="1"/>
      <w:numFmt w:val="decimal"/>
      <w:lvlText w:val="%2."/>
      <w:lvlJc w:val="left"/>
      <w:pPr>
        <w:tabs>
          <w:tab w:val="num" w:pos="-1"/>
        </w:tabs>
        <w:ind w:left="-1"/>
      </w:pPr>
      <w:rPr>
        <w:rFonts w:cs="Times New Roman"/>
        <w:position w:val="0"/>
      </w:rPr>
    </w:lvl>
    <w:lvl w:ilvl="6">
      <w:start w:val="1"/>
      <w:numFmt w:val="decimal"/>
      <w:lvlText w:val="%2."/>
      <w:lvlJc w:val="left"/>
      <w:pPr>
        <w:tabs>
          <w:tab w:val="num" w:pos="-1"/>
        </w:tabs>
        <w:ind w:left="-1"/>
      </w:pPr>
      <w:rPr>
        <w:rFonts w:cs="Times New Roman"/>
        <w:position w:val="0"/>
      </w:rPr>
    </w:lvl>
    <w:lvl w:ilvl="7">
      <w:start w:val="1"/>
      <w:numFmt w:val="decimal"/>
      <w:lvlText w:val="%2."/>
      <w:lvlJc w:val="left"/>
      <w:pPr>
        <w:tabs>
          <w:tab w:val="num" w:pos="-1"/>
        </w:tabs>
        <w:ind w:left="-1"/>
      </w:pPr>
      <w:rPr>
        <w:rFonts w:cs="Times New Roman"/>
        <w:position w:val="0"/>
      </w:rPr>
    </w:lvl>
    <w:lvl w:ilvl="8">
      <w:start w:val="1"/>
      <w:numFmt w:val="decimal"/>
      <w:lvlText w:val="%2."/>
      <w:lvlJc w:val="left"/>
      <w:pPr>
        <w:tabs>
          <w:tab w:val="num" w:pos="-1"/>
        </w:tabs>
        <w:ind w:left="-1"/>
      </w:pPr>
      <w:rPr>
        <w:rFonts w:cs="Times New Roman"/>
        <w:position w:val="0"/>
      </w:rPr>
    </w:lvl>
  </w:abstractNum>
  <w:abstractNum w:abstractNumId="58" w15:restartNumberingAfterBreak="0">
    <w:nsid w:val="71CD2847"/>
    <w:multiLevelType w:val="multilevel"/>
    <w:tmpl w:val="C3DC72F4"/>
    <w:styleLink w:val="CurrentList34"/>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59" w15:restartNumberingAfterBreak="0">
    <w:nsid w:val="71D30449"/>
    <w:multiLevelType w:val="multilevel"/>
    <w:tmpl w:val="0888990C"/>
    <w:styleLink w:val="CurrentList5"/>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288" w:firstLine="0"/>
      </w:pPr>
      <w:rPr>
        <w:rFonts w:hint="default" w:ascii="Times New Roman" w:hAnsi="Times New Roman" w:eastAsia="SimSun" w:cs="Times New Roman"/>
        <w:b/>
        <w:i w:val="0"/>
        <w:position w:val="0"/>
        <w:sz w:val="21"/>
      </w:rPr>
    </w:lvl>
    <w:lvl w:ilvl="3">
      <w:start w:val="1"/>
      <w:numFmt w:val="decimal"/>
      <w:lvlText w:val="%4"/>
      <w:lvlJc w:val="left"/>
      <w:pPr>
        <w:tabs>
          <w:tab w:val="num" w:pos="1130"/>
        </w:tabs>
        <w:ind w:left="109" w:firstLine="73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0" w15:restartNumberingAfterBreak="0">
    <w:nsid w:val="72A9147E"/>
    <w:multiLevelType w:val="multilevel"/>
    <w:tmpl w:val="86B09202"/>
    <w:styleLink w:val="CurrentList35"/>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1" w15:restartNumberingAfterBreak="0">
    <w:nsid w:val="73F374FA"/>
    <w:multiLevelType w:val="multilevel"/>
    <w:tmpl w:val="5FF83C00"/>
    <w:styleLink w:val="CurrentList11"/>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2" w15:restartNumberingAfterBreak="0">
    <w:nsid w:val="74122E6F"/>
    <w:multiLevelType w:val="multilevel"/>
    <w:tmpl w:val="220EF0FA"/>
    <w:styleLink w:val="CurrentList25"/>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3" w15:restartNumberingAfterBreak="0">
    <w:nsid w:val="76F84C69"/>
    <w:multiLevelType w:val="multilevel"/>
    <w:tmpl w:val="AADA1318"/>
    <w:styleLink w:val="CurrentList20"/>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decimal"/>
      <w:lvlRestart w:val="1"/>
      <w:lvlText w:val="%1. 0. %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4" w15:restartNumberingAfterBreak="0">
    <w:nsid w:val="781D40F0"/>
    <w:multiLevelType w:val="multilevel"/>
    <w:tmpl w:val="FBA80F3A"/>
    <w:styleLink w:val="CurrentList26"/>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5" w15:restartNumberingAfterBreak="0">
    <w:nsid w:val="79DD5CD5"/>
    <w:multiLevelType w:val="multilevel"/>
    <w:tmpl w:val="66124C1C"/>
    <w:styleLink w:val="CurrentList28"/>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6" w15:restartNumberingAfterBreak="0">
    <w:nsid w:val="7AC23989"/>
    <w:multiLevelType w:val="multilevel"/>
    <w:tmpl w:val="5FF83C00"/>
    <w:styleLink w:val="CurrentList12"/>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rPr>
        <w:rFonts w:hint="default" w:ascii="Times New Roman" w:hAnsi="Times New Roman" w:eastAsia="SimSun" w:cs="Times New Roman"/>
        <w:b/>
        <w:i w:val="0"/>
        <w:position w:val="0"/>
        <w:sz w:val="21"/>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7" w15:restartNumberingAfterBreak="0">
    <w:nsid w:val="7C9F2085"/>
    <w:multiLevelType w:val="hybridMultilevel"/>
    <w:tmpl w:val="AADC3AA2"/>
    <w:lvl w:ilvl="0" w:tplc="85A0BDF6">
      <w:start w:val="1"/>
      <w:numFmt w:val="decimal"/>
      <w:pStyle w:val="4"/>
      <w:lvlText w:val="4.0.%1."/>
      <w:lvlJc w:val="left"/>
      <w:pPr>
        <w:ind w:left="846" w:hanging="420"/>
      </w:pPr>
      <w:rPr>
        <w:rFonts w:hint="default" w:ascii="Times New Roman" w:hAnsi="Times New Roman" w:eastAsia="SimSun"/>
        <w:b/>
        <w:i w:val="0"/>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68" w15:restartNumberingAfterBreak="0">
    <w:nsid w:val="7D4C32DD"/>
    <w:multiLevelType w:val="multilevel"/>
    <w:tmpl w:val="94889DD0"/>
    <w:styleLink w:val="CurrentList15"/>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default" w:ascii="Times New Roman" w:hAnsi="Times New Roman" w:eastAsia="SimSun"/>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Text w:val="%1. %2. %3"/>
      <w:lvlJc w:val="left"/>
      <w:pPr>
        <w:ind w:left="0" w:firstLine="0"/>
      </w:p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3."/>
      <w:lvlJc w:val="left"/>
      <w:pPr>
        <w:tabs>
          <w:tab w:val="num" w:pos="-289"/>
        </w:tabs>
        <w:ind w:left="-288" w:firstLine="0"/>
      </w:pPr>
      <w:rPr>
        <w:rFonts w:hint="eastAsia" w:cs="Times New Roman"/>
        <w:position w:val="0"/>
      </w:rPr>
    </w:lvl>
    <w:lvl w:ilvl="5">
      <w:start w:val="1"/>
      <w:numFmt w:val="decimal"/>
      <w:lvlText w:val="%3."/>
      <w:lvlJc w:val="left"/>
      <w:pPr>
        <w:tabs>
          <w:tab w:val="num" w:pos="-289"/>
        </w:tabs>
        <w:ind w:left="-288" w:firstLine="0"/>
      </w:pPr>
      <w:rPr>
        <w:rFonts w:hint="eastAsia" w:cs="Times New Roman"/>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69" w15:restartNumberingAfterBreak="0">
    <w:nsid w:val="7EA0145C"/>
    <w:multiLevelType w:val="multilevel"/>
    <w:tmpl w:val="C3DC72F4"/>
    <w:styleLink w:val="CurrentList32"/>
    <w:lvl w:ilvl="0">
      <w:start w:val="1"/>
      <w:numFmt w:val="decimal"/>
      <w:lvlText w:val="%1"/>
      <w:lvlJc w:val="center"/>
      <w:pPr>
        <w:ind w:left="0" w:firstLine="0"/>
      </w:pPr>
      <w:rPr>
        <w:rFonts w:hint="default" w:ascii="Times New Roman" w:hAnsi="Times New Roman" w:eastAsia="SimSun" w:cs="Times New Roman"/>
        <w:b w:val="0"/>
        <w:i w:val="0"/>
        <w:position w:val="0"/>
        <w:sz w:val="28"/>
      </w:rPr>
    </w:lvl>
    <w:lvl w:ilvl="1">
      <w:start w:val="1"/>
      <w:numFmt w:val="decimal"/>
      <w:lvlText w:val="%1. %2"/>
      <w:lvlJc w:val="center"/>
      <w:pPr>
        <w:ind w:left="0" w:firstLine="0"/>
      </w:pPr>
      <w:rPr>
        <w:rFonts w:hint="eastAsia" w:ascii="SimHei" w:hAnsi="SimHei" w:eastAsia="SimHei"/>
        <w:b w:val="0"/>
        <w:bCs w:val="0"/>
        <w:i w:val="0"/>
        <w:iCs w:val="0"/>
        <w:caps w:val="0"/>
        <w:strike w:val="0"/>
        <w:dstrike w:val="0"/>
        <w:vanish w:val="0"/>
        <w:color w:val="000000"/>
        <w:spacing w:val="0"/>
        <w:position w:val="0"/>
        <w:sz w:val="21"/>
        <w:u w:val="none"/>
        <w:effect w:val="none"/>
        <w:vertAlign w:val="baseline"/>
        <w:em w:val="none"/>
        <w14:ligatures w14:val="none"/>
        <w14:numForm w14:val="default"/>
        <w14:numSpacing w14:val="default"/>
        <w14:stylisticSets/>
        <w14:cntxtAlts w14:val="0"/>
      </w:rPr>
    </w:lvl>
    <w:lvl w:ilvl="2">
      <w:start w:val="1"/>
      <w:numFmt w:val="decimal"/>
      <w:lvlRestart w:val="1"/>
      <w:lvlText w:val="%1. %2. %3"/>
      <w:lvlJc w:val="left"/>
      <w:pPr>
        <w:ind w:left="0" w:firstLine="0"/>
      </w:pPr>
      <w:rPr>
        <w:rFonts w:hint="default" w:ascii="Times New Roman" w:hAnsi="Times New Roman"/>
        <w:b/>
        <w:i w:val="0"/>
      </w:rPr>
    </w:lvl>
    <w:lvl w:ilvl="3">
      <w:start w:val="1"/>
      <w:numFmt w:val="decimal"/>
      <w:lvlText w:val="%4"/>
      <w:lvlJc w:val="left"/>
      <w:pPr>
        <w:ind w:left="1134" w:hanging="567"/>
      </w:pPr>
      <w:rPr>
        <w:rFonts w:hint="default" w:ascii="Times New Roman" w:hAnsi="Times New Roman" w:cs="Times New Roman"/>
        <w:b/>
        <w:i w:val="0"/>
        <w:position w:val="0"/>
        <w:sz w:val="21"/>
      </w:rPr>
    </w:lvl>
    <w:lvl w:ilvl="4">
      <w:start w:val="1"/>
      <w:numFmt w:val="decimal"/>
      <w:lvlText w:val="%5）"/>
      <w:lvlJc w:val="left"/>
      <w:pPr>
        <w:ind w:left="-288" w:firstLine="0"/>
      </w:pPr>
      <w:rPr>
        <w:rFonts w:hint="eastAsia" w:cs="Times New Roman"/>
        <w:position w:val="0"/>
      </w:rPr>
    </w:lvl>
    <w:lvl w:ilvl="5">
      <w:start w:val="1"/>
      <w:numFmt w:val="upperRoman"/>
      <w:lvlRestart w:val="1"/>
      <w:lvlText w:val="%6"/>
      <w:lvlJc w:val="left"/>
      <w:pPr>
        <w:ind w:left="-288" w:firstLine="0"/>
      </w:pPr>
      <w:rPr>
        <w:rFonts w:hint="default" w:ascii="Times New Roman" w:hAnsi="Times New Roman" w:cs="Times New Roman"/>
        <w:b/>
        <w:i w:val="0"/>
        <w:position w:val="0"/>
      </w:rPr>
    </w:lvl>
    <w:lvl w:ilvl="6">
      <w:start w:val="1"/>
      <w:numFmt w:val="decimal"/>
      <w:lvlText w:val="%3."/>
      <w:lvlJc w:val="left"/>
      <w:pPr>
        <w:tabs>
          <w:tab w:val="num" w:pos="-289"/>
        </w:tabs>
        <w:ind w:left="-288" w:firstLine="0"/>
      </w:pPr>
      <w:rPr>
        <w:rFonts w:hint="eastAsia" w:cs="Times New Roman"/>
        <w:position w:val="0"/>
      </w:rPr>
    </w:lvl>
    <w:lvl w:ilvl="7">
      <w:start w:val="1"/>
      <w:numFmt w:val="decimal"/>
      <w:lvlText w:val="%3."/>
      <w:lvlJc w:val="left"/>
      <w:pPr>
        <w:tabs>
          <w:tab w:val="num" w:pos="-289"/>
        </w:tabs>
        <w:ind w:left="-288" w:firstLine="0"/>
      </w:pPr>
      <w:rPr>
        <w:rFonts w:hint="eastAsia" w:cs="Times New Roman"/>
        <w:position w:val="0"/>
      </w:rPr>
    </w:lvl>
    <w:lvl w:ilvl="8">
      <w:start w:val="1"/>
      <w:numFmt w:val="decimal"/>
      <w:lvlText w:val="%3."/>
      <w:lvlJc w:val="left"/>
      <w:pPr>
        <w:tabs>
          <w:tab w:val="num" w:pos="-289"/>
        </w:tabs>
        <w:ind w:left="-288" w:firstLine="0"/>
      </w:pPr>
      <w:rPr>
        <w:rFonts w:hint="eastAsia" w:cs="Times New Roman"/>
        <w:position w:val="0"/>
      </w:rPr>
    </w:lvl>
  </w:abstractNum>
  <w:abstractNum w:abstractNumId="70" w15:restartNumberingAfterBreak="0">
    <w:nsid w:val="7FE7064D"/>
    <w:multiLevelType w:val="hybridMultilevel"/>
    <w:tmpl w:val="80887BDE"/>
    <w:lvl w:ilvl="0" w:tplc="B872658E">
      <w:start w:val="1"/>
      <w:numFmt w:val="decimal"/>
      <w:lvlText w:val="%1）"/>
      <w:lvlJc w:val="left"/>
      <w:pPr>
        <w:ind w:left="1150" w:hanging="30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num w:numId="1" w16cid:durableId="433862484">
    <w:abstractNumId w:val="10"/>
  </w:num>
  <w:num w:numId="2" w16cid:durableId="1801604276">
    <w:abstractNumId w:val="7"/>
  </w:num>
  <w:num w:numId="3" w16cid:durableId="951322844">
    <w:abstractNumId w:val="8"/>
  </w:num>
  <w:num w:numId="4" w16cid:durableId="754783981">
    <w:abstractNumId w:val="43"/>
  </w:num>
  <w:num w:numId="5" w16cid:durableId="990715148">
    <w:abstractNumId w:val="52"/>
  </w:num>
  <w:num w:numId="6" w16cid:durableId="1621110830">
    <w:abstractNumId w:val="42"/>
  </w:num>
  <w:num w:numId="7" w16cid:durableId="1972244234">
    <w:abstractNumId w:val="53"/>
  </w:num>
  <w:num w:numId="8" w16cid:durableId="1308557367">
    <w:abstractNumId w:val="55"/>
  </w:num>
  <w:num w:numId="9" w16cid:durableId="348796665">
    <w:abstractNumId w:val="37"/>
  </w:num>
  <w:num w:numId="10" w16cid:durableId="618072434">
    <w:abstractNumId w:val="57"/>
  </w:num>
  <w:num w:numId="11" w16cid:durableId="1874728575">
    <w:abstractNumId w:val="50"/>
  </w:num>
  <w:num w:numId="12" w16cid:durableId="2085299657">
    <w:abstractNumId w:val="11"/>
  </w:num>
  <w:num w:numId="13" w16cid:durableId="1343892628">
    <w:abstractNumId w:val="15"/>
  </w:num>
  <w:num w:numId="14" w16cid:durableId="1760328640">
    <w:abstractNumId w:val="30"/>
  </w:num>
  <w:num w:numId="15" w16cid:durableId="1582908399">
    <w:abstractNumId w:val="6"/>
  </w:num>
  <w:num w:numId="16" w16cid:durableId="1178736205">
    <w:abstractNumId w:val="36"/>
  </w:num>
  <w:num w:numId="17" w16cid:durableId="1635136505">
    <w:abstractNumId w:val="67"/>
  </w:num>
  <w:num w:numId="18" w16cid:durableId="387385815">
    <w:abstractNumId w:val="32"/>
  </w:num>
  <w:num w:numId="19" w16cid:durableId="1902014163">
    <w:abstractNumId w:val="45"/>
  </w:num>
  <w:num w:numId="20" w16cid:durableId="265430785">
    <w:abstractNumId w:val="29"/>
  </w:num>
  <w:num w:numId="21" w16cid:durableId="1018970946">
    <w:abstractNumId w:val="28"/>
  </w:num>
  <w:num w:numId="22" w16cid:durableId="856819055">
    <w:abstractNumId w:val="33"/>
  </w:num>
  <w:num w:numId="23" w16cid:durableId="1693530165">
    <w:abstractNumId w:val="38"/>
  </w:num>
  <w:num w:numId="24" w16cid:durableId="1210844241">
    <w:abstractNumId w:val="25"/>
  </w:num>
  <w:num w:numId="25" w16cid:durableId="1762018776">
    <w:abstractNumId w:val="22"/>
  </w:num>
  <w:num w:numId="26" w16cid:durableId="1148980757">
    <w:abstractNumId w:val="0"/>
  </w:num>
  <w:num w:numId="27" w16cid:durableId="1072895212">
    <w:abstractNumId w:val="70"/>
  </w:num>
  <w:num w:numId="28" w16cid:durableId="148859128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40933589">
    <w:abstractNumId w:val="16"/>
  </w:num>
  <w:num w:numId="30" w16cid:durableId="344290870">
    <w:abstractNumId w:val="27"/>
  </w:num>
  <w:num w:numId="31" w16cid:durableId="578058110">
    <w:abstractNumId w:val="12"/>
  </w:num>
  <w:num w:numId="32" w16cid:durableId="101531843">
    <w:abstractNumId w:val="59"/>
  </w:num>
  <w:num w:numId="33" w16cid:durableId="1635521549">
    <w:abstractNumId w:val="41"/>
  </w:num>
  <w:num w:numId="34" w16cid:durableId="25257705">
    <w:abstractNumId w:val="13"/>
  </w:num>
  <w:num w:numId="35" w16cid:durableId="759301618">
    <w:abstractNumId w:val="21"/>
  </w:num>
  <w:num w:numId="36" w16cid:durableId="5714685">
    <w:abstractNumId w:val="49"/>
  </w:num>
  <w:num w:numId="37" w16cid:durableId="1239241904">
    <w:abstractNumId w:val="39"/>
  </w:num>
  <w:num w:numId="38" w16cid:durableId="1724983590">
    <w:abstractNumId w:val="61"/>
  </w:num>
  <w:num w:numId="39" w16cid:durableId="99617253">
    <w:abstractNumId w:val="66"/>
  </w:num>
  <w:num w:numId="40" w16cid:durableId="790830506">
    <w:abstractNumId w:val="51"/>
  </w:num>
  <w:num w:numId="41" w16cid:durableId="211843614">
    <w:abstractNumId w:val="23"/>
  </w:num>
  <w:num w:numId="42" w16cid:durableId="150296850">
    <w:abstractNumId w:val="68"/>
  </w:num>
  <w:num w:numId="43" w16cid:durableId="1797403945">
    <w:abstractNumId w:val="4"/>
  </w:num>
  <w:num w:numId="44" w16cid:durableId="1405688346">
    <w:abstractNumId w:val="47"/>
  </w:num>
  <w:num w:numId="45" w16cid:durableId="16732921">
    <w:abstractNumId w:val="26"/>
  </w:num>
  <w:num w:numId="46" w16cid:durableId="1824156449">
    <w:abstractNumId w:val="24"/>
  </w:num>
  <w:num w:numId="47" w16cid:durableId="485635076">
    <w:abstractNumId w:val="63"/>
  </w:num>
  <w:num w:numId="48" w16cid:durableId="1692102621">
    <w:abstractNumId w:val="54"/>
  </w:num>
  <w:num w:numId="49" w16cid:durableId="948195757">
    <w:abstractNumId w:val="56"/>
  </w:num>
  <w:num w:numId="50" w16cid:durableId="1506281863">
    <w:abstractNumId w:val="5"/>
  </w:num>
  <w:num w:numId="51" w16cid:durableId="1127239309">
    <w:abstractNumId w:val="3"/>
  </w:num>
  <w:num w:numId="52" w16cid:durableId="29036733">
    <w:abstractNumId w:val="62"/>
  </w:num>
  <w:num w:numId="53" w16cid:durableId="1805584974">
    <w:abstractNumId w:val="64"/>
  </w:num>
  <w:num w:numId="54" w16cid:durableId="1936204311">
    <w:abstractNumId w:val="20"/>
  </w:num>
  <w:num w:numId="55" w16cid:durableId="565339365">
    <w:abstractNumId w:val="65"/>
  </w:num>
  <w:num w:numId="56" w16cid:durableId="1327366930">
    <w:abstractNumId w:val="2"/>
  </w:num>
  <w:num w:numId="57" w16cid:durableId="680863112">
    <w:abstractNumId w:val="46"/>
  </w:num>
  <w:num w:numId="58" w16cid:durableId="1318726901">
    <w:abstractNumId w:val="19"/>
  </w:num>
  <w:num w:numId="59" w16cid:durableId="1277101094">
    <w:abstractNumId w:val="69"/>
  </w:num>
  <w:num w:numId="60" w16cid:durableId="1392772150">
    <w:abstractNumId w:val="44"/>
  </w:num>
  <w:num w:numId="61" w16cid:durableId="1963459279">
    <w:abstractNumId w:val="58"/>
  </w:num>
  <w:num w:numId="62" w16cid:durableId="1480464740">
    <w:abstractNumId w:val="60"/>
  </w:num>
  <w:num w:numId="63" w16cid:durableId="746456757">
    <w:abstractNumId w:val="9"/>
  </w:num>
  <w:num w:numId="64" w16cid:durableId="2040814031">
    <w:abstractNumId w:val="14"/>
  </w:num>
  <w:num w:numId="65" w16cid:durableId="1096053235">
    <w:abstractNumId w:val="31"/>
  </w:num>
  <w:num w:numId="66" w16cid:durableId="1089424347">
    <w:abstractNumId w:val="1"/>
  </w:num>
  <w:num w:numId="67" w16cid:durableId="1316759801">
    <w:abstractNumId w:val="17"/>
  </w:num>
  <w:num w:numId="68" w16cid:durableId="124979597">
    <w:abstractNumId w:val="18"/>
  </w:num>
  <w:num w:numId="69" w16cid:durableId="1985114223">
    <w:abstractNumId w:val="35"/>
  </w:num>
  <w:num w:numId="70" w16cid:durableId="1270314936">
    <w:abstractNumId w:val="40"/>
  </w:num>
  <w:num w:numId="71" w16cid:durableId="1579244644">
    <w:abstractNumId w:val="34"/>
  </w:num>
  <w:num w:numId="72" w16cid:durableId="1401996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79210279">
    <w:abstractNumId w:val="17"/>
  </w:num>
  <w:numIdMacAtCleanup w:val="71"/>
</w:numbering>
</file>

<file path=word/people.xml><?xml version="1.0" encoding="utf-8"?>
<w15:people xmlns:mc="http://schemas.openxmlformats.org/markup-compatibility/2006" xmlns:w15="http://schemas.microsoft.com/office/word/2012/wordml" mc:Ignorable="w15">
  <w15:person w15:author="匡嘉智">
    <w15:presenceInfo w15:providerId="AD" w15:userId="S::228237976_qq.com#ext#@dnqichina.onmicrosoft.com::352a2a8a-7628-4592-aa94-f118448fed35"/>
  </w15:person>
  <w15:person w15:author="64748333@qq.com">
    <w15:presenceInfo w15:providerId="AD" w15:userId="S::64748333_qq.com#ext#@dnqichina.onmicrosoft.com::e1ad1a64-66b1-4e3b-94ce-6b002fbaf09a"/>
  </w15:person>
  <w15:person w15:author="毛羽丰(MAO, Yufeng)">
    <w15:presenceInfo w15:providerId="AD" w15:userId="S::maoyufeng@19650.net::e5d64dcd-1b49-466e-9b96-210c5fbfecd2"/>
  </w15:person>
  <w15:person w15:author="中交二公院-汪海芳">
    <w15:presenceInfo w15:providerId="AD" w15:userId="S::whf131_outlook.com#ext#@dnqichina.onmicrosoft.com::97ef0ec1-60cf-4e02-a446-693444a71ccb"/>
  </w15:person>
  <w15:person w15:author="张泽仁">
    <w15:presenceInfo w15:providerId="AD" w15:userId="S::1061880305_qq.com#ext#@dnqichina.onmicrosoft.com::7042fea6-994a-4d1b-881a-19eb3db5a82c"/>
  </w15:person>
  <w15:person w15:author="常浩宇">
    <w15:presenceInfo w15:providerId="AD" w15:userId="S::461903339_qq.com#ext#@dnqichina.onmicrosoft.com::15e2db68-c02a-4afc-8a9b-86f28049de8e"/>
  </w15:person>
  <w15:person w15:author="白宇">
    <w15:presenceInfo w15:providerId="AD" w15:userId="S::465853219_qq.com#ext#@dnqichina.onmicrosoft.com::7f2b93d0-ea6f-4c9c-9781-dbac5c7b0fa9"/>
  </w15:person>
  <w15:person w15:author="刘亚鑫">
    <w15:presenceInfo w15:providerId="AD" w15:userId="S::liuyaxin_capol.cn#ext#@dnqichina.onmicrosoft.com::f04893d0-64f1-4251-94ab-bdf339c0d0db"/>
  </w15:person>
  <w15:person w15:author="严沾谋">
    <w15:presenceInfo w15:providerId="AD" w15:userId="S::44200203_qq.com#ext#@dnqichina.onmicrosoft.com::3077d03f-afbb-4d96-b0c3-7c22945fd27c"/>
  </w15:person>
  <w15:person w15:author="王秋生">
    <w15:presenceInfo w15:providerId="AD" w15:userId="S::qusen520_163.com#ext#@dnqichina.onmicrosoft.com::c97e15bc-ed02-4982-adeb-f7bd97a81b7e"/>
  </w15:person>
  <w15:person w15:author="王志博">
    <w15:presenceInfo w15:providerId="AD" w15:userId="S::wang_automan_163.com#ext#@dnqichina.onmicrosoft.com::13e3199d-cbc9-4413-b210-358902552a53"/>
  </w15:person>
  <w15:person w15:author="sylviawx@tsinghua.edu.cn">
    <w15:presenceInfo w15:providerId="AD" w15:userId="S::sylviawx_tsinghua.edu.cn#ext#@dnqichina.onmicrosoft.com::6aee7489-f13a-4736-a303-6c1da5fe58a3"/>
  </w15:person>
  <w15:person w15:author="卢锟">
    <w15:presenceInfo w15:providerId="AD" w15:userId="S::1258814477_qq.com#ext#@dnqichina.onmicrosoft.com::d56f8162-55c7-44b3-a083-14f3709f55a1"/>
  </w15:person>
  <w15:person w15:author="王勇">
    <w15:presenceInfo w15:providerId="AD" w15:userId="S::wangy-cj_glodon.com#ext#@dnqichina.onmicrosoft.com::51ec6e8f-0493-4527-bbc4-417fe60242af"/>
  </w15:person>
  <w15:person w15:author="白宇">
    <w15:presenceInfo w15:providerId="AD" w15:userId="S::baiyu7_ccccltd.cn#ext#@dnqichina.onmicrosoft.com::255b358c-a1d0-4829-9b7a-706b0e2fe6cf"/>
  </w15:person>
  <w15:person w15:author="王勇">
    <w15:presenceInfo w15:providerId="AD" w15:userId="S::wangy-cj_glodon.com#ext#@dnqichina.onmicrosoft.com::51ec6e8f-0493-4527-bbc4-417fe60242a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hideSpellingErrors/>
  <w:hideGrammaticalErrors/>
  <w:activeWritingStyle w:lang="en-US" w:vendorID="64" w:dllVersion="0" w:nlCheck="1" w:checkStyle="0" w:appName="MSWord"/>
  <w:trackRevisions w:val="true"/>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154"/>
    <w:rsid w:val="000004F8"/>
    <w:rsid w:val="00002810"/>
    <w:rsid w:val="0000360E"/>
    <w:rsid w:val="00003AFF"/>
    <w:rsid w:val="00003D74"/>
    <w:rsid w:val="00004199"/>
    <w:rsid w:val="00004644"/>
    <w:rsid w:val="00004BF0"/>
    <w:rsid w:val="00004E59"/>
    <w:rsid w:val="0000563D"/>
    <w:rsid w:val="00005872"/>
    <w:rsid w:val="00005875"/>
    <w:rsid w:val="00005F5E"/>
    <w:rsid w:val="000065BD"/>
    <w:rsid w:val="00006BBF"/>
    <w:rsid w:val="00011708"/>
    <w:rsid w:val="00011F0F"/>
    <w:rsid w:val="00012E79"/>
    <w:rsid w:val="00013BFE"/>
    <w:rsid w:val="00013DCE"/>
    <w:rsid w:val="0001444C"/>
    <w:rsid w:val="00014642"/>
    <w:rsid w:val="00014C6A"/>
    <w:rsid w:val="00016BB3"/>
    <w:rsid w:val="000177AE"/>
    <w:rsid w:val="00017A8B"/>
    <w:rsid w:val="00020315"/>
    <w:rsid w:val="00023039"/>
    <w:rsid w:val="00023149"/>
    <w:rsid w:val="000234E5"/>
    <w:rsid w:val="00023527"/>
    <w:rsid w:val="00023CDE"/>
    <w:rsid w:val="00024B33"/>
    <w:rsid w:val="000258DD"/>
    <w:rsid w:val="00026028"/>
    <w:rsid w:val="0002649A"/>
    <w:rsid w:val="00026E01"/>
    <w:rsid w:val="00027371"/>
    <w:rsid w:val="00027454"/>
    <w:rsid w:val="000277FB"/>
    <w:rsid w:val="00027AAA"/>
    <w:rsid w:val="00027F1B"/>
    <w:rsid w:val="00027FEA"/>
    <w:rsid w:val="00030B79"/>
    <w:rsid w:val="00030FD2"/>
    <w:rsid w:val="00031010"/>
    <w:rsid w:val="0003214F"/>
    <w:rsid w:val="00032AA4"/>
    <w:rsid w:val="00034A9C"/>
    <w:rsid w:val="00034B0F"/>
    <w:rsid w:val="0003630D"/>
    <w:rsid w:val="0003654B"/>
    <w:rsid w:val="00037541"/>
    <w:rsid w:val="000376C2"/>
    <w:rsid w:val="000407E8"/>
    <w:rsid w:val="000407ED"/>
    <w:rsid w:val="00040A0D"/>
    <w:rsid w:val="00040AB2"/>
    <w:rsid w:val="00040E20"/>
    <w:rsid w:val="00040EA4"/>
    <w:rsid w:val="00041B50"/>
    <w:rsid w:val="000426F3"/>
    <w:rsid w:val="00043A94"/>
    <w:rsid w:val="00043CEF"/>
    <w:rsid w:val="00044730"/>
    <w:rsid w:val="000528D8"/>
    <w:rsid w:val="0005297C"/>
    <w:rsid w:val="00053563"/>
    <w:rsid w:val="000536D0"/>
    <w:rsid w:val="00054476"/>
    <w:rsid w:val="00056BA2"/>
    <w:rsid w:val="0005707B"/>
    <w:rsid w:val="0005738A"/>
    <w:rsid w:val="0005785F"/>
    <w:rsid w:val="00057C6A"/>
    <w:rsid w:val="0006271C"/>
    <w:rsid w:val="00062A0F"/>
    <w:rsid w:val="00062EAA"/>
    <w:rsid w:val="00063126"/>
    <w:rsid w:val="00063349"/>
    <w:rsid w:val="00063B45"/>
    <w:rsid w:val="00064665"/>
    <w:rsid w:val="00065230"/>
    <w:rsid w:val="000655A8"/>
    <w:rsid w:val="000655BA"/>
    <w:rsid w:val="00065683"/>
    <w:rsid w:val="00065C15"/>
    <w:rsid w:val="000666BA"/>
    <w:rsid w:val="00066742"/>
    <w:rsid w:val="00066B54"/>
    <w:rsid w:val="00067588"/>
    <w:rsid w:val="00070168"/>
    <w:rsid w:val="000706BC"/>
    <w:rsid w:val="00070E8D"/>
    <w:rsid w:val="00071B97"/>
    <w:rsid w:val="00071D09"/>
    <w:rsid w:val="00071EA7"/>
    <w:rsid w:val="000724A0"/>
    <w:rsid w:val="00072C68"/>
    <w:rsid w:val="0007352F"/>
    <w:rsid w:val="00074609"/>
    <w:rsid w:val="00076219"/>
    <w:rsid w:val="00076D48"/>
    <w:rsid w:val="00077582"/>
    <w:rsid w:val="0007770F"/>
    <w:rsid w:val="00077893"/>
    <w:rsid w:val="00077CB3"/>
    <w:rsid w:val="000816EA"/>
    <w:rsid w:val="00083201"/>
    <w:rsid w:val="00083BF2"/>
    <w:rsid w:val="0008636E"/>
    <w:rsid w:val="0008638F"/>
    <w:rsid w:val="00086D22"/>
    <w:rsid w:val="00086F8A"/>
    <w:rsid w:val="00087311"/>
    <w:rsid w:val="00087BC7"/>
    <w:rsid w:val="000906DC"/>
    <w:rsid w:val="000906DE"/>
    <w:rsid w:val="00091131"/>
    <w:rsid w:val="00091FE5"/>
    <w:rsid w:val="00092469"/>
    <w:rsid w:val="00093B2A"/>
    <w:rsid w:val="000943DA"/>
    <w:rsid w:val="0009457B"/>
    <w:rsid w:val="00094BBD"/>
    <w:rsid w:val="00095713"/>
    <w:rsid w:val="00097655"/>
    <w:rsid w:val="00097F9D"/>
    <w:rsid w:val="000A015A"/>
    <w:rsid w:val="000A0CAE"/>
    <w:rsid w:val="000A1527"/>
    <w:rsid w:val="000A1870"/>
    <w:rsid w:val="000A1D71"/>
    <w:rsid w:val="000A1EF4"/>
    <w:rsid w:val="000A290D"/>
    <w:rsid w:val="000A297C"/>
    <w:rsid w:val="000A369A"/>
    <w:rsid w:val="000A3A81"/>
    <w:rsid w:val="000A452E"/>
    <w:rsid w:val="000A4C9A"/>
    <w:rsid w:val="000A61D7"/>
    <w:rsid w:val="000A625B"/>
    <w:rsid w:val="000A7854"/>
    <w:rsid w:val="000A7A4A"/>
    <w:rsid w:val="000A7EC3"/>
    <w:rsid w:val="000B0107"/>
    <w:rsid w:val="000B025E"/>
    <w:rsid w:val="000B0AB2"/>
    <w:rsid w:val="000B1221"/>
    <w:rsid w:val="000B1AF9"/>
    <w:rsid w:val="000B1E38"/>
    <w:rsid w:val="000B22CA"/>
    <w:rsid w:val="000B265C"/>
    <w:rsid w:val="000B299A"/>
    <w:rsid w:val="000B395C"/>
    <w:rsid w:val="000B396D"/>
    <w:rsid w:val="000B43BE"/>
    <w:rsid w:val="000B46EE"/>
    <w:rsid w:val="000B6B9F"/>
    <w:rsid w:val="000B747A"/>
    <w:rsid w:val="000C14F3"/>
    <w:rsid w:val="000C1FF6"/>
    <w:rsid w:val="000C3164"/>
    <w:rsid w:val="000C354E"/>
    <w:rsid w:val="000C39CC"/>
    <w:rsid w:val="000C41EF"/>
    <w:rsid w:val="000C5072"/>
    <w:rsid w:val="000C50F8"/>
    <w:rsid w:val="000C5A49"/>
    <w:rsid w:val="000C5D86"/>
    <w:rsid w:val="000C5DA9"/>
    <w:rsid w:val="000C5DD2"/>
    <w:rsid w:val="000C660C"/>
    <w:rsid w:val="000C6D20"/>
    <w:rsid w:val="000C6FFE"/>
    <w:rsid w:val="000C75F1"/>
    <w:rsid w:val="000C78E5"/>
    <w:rsid w:val="000C7EC3"/>
    <w:rsid w:val="000D0BC5"/>
    <w:rsid w:val="000D23FB"/>
    <w:rsid w:val="000D2BFE"/>
    <w:rsid w:val="000D33E3"/>
    <w:rsid w:val="000D3684"/>
    <w:rsid w:val="000D42C3"/>
    <w:rsid w:val="000D6982"/>
    <w:rsid w:val="000D6BD5"/>
    <w:rsid w:val="000D6C4A"/>
    <w:rsid w:val="000E09F7"/>
    <w:rsid w:val="000E1407"/>
    <w:rsid w:val="000E199B"/>
    <w:rsid w:val="000E243E"/>
    <w:rsid w:val="000E273E"/>
    <w:rsid w:val="000E33B0"/>
    <w:rsid w:val="000E3564"/>
    <w:rsid w:val="000E3674"/>
    <w:rsid w:val="000E3D83"/>
    <w:rsid w:val="000E40EE"/>
    <w:rsid w:val="000E4261"/>
    <w:rsid w:val="000E4C13"/>
    <w:rsid w:val="000E6324"/>
    <w:rsid w:val="000E6812"/>
    <w:rsid w:val="000E6EF4"/>
    <w:rsid w:val="000E7989"/>
    <w:rsid w:val="000E7C80"/>
    <w:rsid w:val="000E7CBE"/>
    <w:rsid w:val="000F0A6F"/>
    <w:rsid w:val="000F0BEA"/>
    <w:rsid w:val="000F1139"/>
    <w:rsid w:val="000F1236"/>
    <w:rsid w:val="000F2B86"/>
    <w:rsid w:val="000F2DBD"/>
    <w:rsid w:val="000F30AD"/>
    <w:rsid w:val="000F3B15"/>
    <w:rsid w:val="000F532E"/>
    <w:rsid w:val="000F54CF"/>
    <w:rsid w:val="000F5D76"/>
    <w:rsid w:val="000F61C1"/>
    <w:rsid w:val="000F6901"/>
    <w:rsid w:val="000F6D53"/>
    <w:rsid w:val="000F70C9"/>
    <w:rsid w:val="000F7674"/>
    <w:rsid w:val="0010088C"/>
    <w:rsid w:val="0010137E"/>
    <w:rsid w:val="00101D53"/>
    <w:rsid w:val="001025F4"/>
    <w:rsid w:val="00102E8D"/>
    <w:rsid w:val="00103362"/>
    <w:rsid w:val="0010394F"/>
    <w:rsid w:val="00103CFC"/>
    <w:rsid w:val="00104A6C"/>
    <w:rsid w:val="001051CB"/>
    <w:rsid w:val="00105846"/>
    <w:rsid w:val="00106813"/>
    <w:rsid w:val="00107B2E"/>
    <w:rsid w:val="00110B6E"/>
    <w:rsid w:val="001113D3"/>
    <w:rsid w:val="001133BA"/>
    <w:rsid w:val="0011428D"/>
    <w:rsid w:val="001145A9"/>
    <w:rsid w:val="001154AA"/>
    <w:rsid w:val="001158A3"/>
    <w:rsid w:val="00115C26"/>
    <w:rsid w:val="001162F2"/>
    <w:rsid w:val="001178FC"/>
    <w:rsid w:val="00117A48"/>
    <w:rsid w:val="001200D5"/>
    <w:rsid w:val="00120446"/>
    <w:rsid w:val="001204C1"/>
    <w:rsid w:val="00120826"/>
    <w:rsid w:val="0012084A"/>
    <w:rsid w:val="00122017"/>
    <w:rsid w:val="00123BFF"/>
    <w:rsid w:val="00124133"/>
    <w:rsid w:val="00125063"/>
    <w:rsid w:val="001259B8"/>
    <w:rsid w:val="00125D59"/>
    <w:rsid w:val="001268BC"/>
    <w:rsid w:val="00130028"/>
    <w:rsid w:val="00130293"/>
    <w:rsid w:val="00130521"/>
    <w:rsid w:val="00130FCF"/>
    <w:rsid w:val="0013112E"/>
    <w:rsid w:val="001315BB"/>
    <w:rsid w:val="00132432"/>
    <w:rsid w:val="00132FA8"/>
    <w:rsid w:val="00133132"/>
    <w:rsid w:val="00133DF0"/>
    <w:rsid w:val="00134C1E"/>
    <w:rsid w:val="001354C1"/>
    <w:rsid w:val="0013727B"/>
    <w:rsid w:val="001377EB"/>
    <w:rsid w:val="00137B4C"/>
    <w:rsid w:val="00140612"/>
    <w:rsid w:val="00141640"/>
    <w:rsid w:val="00141A51"/>
    <w:rsid w:val="001420CB"/>
    <w:rsid w:val="00142D36"/>
    <w:rsid w:val="00142FD1"/>
    <w:rsid w:val="00143F11"/>
    <w:rsid w:val="00144A2C"/>
    <w:rsid w:val="00144A87"/>
    <w:rsid w:val="00144B70"/>
    <w:rsid w:val="00144F9A"/>
    <w:rsid w:val="00145A69"/>
    <w:rsid w:val="001474A5"/>
    <w:rsid w:val="00147839"/>
    <w:rsid w:val="001504CE"/>
    <w:rsid w:val="00150E91"/>
    <w:rsid w:val="00151750"/>
    <w:rsid w:val="00152281"/>
    <w:rsid w:val="00152797"/>
    <w:rsid w:val="00153076"/>
    <w:rsid w:val="00153463"/>
    <w:rsid w:val="0015627B"/>
    <w:rsid w:val="00156CF4"/>
    <w:rsid w:val="0015786A"/>
    <w:rsid w:val="00158209"/>
    <w:rsid w:val="00161B9C"/>
    <w:rsid w:val="00161BF8"/>
    <w:rsid w:val="00161F2F"/>
    <w:rsid w:val="001625AF"/>
    <w:rsid w:val="001630A1"/>
    <w:rsid w:val="00163659"/>
    <w:rsid w:val="00163B24"/>
    <w:rsid w:val="00164EF1"/>
    <w:rsid w:val="00165B92"/>
    <w:rsid w:val="00166004"/>
    <w:rsid w:val="0016678F"/>
    <w:rsid w:val="001677BB"/>
    <w:rsid w:val="00167B8A"/>
    <w:rsid w:val="00167CD5"/>
    <w:rsid w:val="00167FCB"/>
    <w:rsid w:val="001702C3"/>
    <w:rsid w:val="00170706"/>
    <w:rsid w:val="00170722"/>
    <w:rsid w:val="00171C70"/>
    <w:rsid w:val="00172A2E"/>
    <w:rsid w:val="00172AAB"/>
    <w:rsid w:val="00172D55"/>
    <w:rsid w:val="00172FB2"/>
    <w:rsid w:val="00173BE4"/>
    <w:rsid w:val="001758C3"/>
    <w:rsid w:val="00176610"/>
    <w:rsid w:val="001767F1"/>
    <w:rsid w:val="0017725E"/>
    <w:rsid w:val="00177993"/>
    <w:rsid w:val="00177A46"/>
    <w:rsid w:val="00177FA1"/>
    <w:rsid w:val="00180436"/>
    <w:rsid w:val="00180873"/>
    <w:rsid w:val="00180AA5"/>
    <w:rsid w:val="0018129A"/>
    <w:rsid w:val="001813DF"/>
    <w:rsid w:val="00181468"/>
    <w:rsid w:val="001814A1"/>
    <w:rsid w:val="00181BB9"/>
    <w:rsid w:val="00185EDC"/>
    <w:rsid w:val="00186EBF"/>
    <w:rsid w:val="00190430"/>
    <w:rsid w:val="001906E2"/>
    <w:rsid w:val="00190C94"/>
    <w:rsid w:val="00192480"/>
    <w:rsid w:val="00192CF3"/>
    <w:rsid w:val="00193480"/>
    <w:rsid w:val="00193627"/>
    <w:rsid w:val="001939E1"/>
    <w:rsid w:val="001946C7"/>
    <w:rsid w:val="00194AB6"/>
    <w:rsid w:val="001955BB"/>
    <w:rsid w:val="00195ACC"/>
    <w:rsid w:val="001962E3"/>
    <w:rsid w:val="001A01D0"/>
    <w:rsid w:val="001A1094"/>
    <w:rsid w:val="001A1E4C"/>
    <w:rsid w:val="001A2012"/>
    <w:rsid w:val="001A34C5"/>
    <w:rsid w:val="001A4C31"/>
    <w:rsid w:val="001A6995"/>
    <w:rsid w:val="001A74CF"/>
    <w:rsid w:val="001B02FE"/>
    <w:rsid w:val="001B03BF"/>
    <w:rsid w:val="001B05A1"/>
    <w:rsid w:val="001B1EC7"/>
    <w:rsid w:val="001B28EC"/>
    <w:rsid w:val="001B2A7E"/>
    <w:rsid w:val="001B2B70"/>
    <w:rsid w:val="001B2CE1"/>
    <w:rsid w:val="001B2FC8"/>
    <w:rsid w:val="001B445C"/>
    <w:rsid w:val="001B4D6D"/>
    <w:rsid w:val="001B4DDC"/>
    <w:rsid w:val="001B6A80"/>
    <w:rsid w:val="001B7A01"/>
    <w:rsid w:val="001B7AE7"/>
    <w:rsid w:val="001B7D47"/>
    <w:rsid w:val="001B7F94"/>
    <w:rsid w:val="001C2B45"/>
    <w:rsid w:val="001C2C70"/>
    <w:rsid w:val="001C32B4"/>
    <w:rsid w:val="001C3A07"/>
    <w:rsid w:val="001C3AB5"/>
    <w:rsid w:val="001C3DD7"/>
    <w:rsid w:val="001C4BB2"/>
    <w:rsid w:val="001C5F29"/>
    <w:rsid w:val="001C6926"/>
    <w:rsid w:val="001C6D6F"/>
    <w:rsid w:val="001D0E12"/>
    <w:rsid w:val="001D1394"/>
    <w:rsid w:val="001D13DB"/>
    <w:rsid w:val="001D2713"/>
    <w:rsid w:val="001D2C35"/>
    <w:rsid w:val="001D39D1"/>
    <w:rsid w:val="001D3DA0"/>
    <w:rsid w:val="001D44B8"/>
    <w:rsid w:val="001D4EA4"/>
    <w:rsid w:val="001D7A72"/>
    <w:rsid w:val="001E0DCC"/>
    <w:rsid w:val="001E15B5"/>
    <w:rsid w:val="001E1B12"/>
    <w:rsid w:val="001E3613"/>
    <w:rsid w:val="001E3D0F"/>
    <w:rsid w:val="001E424C"/>
    <w:rsid w:val="001E449F"/>
    <w:rsid w:val="001E4C8F"/>
    <w:rsid w:val="001E6FE1"/>
    <w:rsid w:val="001E73B4"/>
    <w:rsid w:val="001E7861"/>
    <w:rsid w:val="001F137D"/>
    <w:rsid w:val="001F1672"/>
    <w:rsid w:val="001F26D9"/>
    <w:rsid w:val="001F2ABB"/>
    <w:rsid w:val="001F379E"/>
    <w:rsid w:val="001F48BE"/>
    <w:rsid w:val="001F59A3"/>
    <w:rsid w:val="001F5EA3"/>
    <w:rsid w:val="001F701E"/>
    <w:rsid w:val="001F7076"/>
    <w:rsid w:val="00200479"/>
    <w:rsid w:val="00201C0A"/>
    <w:rsid w:val="00201FA1"/>
    <w:rsid w:val="002020A7"/>
    <w:rsid w:val="00202C1F"/>
    <w:rsid w:val="002046D1"/>
    <w:rsid w:val="002051D1"/>
    <w:rsid w:val="002068F2"/>
    <w:rsid w:val="00207141"/>
    <w:rsid w:val="00207617"/>
    <w:rsid w:val="002076DE"/>
    <w:rsid w:val="00207783"/>
    <w:rsid w:val="00211BA0"/>
    <w:rsid w:val="00212274"/>
    <w:rsid w:val="00212F1A"/>
    <w:rsid w:val="00213476"/>
    <w:rsid w:val="00213EBA"/>
    <w:rsid w:val="002148D7"/>
    <w:rsid w:val="002148F6"/>
    <w:rsid w:val="00214AEC"/>
    <w:rsid w:val="002158EB"/>
    <w:rsid w:val="00216E93"/>
    <w:rsid w:val="0021770D"/>
    <w:rsid w:val="00217993"/>
    <w:rsid w:val="0022016A"/>
    <w:rsid w:val="002204A5"/>
    <w:rsid w:val="00220925"/>
    <w:rsid w:val="0022123B"/>
    <w:rsid w:val="00221D04"/>
    <w:rsid w:val="00222E46"/>
    <w:rsid w:val="00224E20"/>
    <w:rsid w:val="002263EC"/>
    <w:rsid w:val="00227F61"/>
    <w:rsid w:val="00230701"/>
    <w:rsid w:val="00230C2C"/>
    <w:rsid w:val="002320EE"/>
    <w:rsid w:val="002339A3"/>
    <w:rsid w:val="00233ABC"/>
    <w:rsid w:val="00233F39"/>
    <w:rsid w:val="002345B5"/>
    <w:rsid w:val="002345C6"/>
    <w:rsid w:val="00234FE8"/>
    <w:rsid w:val="00235E2D"/>
    <w:rsid w:val="002360FE"/>
    <w:rsid w:val="0023667A"/>
    <w:rsid w:val="002368BC"/>
    <w:rsid w:val="00236A27"/>
    <w:rsid w:val="002411E6"/>
    <w:rsid w:val="00241AAF"/>
    <w:rsid w:val="00241B27"/>
    <w:rsid w:val="00242399"/>
    <w:rsid w:val="002428C0"/>
    <w:rsid w:val="00243096"/>
    <w:rsid w:val="0024472F"/>
    <w:rsid w:val="002452FE"/>
    <w:rsid w:val="002454D3"/>
    <w:rsid w:val="002454D5"/>
    <w:rsid w:val="0024596D"/>
    <w:rsid w:val="00245A92"/>
    <w:rsid w:val="00245E60"/>
    <w:rsid w:val="002463A1"/>
    <w:rsid w:val="0025036B"/>
    <w:rsid w:val="00250469"/>
    <w:rsid w:val="002519B6"/>
    <w:rsid w:val="00253399"/>
    <w:rsid w:val="00253FBC"/>
    <w:rsid w:val="0025476D"/>
    <w:rsid w:val="00255037"/>
    <w:rsid w:val="00255755"/>
    <w:rsid w:val="0025630A"/>
    <w:rsid w:val="00256379"/>
    <w:rsid w:val="002566F5"/>
    <w:rsid w:val="00257427"/>
    <w:rsid w:val="0025749F"/>
    <w:rsid w:val="00260F89"/>
    <w:rsid w:val="002621E4"/>
    <w:rsid w:val="002624F1"/>
    <w:rsid w:val="00262756"/>
    <w:rsid w:val="00262802"/>
    <w:rsid w:val="00263359"/>
    <w:rsid w:val="0026343E"/>
    <w:rsid w:val="002641EC"/>
    <w:rsid w:val="00264E4B"/>
    <w:rsid w:val="00265B8B"/>
    <w:rsid w:val="00265C18"/>
    <w:rsid w:val="0026666C"/>
    <w:rsid w:val="00270DF5"/>
    <w:rsid w:val="00272001"/>
    <w:rsid w:val="00272748"/>
    <w:rsid w:val="002728D8"/>
    <w:rsid w:val="00272A68"/>
    <w:rsid w:val="00273CF2"/>
    <w:rsid w:val="0027404A"/>
    <w:rsid w:val="0027448C"/>
    <w:rsid w:val="002745BA"/>
    <w:rsid w:val="0027466E"/>
    <w:rsid w:val="002754FF"/>
    <w:rsid w:val="00275755"/>
    <w:rsid w:val="00275872"/>
    <w:rsid w:val="00277ADC"/>
    <w:rsid w:val="00277E9E"/>
    <w:rsid w:val="0028068F"/>
    <w:rsid w:val="002809B5"/>
    <w:rsid w:val="00281817"/>
    <w:rsid w:val="00282352"/>
    <w:rsid w:val="00282B91"/>
    <w:rsid w:val="00282DBF"/>
    <w:rsid w:val="00283692"/>
    <w:rsid w:val="0028436D"/>
    <w:rsid w:val="00284699"/>
    <w:rsid w:val="00284CCE"/>
    <w:rsid w:val="00284E0F"/>
    <w:rsid w:val="00287469"/>
    <w:rsid w:val="0028746F"/>
    <w:rsid w:val="00287591"/>
    <w:rsid w:val="00290320"/>
    <w:rsid w:val="00291345"/>
    <w:rsid w:val="002931B3"/>
    <w:rsid w:val="00294234"/>
    <w:rsid w:val="00294A7F"/>
    <w:rsid w:val="00294BC4"/>
    <w:rsid w:val="002958FE"/>
    <w:rsid w:val="002972A8"/>
    <w:rsid w:val="00297D22"/>
    <w:rsid w:val="002A11E0"/>
    <w:rsid w:val="002A1ACC"/>
    <w:rsid w:val="002A2668"/>
    <w:rsid w:val="002A3281"/>
    <w:rsid w:val="002A3800"/>
    <w:rsid w:val="002A40EF"/>
    <w:rsid w:val="002A4C32"/>
    <w:rsid w:val="002A54A5"/>
    <w:rsid w:val="002B00DC"/>
    <w:rsid w:val="002B3937"/>
    <w:rsid w:val="002B5136"/>
    <w:rsid w:val="002B60F2"/>
    <w:rsid w:val="002B629D"/>
    <w:rsid w:val="002B6ECB"/>
    <w:rsid w:val="002B7E96"/>
    <w:rsid w:val="002C1C27"/>
    <w:rsid w:val="002C1FAA"/>
    <w:rsid w:val="002C3615"/>
    <w:rsid w:val="002C4739"/>
    <w:rsid w:val="002C5A62"/>
    <w:rsid w:val="002C5F44"/>
    <w:rsid w:val="002C6917"/>
    <w:rsid w:val="002C6EF0"/>
    <w:rsid w:val="002D0BC3"/>
    <w:rsid w:val="002D1036"/>
    <w:rsid w:val="002D199A"/>
    <w:rsid w:val="002D1AD4"/>
    <w:rsid w:val="002D1B88"/>
    <w:rsid w:val="002D238C"/>
    <w:rsid w:val="002D2AC8"/>
    <w:rsid w:val="002D354D"/>
    <w:rsid w:val="002D3999"/>
    <w:rsid w:val="002D3AED"/>
    <w:rsid w:val="002D3FC5"/>
    <w:rsid w:val="002D40B5"/>
    <w:rsid w:val="002D49B2"/>
    <w:rsid w:val="002D5107"/>
    <w:rsid w:val="002D52D6"/>
    <w:rsid w:val="002D5CE7"/>
    <w:rsid w:val="002D64BF"/>
    <w:rsid w:val="002D6CF0"/>
    <w:rsid w:val="002D6DF5"/>
    <w:rsid w:val="002D7238"/>
    <w:rsid w:val="002D752F"/>
    <w:rsid w:val="002D7D29"/>
    <w:rsid w:val="002E0EB2"/>
    <w:rsid w:val="002E12AB"/>
    <w:rsid w:val="002E1496"/>
    <w:rsid w:val="002E1716"/>
    <w:rsid w:val="002E1A8F"/>
    <w:rsid w:val="002E1AF0"/>
    <w:rsid w:val="002E2257"/>
    <w:rsid w:val="002E2FA8"/>
    <w:rsid w:val="002E345E"/>
    <w:rsid w:val="002E3D26"/>
    <w:rsid w:val="002E3D2A"/>
    <w:rsid w:val="002E40A3"/>
    <w:rsid w:val="002E4271"/>
    <w:rsid w:val="002E581F"/>
    <w:rsid w:val="002E5B2A"/>
    <w:rsid w:val="002E62AE"/>
    <w:rsid w:val="002E630A"/>
    <w:rsid w:val="002E6900"/>
    <w:rsid w:val="002E7684"/>
    <w:rsid w:val="002E79EB"/>
    <w:rsid w:val="002E7C6B"/>
    <w:rsid w:val="002F0B54"/>
    <w:rsid w:val="002F179D"/>
    <w:rsid w:val="002F2208"/>
    <w:rsid w:val="002F2737"/>
    <w:rsid w:val="002F2F82"/>
    <w:rsid w:val="002F2FAC"/>
    <w:rsid w:val="002F355B"/>
    <w:rsid w:val="002F368A"/>
    <w:rsid w:val="002F4BD9"/>
    <w:rsid w:val="002F5E99"/>
    <w:rsid w:val="002F6E05"/>
    <w:rsid w:val="002F792D"/>
    <w:rsid w:val="00300407"/>
    <w:rsid w:val="0030074B"/>
    <w:rsid w:val="0030093E"/>
    <w:rsid w:val="00300950"/>
    <w:rsid w:val="00301D4B"/>
    <w:rsid w:val="00302F86"/>
    <w:rsid w:val="00303325"/>
    <w:rsid w:val="00304149"/>
    <w:rsid w:val="00304755"/>
    <w:rsid w:val="0030498E"/>
    <w:rsid w:val="0030579E"/>
    <w:rsid w:val="003066F0"/>
    <w:rsid w:val="00306772"/>
    <w:rsid w:val="00307273"/>
    <w:rsid w:val="00307958"/>
    <w:rsid w:val="00307C1D"/>
    <w:rsid w:val="00307CBA"/>
    <w:rsid w:val="00310159"/>
    <w:rsid w:val="00310C1D"/>
    <w:rsid w:val="00311113"/>
    <w:rsid w:val="0031203A"/>
    <w:rsid w:val="003139B4"/>
    <w:rsid w:val="00313F62"/>
    <w:rsid w:val="00314961"/>
    <w:rsid w:val="00315154"/>
    <w:rsid w:val="003157B7"/>
    <w:rsid w:val="00315F41"/>
    <w:rsid w:val="0031607B"/>
    <w:rsid w:val="0031677E"/>
    <w:rsid w:val="0031760D"/>
    <w:rsid w:val="00320A02"/>
    <w:rsid w:val="00320D3B"/>
    <w:rsid w:val="00321F59"/>
    <w:rsid w:val="00322135"/>
    <w:rsid w:val="00322DB2"/>
    <w:rsid w:val="003235AF"/>
    <w:rsid w:val="0032654A"/>
    <w:rsid w:val="00326D06"/>
    <w:rsid w:val="00327130"/>
    <w:rsid w:val="00330404"/>
    <w:rsid w:val="003342A8"/>
    <w:rsid w:val="003353B3"/>
    <w:rsid w:val="003353D7"/>
    <w:rsid w:val="0034049B"/>
    <w:rsid w:val="003408AB"/>
    <w:rsid w:val="003409EB"/>
    <w:rsid w:val="00341D2F"/>
    <w:rsid w:val="00341DCC"/>
    <w:rsid w:val="00342E31"/>
    <w:rsid w:val="003448F5"/>
    <w:rsid w:val="00345F53"/>
    <w:rsid w:val="0034614B"/>
    <w:rsid w:val="0034614E"/>
    <w:rsid w:val="00346EB0"/>
    <w:rsid w:val="00347183"/>
    <w:rsid w:val="00347D35"/>
    <w:rsid w:val="003515E5"/>
    <w:rsid w:val="00352657"/>
    <w:rsid w:val="00354A74"/>
    <w:rsid w:val="00355208"/>
    <w:rsid w:val="00355228"/>
    <w:rsid w:val="0035631D"/>
    <w:rsid w:val="00356FD3"/>
    <w:rsid w:val="0035796D"/>
    <w:rsid w:val="00360A33"/>
    <w:rsid w:val="00360D06"/>
    <w:rsid w:val="00361FC1"/>
    <w:rsid w:val="00362227"/>
    <w:rsid w:val="00363824"/>
    <w:rsid w:val="00364416"/>
    <w:rsid w:val="00364861"/>
    <w:rsid w:val="003648E6"/>
    <w:rsid w:val="00365399"/>
    <w:rsid w:val="00366C32"/>
    <w:rsid w:val="003677CC"/>
    <w:rsid w:val="00367942"/>
    <w:rsid w:val="0037066D"/>
    <w:rsid w:val="00370CC6"/>
    <w:rsid w:val="00370E3F"/>
    <w:rsid w:val="00371DFC"/>
    <w:rsid w:val="00371F2D"/>
    <w:rsid w:val="0037373D"/>
    <w:rsid w:val="00373C29"/>
    <w:rsid w:val="00374BA8"/>
    <w:rsid w:val="00374D14"/>
    <w:rsid w:val="0037711C"/>
    <w:rsid w:val="00377989"/>
    <w:rsid w:val="00380F76"/>
    <w:rsid w:val="00381A5A"/>
    <w:rsid w:val="0038292E"/>
    <w:rsid w:val="00383941"/>
    <w:rsid w:val="00383C75"/>
    <w:rsid w:val="00384B44"/>
    <w:rsid w:val="00385277"/>
    <w:rsid w:val="00385F5A"/>
    <w:rsid w:val="00386328"/>
    <w:rsid w:val="0038663A"/>
    <w:rsid w:val="003873A5"/>
    <w:rsid w:val="00387D94"/>
    <w:rsid w:val="00387ECE"/>
    <w:rsid w:val="0039066E"/>
    <w:rsid w:val="00390BDB"/>
    <w:rsid w:val="0039109D"/>
    <w:rsid w:val="00391FAA"/>
    <w:rsid w:val="00392665"/>
    <w:rsid w:val="003928EA"/>
    <w:rsid w:val="003944A6"/>
    <w:rsid w:val="00394B43"/>
    <w:rsid w:val="00394C9B"/>
    <w:rsid w:val="00395DF0"/>
    <w:rsid w:val="00396259"/>
    <w:rsid w:val="00396D0F"/>
    <w:rsid w:val="003970CF"/>
    <w:rsid w:val="0039772A"/>
    <w:rsid w:val="00397B3E"/>
    <w:rsid w:val="00397D43"/>
    <w:rsid w:val="003A0432"/>
    <w:rsid w:val="003A0A08"/>
    <w:rsid w:val="003A0B80"/>
    <w:rsid w:val="003A0F0D"/>
    <w:rsid w:val="003A1816"/>
    <w:rsid w:val="003A1AA1"/>
    <w:rsid w:val="003A2D51"/>
    <w:rsid w:val="003A3F4C"/>
    <w:rsid w:val="003A4088"/>
    <w:rsid w:val="003A761A"/>
    <w:rsid w:val="003A7C46"/>
    <w:rsid w:val="003A7DC3"/>
    <w:rsid w:val="003B007B"/>
    <w:rsid w:val="003B1C26"/>
    <w:rsid w:val="003B1EC2"/>
    <w:rsid w:val="003B25D9"/>
    <w:rsid w:val="003B29D4"/>
    <w:rsid w:val="003B2C68"/>
    <w:rsid w:val="003B49E8"/>
    <w:rsid w:val="003B56D7"/>
    <w:rsid w:val="003B578B"/>
    <w:rsid w:val="003B5BE2"/>
    <w:rsid w:val="003B6D01"/>
    <w:rsid w:val="003C02C0"/>
    <w:rsid w:val="003C0653"/>
    <w:rsid w:val="003C07CA"/>
    <w:rsid w:val="003C1049"/>
    <w:rsid w:val="003C106F"/>
    <w:rsid w:val="003C1E6F"/>
    <w:rsid w:val="003C1F49"/>
    <w:rsid w:val="003C23B6"/>
    <w:rsid w:val="003C2DF1"/>
    <w:rsid w:val="003C2ED9"/>
    <w:rsid w:val="003C371B"/>
    <w:rsid w:val="003C504D"/>
    <w:rsid w:val="003C5965"/>
    <w:rsid w:val="003C59C0"/>
    <w:rsid w:val="003C62D1"/>
    <w:rsid w:val="003C6448"/>
    <w:rsid w:val="003C713F"/>
    <w:rsid w:val="003C720D"/>
    <w:rsid w:val="003C72D2"/>
    <w:rsid w:val="003C73FE"/>
    <w:rsid w:val="003C7EE6"/>
    <w:rsid w:val="003D07D0"/>
    <w:rsid w:val="003D124D"/>
    <w:rsid w:val="003D1371"/>
    <w:rsid w:val="003D1591"/>
    <w:rsid w:val="003D2466"/>
    <w:rsid w:val="003D24B7"/>
    <w:rsid w:val="003D2979"/>
    <w:rsid w:val="003D2DE7"/>
    <w:rsid w:val="003D323C"/>
    <w:rsid w:val="003D3930"/>
    <w:rsid w:val="003D3F71"/>
    <w:rsid w:val="003D48E2"/>
    <w:rsid w:val="003D514A"/>
    <w:rsid w:val="003D5B55"/>
    <w:rsid w:val="003D5D36"/>
    <w:rsid w:val="003D65C6"/>
    <w:rsid w:val="003D680B"/>
    <w:rsid w:val="003D6D8C"/>
    <w:rsid w:val="003D773E"/>
    <w:rsid w:val="003E0686"/>
    <w:rsid w:val="003E1159"/>
    <w:rsid w:val="003E4F03"/>
    <w:rsid w:val="003E5E12"/>
    <w:rsid w:val="003E6441"/>
    <w:rsid w:val="003E6A07"/>
    <w:rsid w:val="003E703A"/>
    <w:rsid w:val="003E746B"/>
    <w:rsid w:val="003E75A7"/>
    <w:rsid w:val="003E7845"/>
    <w:rsid w:val="003E7AA8"/>
    <w:rsid w:val="003F0718"/>
    <w:rsid w:val="003F09DC"/>
    <w:rsid w:val="003F0D08"/>
    <w:rsid w:val="003F1974"/>
    <w:rsid w:val="003F1E68"/>
    <w:rsid w:val="003F2248"/>
    <w:rsid w:val="003F305C"/>
    <w:rsid w:val="003F3359"/>
    <w:rsid w:val="003F41E2"/>
    <w:rsid w:val="003F5572"/>
    <w:rsid w:val="003F5601"/>
    <w:rsid w:val="003F6115"/>
    <w:rsid w:val="003F6EF2"/>
    <w:rsid w:val="003F7310"/>
    <w:rsid w:val="003F7323"/>
    <w:rsid w:val="003F786B"/>
    <w:rsid w:val="003F78CF"/>
    <w:rsid w:val="003F7ADE"/>
    <w:rsid w:val="004010EA"/>
    <w:rsid w:val="004012E9"/>
    <w:rsid w:val="00402707"/>
    <w:rsid w:val="00402FE9"/>
    <w:rsid w:val="004030F8"/>
    <w:rsid w:val="004031CE"/>
    <w:rsid w:val="0040323A"/>
    <w:rsid w:val="00404641"/>
    <w:rsid w:val="00404C75"/>
    <w:rsid w:val="00404E0A"/>
    <w:rsid w:val="00406B40"/>
    <w:rsid w:val="00406B6F"/>
    <w:rsid w:val="00406C1D"/>
    <w:rsid w:val="004115F1"/>
    <w:rsid w:val="00411931"/>
    <w:rsid w:val="0041210D"/>
    <w:rsid w:val="00412175"/>
    <w:rsid w:val="00413365"/>
    <w:rsid w:val="00413532"/>
    <w:rsid w:val="0041380E"/>
    <w:rsid w:val="00413876"/>
    <w:rsid w:val="00413BE9"/>
    <w:rsid w:val="0041459F"/>
    <w:rsid w:val="00414CA0"/>
    <w:rsid w:val="00414DA9"/>
    <w:rsid w:val="0041670F"/>
    <w:rsid w:val="0041682E"/>
    <w:rsid w:val="00416BB5"/>
    <w:rsid w:val="00417C9A"/>
    <w:rsid w:val="00417D81"/>
    <w:rsid w:val="00421CE4"/>
    <w:rsid w:val="00421D28"/>
    <w:rsid w:val="00421D5D"/>
    <w:rsid w:val="00422C1D"/>
    <w:rsid w:val="00423206"/>
    <w:rsid w:val="004238FE"/>
    <w:rsid w:val="00423B06"/>
    <w:rsid w:val="00423D4B"/>
    <w:rsid w:val="00423F94"/>
    <w:rsid w:val="004240F9"/>
    <w:rsid w:val="00424C0C"/>
    <w:rsid w:val="00425D3D"/>
    <w:rsid w:val="0042640E"/>
    <w:rsid w:val="00426E92"/>
    <w:rsid w:val="004273E0"/>
    <w:rsid w:val="0042762C"/>
    <w:rsid w:val="00427AA2"/>
    <w:rsid w:val="004300BE"/>
    <w:rsid w:val="00430122"/>
    <w:rsid w:val="00430F73"/>
    <w:rsid w:val="004312A3"/>
    <w:rsid w:val="00431E10"/>
    <w:rsid w:val="004330D2"/>
    <w:rsid w:val="0043326F"/>
    <w:rsid w:val="00433F43"/>
    <w:rsid w:val="00434093"/>
    <w:rsid w:val="00435459"/>
    <w:rsid w:val="00436C19"/>
    <w:rsid w:val="00436ED9"/>
    <w:rsid w:val="00437242"/>
    <w:rsid w:val="00437E59"/>
    <w:rsid w:val="00437F1B"/>
    <w:rsid w:val="00441BC3"/>
    <w:rsid w:val="00441C07"/>
    <w:rsid w:val="00441F2F"/>
    <w:rsid w:val="00442F13"/>
    <w:rsid w:val="004431EE"/>
    <w:rsid w:val="004436D2"/>
    <w:rsid w:val="00443B97"/>
    <w:rsid w:val="004445E9"/>
    <w:rsid w:val="0044485E"/>
    <w:rsid w:val="00444F19"/>
    <w:rsid w:val="00444F8F"/>
    <w:rsid w:val="00445C07"/>
    <w:rsid w:val="00446D38"/>
    <w:rsid w:val="00446D97"/>
    <w:rsid w:val="004478A2"/>
    <w:rsid w:val="00447B56"/>
    <w:rsid w:val="00447F03"/>
    <w:rsid w:val="00451280"/>
    <w:rsid w:val="00453C91"/>
    <w:rsid w:val="00453D7B"/>
    <w:rsid w:val="004542FF"/>
    <w:rsid w:val="00454482"/>
    <w:rsid w:val="004545B6"/>
    <w:rsid w:val="00455D5A"/>
    <w:rsid w:val="00456043"/>
    <w:rsid w:val="004578DA"/>
    <w:rsid w:val="0046043A"/>
    <w:rsid w:val="0046049F"/>
    <w:rsid w:val="00460A10"/>
    <w:rsid w:val="00461069"/>
    <w:rsid w:val="004611FC"/>
    <w:rsid w:val="004615FA"/>
    <w:rsid w:val="004622C9"/>
    <w:rsid w:val="00462E79"/>
    <w:rsid w:val="00463080"/>
    <w:rsid w:val="00463C6A"/>
    <w:rsid w:val="004648A8"/>
    <w:rsid w:val="00464A84"/>
    <w:rsid w:val="004651D8"/>
    <w:rsid w:val="00465F7C"/>
    <w:rsid w:val="00466833"/>
    <w:rsid w:val="00466F14"/>
    <w:rsid w:val="00467053"/>
    <w:rsid w:val="0046705D"/>
    <w:rsid w:val="004676C7"/>
    <w:rsid w:val="00467E77"/>
    <w:rsid w:val="004729FC"/>
    <w:rsid w:val="00473C4C"/>
    <w:rsid w:val="00474647"/>
    <w:rsid w:val="00475468"/>
    <w:rsid w:val="00475578"/>
    <w:rsid w:val="0047564C"/>
    <w:rsid w:val="0047722F"/>
    <w:rsid w:val="00477617"/>
    <w:rsid w:val="00480AE5"/>
    <w:rsid w:val="00481F85"/>
    <w:rsid w:val="00482024"/>
    <w:rsid w:val="004825C7"/>
    <w:rsid w:val="00482E18"/>
    <w:rsid w:val="004842D4"/>
    <w:rsid w:val="004855DF"/>
    <w:rsid w:val="00485A0E"/>
    <w:rsid w:val="00485F47"/>
    <w:rsid w:val="00485FD0"/>
    <w:rsid w:val="004860B6"/>
    <w:rsid w:val="00486D66"/>
    <w:rsid w:val="00491618"/>
    <w:rsid w:val="00491EB8"/>
    <w:rsid w:val="004928A2"/>
    <w:rsid w:val="00492E21"/>
    <w:rsid w:val="004933AF"/>
    <w:rsid w:val="00493952"/>
    <w:rsid w:val="004939C0"/>
    <w:rsid w:val="00494277"/>
    <w:rsid w:val="00494815"/>
    <w:rsid w:val="004951D4"/>
    <w:rsid w:val="00495543"/>
    <w:rsid w:val="00495FD1"/>
    <w:rsid w:val="00496496"/>
    <w:rsid w:val="0049704E"/>
    <w:rsid w:val="00497BD5"/>
    <w:rsid w:val="004A0020"/>
    <w:rsid w:val="004A04EA"/>
    <w:rsid w:val="004A1355"/>
    <w:rsid w:val="004A1AFE"/>
    <w:rsid w:val="004A2197"/>
    <w:rsid w:val="004A249C"/>
    <w:rsid w:val="004A3148"/>
    <w:rsid w:val="004A34A7"/>
    <w:rsid w:val="004A36CF"/>
    <w:rsid w:val="004A3829"/>
    <w:rsid w:val="004A3B72"/>
    <w:rsid w:val="004A46C5"/>
    <w:rsid w:val="004A4D0A"/>
    <w:rsid w:val="004A4E5F"/>
    <w:rsid w:val="004A564D"/>
    <w:rsid w:val="004A6A9A"/>
    <w:rsid w:val="004A6B0F"/>
    <w:rsid w:val="004A7708"/>
    <w:rsid w:val="004A7A52"/>
    <w:rsid w:val="004B04A7"/>
    <w:rsid w:val="004B0820"/>
    <w:rsid w:val="004B14BB"/>
    <w:rsid w:val="004B20D1"/>
    <w:rsid w:val="004B2100"/>
    <w:rsid w:val="004B231D"/>
    <w:rsid w:val="004B32E7"/>
    <w:rsid w:val="004B3693"/>
    <w:rsid w:val="004B413D"/>
    <w:rsid w:val="004B475F"/>
    <w:rsid w:val="004B629F"/>
    <w:rsid w:val="004B6B9F"/>
    <w:rsid w:val="004B7A9B"/>
    <w:rsid w:val="004B7E94"/>
    <w:rsid w:val="004C08BA"/>
    <w:rsid w:val="004C0F68"/>
    <w:rsid w:val="004C27EB"/>
    <w:rsid w:val="004C2BE5"/>
    <w:rsid w:val="004C3549"/>
    <w:rsid w:val="004C3BB3"/>
    <w:rsid w:val="004C4278"/>
    <w:rsid w:val="004C4297"/>
    <w:rsid w:val="004C44D2"/>
    <w:rsid w:val="004C4821"/>
    <w:rsid w:val="004C50D2"/>
    <w:rsid w:val="004C689D"/>
    <w:rsid w:val="004D0576"/>
    <w:rsid w:val="004D05D3"/>
    <w:rsid w:val="004D11FC"/>
    <w:rsid w:val="004D1473"/>
    <w:rsid w:val="004D14C0"/>
    <w:rsid w:val="004D1D65"/>
    <w:rsid w:val="004D3213"/>
    <w:rsid w:val="004D4C4D"/>
    <w:rsid w:val="004D500C"/>
    <w:rsid w:val="004D506A"/>
    <w:rsid w:val="004D53D6"/>
    <w:rsid w:val="004D6526"/>
    <w:rsid w:val="004E04F5"/>
    <w:rsid w:val="004E24B7"/>
    <w:rsid w:val="004E2FE7"/>
    <w:rsid w:val="004E33B8"/>
    <w:rsid w:val="004E365E"/>
    <w:rsid w:val="004E39B1"/>
    <w:rsid w:val="004E4CCE"/>
    <w:rsid w:val="004E5BBC"/>
    <w:rsid w:val="004E6671"/>
    <w:rsid w:val="004E6934"/>
    <w:rsid w:val="004E6A60"/>
    <w:rsid w:val="004E78E5"/>
    <w:rsid w:val="004F092D"/>
    <w:rsid w:val="004F1494"/>
    <w:rsid w:val="004F1E54"/>
    <w:rsid w:val="004F2180"/>
    <w:rsid w:val="004F3272"/>
    <w:rsid w:val="004F331D"/>
    <w:rsid w:val="004F4FF3"/>
    <w:rsid w:val="004F52ED"/>
    <w:rsid w:val="004F749A"/>
    <w:rsid w:val="004F77C6"/>
    <w:rsid w:val="004F7C2C"/>
    <w:rsid w:val="004F7CF5"/>
    <w:rsid w:val="0050021D"/>
    <w:rsid w:val="00500792"/>
    <w:rsid w:val="005010F3"/>
    <w:rsid w:val="00501754"/>
    <w:rsid w:val="0050177A"/>
    <w:rsid w:val="00501897"/>
    <w:rsid w:val="0050263F"/>
    <w:rsid w:val="005026CA"/>
    <w:rsid w:val="0050296E"/>
    <w:rsid w:val="0050358D"/>
    <w:rsid w:val="00504328"/>
    <w:rsid w:val="00505524"/>
    <w:rsid w:val="005055D6"/>
    <w:rsid w:val="0050564C"/>
    <w:rsid w:val="005070AE"/>
    <w:rsid w:val="00512DC8"/>
    <w:rsid w:val="00512E88"/>
    <w:rsid w:val="00512EC9"/>
    <w:rsid w:val="00513FF4"/>
    <w:rsid w:val="005143AA"/>
    <w:rsid w:val="00514D57"/>
    <w:rsid w:val="005150F9"/>
    <w:rsid w:val="00515B7E"/>
    <w:rsid w:val="00516006"/>
    <w:rsid w:val="00516D07"/>
    <w:rsid w:val="00520396"/>
    <w:rsid w:val="00520EC3"/>
    <w:rsid w:val="005224B5"/>
    <w:rsid w:val="005224BA"/>
    <w:rsid w:val="00522929"/>
    <w:rsid w:val="005239FA"/>
    <w:rsid w:val="00523C45"/>
    <w:rsid w:val="00524555"/>
    <w:rsid w:val="00525D44"/>
    <w:rsid w:val="005261E7"/>
    <w:rsid w:val="0052687F"/>
    <w:rsid w:val="0052703E"/>
    <w:rsid w:val="0052717D"/>
    <w:rsid w:val="00527816"/>
    <w:rsid w:val="00530C1E"/>
    <w:rsid w:val="00531CEB"/>
    <w:rsid w:val="00533B94"/>
    <w:rsid w:val="00533F7B"/>
    <w:rsid w:val="00534D3E"/>
    <w:rsid w:val="005363B7"/>
    <w:rsid w:val="00537200"/>
    <w:rsid w:val="00537B21"/>
    <w:rsid w:val="00537D37"/>
    <w:rsid w:val="00537DAB"/>
    <w:rsid w:val="00537E64"/>
    <w:rsid w:val="00537F90"/>
    <w:rsid w:val="00541401"/>
    <w:rsid w:val="00541A7D"/>
    <w:rsid w:val="005425AB"/>
    <w:rsid w:val="0054272D"/>
    <w:rsid w:val="0054327E"/>
    <w:rsid w:val="0054396F"/>
    <w:rsid w:val="00543A13"/>
    <w:rsid w:val="00544347"/>
    <w:rsid w:val="00544703"/>
    <w:rsid w:val="00544D9C"/>
    <w:rsid w:val="00544F68"/>
    <w:rsid w:val="0054502D"/>
    <w:rsid w:val="0054587B"/>
    <w:rsid w:val="00545E04"/>
    <w:rsid w:val="00546C35"/>
    <w:rsid w:val="0055075D"/>
    <w:rsid w:val="00550C8C"/>
    <w:rsid w:val="00551B66"/>
    <w:rsid w:val="00552276"/>
    <w:rsid w:val="00552FF0"/>
    <w:rsid w:val="00553DD9"/>
    <w:rsid w:val="00554BFD"/>
    <w:rsid w:val="00554F9C"/>
    <w:rsid w:val="0055518B"/>
    <w:rsid w:val="0055698E"/>
    <w:rsid w:val="005576E0"/>
    <w:rsid w:val="00557872"/>
    <w:rsid w:val="0055791F"/>
    <w:rsid w:val="0056028C"/>
    <w:rsid w:val="005602CA"/>
    <w:rsid w:val="005605A8"/>
    <w:rsid w:val="00560617"/>
    <w:rsid w:val="005618F6"/>
    <w:rsid w:val="005621F9"/>
    <w:rsid w:val="00562278"/>
    <w:rsid w:val="00562E55"/>
    <w:rsid w:val="0056326E"/>
    <w:rsid w:val="0056406B"/>
    <w:rsid w:val="00564802"/>
    <w:rsid w:val="00566962"/>
    <w:rsid w:val="0056701F"/>
    <w:rsid w:val="005675CA"/>
    <w:rsid w:val="00567817"/>
    <w:rsid w:val="00570EC9"/>
    <w:rsid w:val="005717C6"/>
    <w:rsid w:val="0057184A"/>
    <w:rsid w:val="00572BD9"/>
    <w:rsid w:val="00572E8A"/>
    <w:rsid w:val="00572F8F"/>
    <w:rsid w:val="0057577D"/>
    <w:rsid w:val="005769DD"/>
    <w:rsid w:val="00577B36"/>
    <w:rsid w:val="00577D27"/>
    <w:rsid w:val="00580A45"/>
    <w:rsid w:val="00581640"/>
    <w:rsid w:val="0058344E"/>
    <w:rsid w:val="005836D6"/>
    <w:rsid w:val="005848F7"/>
    <w:rsid w:val="005849D1"/>
    <w:rsid w:val="00584A58"/>
    <w:rsid w:val="00586482"/>
    <w:rsid w:val="00586502"/>
    <w:rsid w:val="00586789"/>
    <w:rsid w:val="00586808"/>
    <w:rsid w:val="005876AD"/>
    <w:rsid w:val="005877BB"/>
    <w:rsid w:val="00587FCE"/>
    <w:rsid w:val="00591223"/>
    <w:rsid w:val="005919BC"/>
    <w:rsid w:val="00591A69"/>
    <w:rsid w:val="00591FB8"/>
    <w:rsid w:val="00592021"/>
    <w:rsid w:val="00592678"/>
    <w:rsid w:val="00592896"/>
    <w:rsid w:val="00593451"/>
    <w:rsid w:val="005938FA"/>
    <w:rsid w:val="005939E8"/>
    <w:rsid w:val="00594AD5"/>
    <w:rsid w:val="005967D0"/>
    <w:rsid w:val="005977C4"/>
    <w:rsid w:val="005A0064"/>
    <w:rsid w:val="005A03D3"/>
    <w:rsid w:val="005A04BE"/>
    <w:rsid w:val="005A055B"/>
    <w:rsid w:val="005A14B3"/>
    <w:rsid w:val="005A170B"/>
    <w:rsid w:val="005A1CA2"/>
    <w:rsid w:val="005A2191"/>
    <w:rsid w:val="005A279D"/>
    <w:rsid w:val="005A379C"/>
    <w:rsid w:val="005A4260"/>
    <w:rsid w:val="005A496C"/>
    <w:rsid w:val="005A4F2B"/>
    <w:rsid w:val="005A55A9"/>
    <w:rsid w:val="005A7AC4"/>
    <w:rsid w:val="005A7AD5"/>
    <w:rsid w:val="005B0333"/>
    <w:rsid w:val="005B08F9"/>
    <w:rsid w:val="005B0C13"/>
    <w:rsid w:val="005B10B5"/>
    <w:rsid w:val="005B1A28"/>
    <w:rsid w:val="005B3117"/>
    <w:rsid w:val="005B41A4"/>
    <w:rsid w:val="005B4773"/>
    <w:rsid w:val="005B4777"/>
    <w:rsid w:val="005B48C5"/>
    <w:rsid w:val="005B525D"/>
    <w:rsid w:val="005B584B"/>
    <w:rsid w:val="005B66DF"/>
    <w:rsid w:val="005B6D61"/>
    <w:rsid w:val="005B6F9A"/>
    <w:rsid w:val="005B79DD"/>
    <w:rsid w:val="005C0DA7"/>
    <w:rsid w:val="005C149F"/>
    <w:rsid w:val="005C2147"/>
    <w:rsid w:val="005C3379"/>
    <w:rsid w:val="005C338B"/>
    <w:rsid w:val="005C3AD2"/>
    <w:rsid w:val="005C3D21"/>
    <w:rsid w:val="005C3E03"/>
    <w:rsid w:val="005C4624"/>
    <w:rsid w:val="005C6C19"/>
    <w:rsid w:val="005C79E6"/>
    <w:rsid w:val="005D062A"/>
    <w:rsid w:val="005D2566"/>
    <w:rsid w:val="005D41C2"/>
    <w:rsid w:val="005D45D7"/>
    <w:rsid w:val="005D4672"/>
    <w:rsid w:val="005D47C7"/>
    <w:rsid w:val="005D519C"/>
    <w:rsid w:val="005D5638"/>
    <w:rsid w:val="005D6204"/>
    <w:rsid w:val="005D64D2"/>
    <w:rsid w:val="005D670B"/>
    <w:rsid w:val="005D6790"/>
    <w:rsid w:val="005D686C"/>
    <w:rsid w:val="005D77F3"/>
    <w:rsid w:val="005D7933"/>
    <w:rsid w:val="005D7DF6"/>
    <w:rsid w:val="005D7E72"/>
    <w:rsid w:val="005E0EA6"/>
    <w:rsid w:val="005E106F"/>
    <w:rsid w:val="005E11A0"/>
    <w:rsid w:val="005E6022"/>
    <w:rsid w:val="005E6A29"/>
    <w:rsid w:val="005E6DD6"/>
    <w:rsid w:val="005E6F41"/>
    <w:rsid w:val="005E7222"/>
    <w:rsid w:val="005E74ED"/>
    <w:rsid w:val="005E79ED"/>
    <w:rsid w:val="005F0339"/>
    <w:rsid w:val="005F0C5C"/>
    <w:rsid w:val="005F1126"/>
    <w:rsid w:val="005F1388"/>
    <w:rsid w:val="005F22D6"/>
    <w:rsid w:val="005F2909"/>
    <w:rsid w:val="005F3F90"/>
    <w:rsid w:val="005F5094"/>
    <w:rsid w:val="005F5A23"/>
    <w:rsid w:val="005F5B03"/>
    <w:rsid w:val="005F74CD"/>
    <w:rsid w:val="005F7EE0"/>
    <w:rsid w:val="00600715"/>
    <w:rsid w:val="00601610"/>
    <w:rsid w:val="0060165F"/>
    <w:rsid w:val="006020C0"/>
    <w:rsid w:val="00603381"/>
    <w:rsid w:val="0060417D"/>
    <w:rsid w:val="006043E8"/>
    <w:rsid w:val="00604B94"/>
    <w:rsid w:val="006055D0"/>
    <w:rsid w:val="00605DF8"/>
    <w:rsid w:val="0060652E"/>
    <w:rsid w:val="00607DA3"/>
    <w:rsid w:val="00610733"/>
    <w:rsid w:val="00611717"/>
    <w:rsid w:val="00611EFD"/>
    <w:rsid w:val="00613003"/>
    <w:rsid w:val="00613019"/>
    <w:rsid w:val="00613246"/>
    <w:rsid w:val="00613530"/>
    <w:rsid w:val="00613F6D"/>
    <w:rsid w:val="006144D5"/>
    <w:rsid w:val="00614701"/>
    <w:rsid w:val="006148A7"/>
    <w:rsid w:val="00614D44"/>
    <w:rsid w:val="00615B8F"/>
    <w:rsid w:val="00615C58"/>
    <w:rsid w:val="006162B6"/>
    <w:rsid w:val="0061684C"/>
    <w:rsid w:val="0061710C"/>
    <w:rsid w:val="00617532"/>
    <w:rsid w:val="00617A84"/>
    <w:rsid w:val="00621AFB"/>
    <w:rsid w:val="00622393"/>
    <w:rsid w:val="00622991"/>
    <w:rsid w:val="00622DE1"/>
    <w:rsid w:val="00624A0D"/>
    <w:rsid w:val="006252A3"/>
    <w:rsid w:val="00626467"/>
    <w:rsid w:val="00626CDE"/>
    <w:rsid w:val="00627089"/>
    <w:rsid w:val="00627124"/>
    <w:rsid w:val="006275AC"/>
    <w:rsid w:val="00630FEB"/>
    <w:rsid w:val="00631CAD"/>
    <w:rsid w:val="00632ED5"/>
    <w:rsid w:val="00633360"/>
    <w:rsid w:val="00633E2F"/>
    <w:rsid w:val="006340F8"/>
    <w:rsid w:val="006344F4"/>
    <w:rsid w:val="006346AE"/>
    <w:rsid w:val="0063575A"/>
    <w:rsid w:val="006374A6"/>
    <w:rsid w:val="006377AE"/>
    <w:rsid w:val="0064140E"/>
    <w:rsid w:val="006414FA"/>
    <w:rsid w:val="006429F2"/>
    <w:rsid w:val="00643208"/>
    <w:rsid w:val="006437D8"/>
    <w:rsid w:val="00643BA7"/>
    <w:rsid w:val="00643CFA"/>
    <w:rsid w:val="006440CB"/>
    <w:rsid w:val="0064430C"/>
    <w:rsid w:val="0064490B"/>
    <w:rsid w:val="00645FBD"/>
    <w:rsid w:val="00646531"/>
    <w:rsid w:val="00646F5B"/>
    <w:rsid w:val="006472F3"/>
    <w:rsid w:val="006476B9"/>
    <w:rsid w:val="0065003A"/>
    <w:rsid w:val="00650A78"/>
    <w:rsid w:val="00651086"/>
    <w:rsid w:val="0065173A"/>
    <w:rsid w:val="00652161"/>
    <w:rsid w:val="00652430"/>
    <w:rsid w:val="006558F0"/>
    <w:rsid w:val="006561EA"/>
    <w:rsid w:val="006565EF"/>
    <w:rsid w:val="00656D41"/>
    <w:rsid w:val="00656F20"/>
    <w:rsid w:val="00660992"/>
    <w:rsid w:val="00660B8F"/>
    <w:rsid w:val="00660CBF"/>
    <w:rsid w:val="00660D24"/>
    <w:rsid w:val="00661138"/>
    <w:rsid w:val="006618C8"/>
    <w:rsid w:val="00663143"/>
    <w:rsid w:val="00664101"/>
    <w:rsid w:val="00664E01"/>
    <w:rsid w:val="00664F5D"/>
    <w:rsid w:val="0066520F"/>
    <w:rsid w:val="0066544F"/>
    <w:rsid w:val="006675D4"/>
    <w:rsid w:val="0067010B"/>
    <w:rsid w:val="00671481"/>
    <w:rsid w:val="006718ED"/>
    <w:rsid w:val="00671D93"/>
    <w:rsid w:val="0067257C"/>
    <w:rsid w:val="00672692"/>
    <w:rsid w:val="00672C8B"/>
    <w:rsid w:val="00672D43"/>
    <w:rsid w:val="006734FD"/>
    <w:rsid w:val="0067357F"/>
    <w:rsid w:val="006741B4"/>
    <w:rsid w:val="006743B4"/>
    <w:rsid w:val="006764BB"/>
    <w:rsid w:val="00676E00"/>
    <w:rsid w:val="00677B1D"/>
    <w:rsid w:val="00677DFA"/>
    <w:rsid w:val="0068077A"/>
    <w:rsid w:val="00680C2B"/>
    <w:rsid w:val="0068170B"/>
    <w:rsid w:val="006831AC"/>
    <w:rsid w:val="00683F5E"/>
    <w:rsid w:val="00684904"/>
    <w:rsid w:val="0068495C"/>
    <w:rsid w:val="00684B93"/>
    <w:rsid w:val="0068573E"/>
    <w:rsid w:val="006857EE"/>
    <w:rsid w:val="0068626B"/>
    <w:rsid w:val="00687BED"/>
    <w:rsid w:val="006902E1"/>
    <w:rsid w:val="00690E56"/>
    <w:rsid w:val="00691EEE"/>
    <w:rsid w:val="00692B6E"/>
    <w:rsid w:val="00692BB0"/>
    <w:rsid w:val="00693C6D"/>
    <w:rsid w:val="00693E50"/>
    <w:rsid w:val="00693FD6"/>
    <w:rsid w:val="00694125"/>
    <w:rsid w:val="00694309"/>
    <w:rsid w:val="00697323"/>
    <w:rsid w:val="006A01D5"/>
    <w:rsid w:val="006A0592"/>
    <w:rsid w:val="006A1E50"/>
    <w:rsid w:val="006A2495"/>
    <w:rsid w:val="006A377A"/>
    <w:rsid w:val="006A574D"/>
    <w:rsid w:val="006A5C3D"/>
    <w:rsid w:val="006A7E0C"/>
    <w:rsid w:val="006B08D1"/>
    <w:rsid w:val="006B0AA3"/>
    <w:rsid w:val="006B0E3F"/>
    <w:rsid w:val="006B24C0"/>
    <w:rsid w:val="006B2DEA"/>
    <w:rsid w:val="006B3244"/>
    <w:rsid w:val="006B3355"/>
    <w:rsid w:val="006B3F1D"/>
    <w:rsid w:val="006B520C"/>
    <w:rsid w:val="006B551A"/>
    <w:rsid w:val="006B5BA1"/>
    <w:rsid w:val="006B5BB3"/>
    <w:rsid w:val="006B6027"/>
    <w:rsid w:val="006B6C49"/>
    <w:rsid w:val="006B6D54"/>
    <w:rsid w:val="006B7014"/>
    <w:rsid w:val="006B736F"/>
    <w:rsid w:val="006B741B"/>
    <w:rsid w:val="006C13A8"/>
    <w:rsid w:val="006C179C"/>
    <w:rsid w:val="006C1843"/>
    <w:rsid w:val="006C18D6"/>
    <w:rsid w:val="006C20D0"/>
    <w:rsid w:val="006C26D2"/>
    <w:rsid w:val="006C2CB9"/>
    <w:rsid w:val="006C4A36"/>
    <w:rsid w:val="006C4D3A"/>
    <w:rsid w:val="006C50C7"/>
    <w:rsid w:val="006C5F3F"/>
    <w:rsid w:val="006C6B6C"/>
    <w:rsid w:val="006C758C"/>
    <w:rsid w:val="006C779C"/>
    <w:rsid w:val="006D05EB"/>
    <w:rsid w:val="006D0A3F"/>
    <w:rsid w:val="006D110A"/>
    <w:rsid w:val="006D20B5"/>
    <w:rsid w:val="006D27C5"/>
    <w:rsid w:val="006D375C"/>
    <w:rsid w:val="006D3800"/>
    <w:rsid w:val="006D45DF"/>
    <w:rsid w:val="006D473D"/>
    <w:rsid w:val="006D4EB4"/>
    <w:rsid w:val="006D54E5"/>
    <w:rsid w:val="006D58B2"/>
    <w:rsid w:val="006D7513"/>
    <w:rsid w:val="006D7848"/>
    <w:rsid w:val="006E2320"/>
    <w:rsid w:val="006E2E72"/>
    <w:rsid w:val="006E2EA2"/>
    <w:rsid w:val="006E3484"/>
    <w:rsid w:val="006E404A"/>
    <w:rsid w:val="006E5B13"/>
    <w:rsid w:val="006E6AF3"/>
    <w:rsid w:val="006E724F"/>
    <w:rsid w:val="006E7568"/>
    <w:rsid w:val="006E7814"/>
    <w:rsid w:val="006F0C97"/>
    <w:rsid w:val="006F0F5F"/>
    <w:rsid w:val="006F126E"/>
    <w:rsid w:val="006F2192"/>
    <w:rsid w:val="006F270B"/>
    <w:rsid w:val="006F2BCD"/>
    <w:rsid w:val="006F3533"/>
    <w:rsid w:val="006F35A4"/>
    <w:rsid w:val="006F5413"/>
    <w:rsid w:val="006F6028"/>
    <w:rsid w:val="006F6505"/>
    <w:rsid w:val="006F73F8"/>
    <w:rsid w:val="0070067C"/>
    <w:rsid w:val="00700DFF"/>
    <w:rsid w:val="0070130E"/>
    <w:rsid w:val="0070152B"/>
    <w:rsid w:val="0070219A"/>
    <w:rsid w:val="007021C3"/>
    <w:rsid w:val="00702A52"/>
    <w:rsid w:val="00703818"/>
    <w:rsid w:val="00703904"/>
    <w:rsid w:val="00703B5A"/>
    <w:rsid w:val="00704A40"/>
    <w:rsid w:val="007050E9"/>
    <w:rsid w:val="00706076"/>
    <w:rsid w:val="007060A0"/>
    <w:rsid w:val="00706CF3"/>
    <w:rsid w:val="0070724A"/>
    <w:rsid w:val="007072C3"/>
    <w:rsid w:val="00710141"/>
    <w:rsid w:val="0071027E"/>
    <w:rsid w:val="007107F3"/>
    <w:rsid w:val="00711551"/>
    <w:rsid w:val="007116DB"/>
    <w:rsid w:val="00713239"/>
    <w:rsid w:val="00713282"/>
    <w:rsid w:val="00713AAD"/>
    <w:rsid w:val="00714C07"/>
    <w:rsid w:val="0071734B"/>
    <w:rsid w:val="00717791"/>
    <w:rsid w:val="00717999"/>
    <w:rsid w:val="007208B4"/>
    <w:rsid w:val="00720F97"/>
    <w:rsid w:val="0072101E"/>
    <w:rsid w:val="00722104"/>
    <w:rsid w:val="0072226F"/>
    <w:rsid w:val="00724DB9"/>
    <w:rsid w:val="00724F7B"/>
    <w:rsid w:val="00724FBD"/>
    <w:rsid w:val="00725523"/>
    <w:rsid w:val="00725E41"/>
    <w:rsid w:val="007260F2"/>
    <w:rsid w:val="00726F0D"/>
    <w:rsid w:val="00726F34"/>
    <w:rsid w:val="007274B7"/>
    <w:rsid w:val="00727BA1"/>
    <w:rsid w:val="00730700"/>
    <w:rsid w:val="007307A2"/>
    <w:rsid w:val="007307A5"/>
    <w:rsid w:val="007309C8"/>
    <w:rsid w:val="007314E9"/>
    <w:rsid w:val="00731AB5"/>
    <w:rsid w:val="007333CE"/>
    <w:rsid w:val="007341C1"/>
    <w:rsid w:val="00735527"/>
    <w:rsid w:val="00735CBF"/>
    <w:rsid w:val="007360A5"/>
    <w:rsid w:val="00736C37"/>
    <w:rsid w:val="0073743E"/>
    <w:rsid w:val="00737EC9"/>
    <w:rsid w:val="007424CD"/>
    <w:rsid w:val="00742AC7"/>
    <w:rsid w:val="007435F0"/>
    <w:rsid w:val="00743E8A"/>
    <w:rsid w:val="00744F25"/>
    <w:rsid w:val="00745837"/>
    <w:rsid w:val="00745EF2"/>
    <w:rsid w:val="0074751E"/>
    <w:rsid w:val="007501E0"/>
    <w:rsid w:val="007507F5"/>
    <w:rsid w:val="00750DC5"/>
    <w:rsid w:val="00752186"/>
    <w:rsid w:val="00752419"/>
    <w:rsid w:val="007525BD"/>
    <w:rsid w:val="00755169"/>
    <w:rsid w:val="007556FB"/>
    <w:rsid w:val="00755C17"/>
    <w:rsid w:val="00755D02"/>
    <w:rsid w:val="00756461"/>
    <w:rsid w:val="0075648B"/>
    <w:rsid w:val="00756926"/>
    <w:rsid w:val="00756E65"/>
    <w:rsid w:val="007579B3"/>
    <w:rsid w:val="00757DA6"/>
    <w:rsid w:val="00757F7C"/>
    <w:rsid w:val="00760080"/>
    <w:rsid w:val="00760A52"/>
    <w:rsid w:val="00760C78"/>
    <w:rsid w:val="00761972"/>
    <w:rsid w:val="00761FFF"/>
    <w:rsid w:val="007622EA"/>
    <w:rsid w:val="0076281D"/>
    <w:rsid w:val="00763C8E"/>
    <w:rsid w:val="00765347"/>
    <w:rsid w:val="00765C9E"/>
    <w:rsid w:val="00765D2F"/>
    <w:rsid w:val="0076678F"/>
    <w:rsid w:val="00766A9F"/>
    <w:rsid w:val="00766B4D"/>
    <w:rsid w:val="0077143C"/>
    <w:rsid w:val="0077279A"/>
    <w:rsid w:val="00772EAA"/>
    <w:rsid w:val="00773219"/>
    <w:rsid w:val="00773BE4"/>
    <w:rsid w:val="00774B5F"/>
    <w:rsid w:val="007756BD"/>
    <w:rsid w:val="00775B90"/>
    <w:rsid w:val="00776BD5"/>
    <w:rsid w:val="00777076"/>
    <w:rsid w:val="00777443"/>
    <w:rsid w:val="00777CE7"/>
    <w:rsid w:val="00777E28"/>
    <w:rsid w:val="00777E88"/>
    <w:rsid w:val="00780425"/>
    <w:rsid w:val="00781744"/>
    <w:rsid w:val="007819C0"/>
    <w:rsid w:val="00781A26"/>
    <w:rsid w:val="00782B12"/>
    <w:rsid w:val="00782FA8"/>
    <w:rsid w:val="007838F0"/>
    <w:rsid w:val="00784E7A"/>
    <w:rsid w:val="007852B0"/>
    <w:rsid w:val="007853B3"/>
    <w:rsid w:val="00786880"/>
    <w:rsid w:val="00787628"/>
    <w:rsid w:val="00787A77"/>
    <w:rsid w:val="00790628"/>
    <w:rsid w:val="007909D3"/>
    <w:rsid w:val="00792660"/>
    <w:rsid w:val="00792C14"/>
    <w:rsid w:val="00792CC8"/>
    <w:rsid w:val="0079367C"/>
    <w:rsid w:val="00793B2F"/>
    <w:rsid w:val="00793C83"/>
    <w:rsid w:val="00793CEA"/>
    <w:rsid w:val="00794174"/>
    <w:rsid w:val="00794AB9"/>
    <w:rsid w:val="00794FD3"/>
    <w:rsid w:val="0079514D"/>
    <w:rsid w:val="00795456"/>
    <w:rsid w:val="007958AB"/>
    <w:rsid w:val="00795974"/>
    <w:rsid w:val="007965BA"/>
    <w:rsid w:val="00796BA0"/>
    <w:rsid w:val="0079715F"/>
    <w:rsid w:val="0079744B"/>
    <w:rsid w:val="0079751D"/>
    <w:rsid w:val="00797853"/>
    <w:rsid w:val="007A01D5"/>
    <w:rsid w:val="007A0434"/>
    <w:rsid w:val="007A0961"/>
    <w:rsid w:val="007A0F61"/>
    <w:rsid w:val="007A13EB"/>
    <w:rsid w:val="007A1F65"/>
    <w:rsid w:val="007A287D"/>
    <w:rsid w:val="007A316C"/>
    <w:rsid w:val="007A37ED"/>
    <w:rsid w:val="007A3DB9"/>
    <w:rsid w:val="007A3E8F"/>
    <w:rsid w:val="007A4C30"/>
    <w:rsid w:val="007A4EDB"/>
    <w:rsid w:val="007A593E"/>
    <w:rsid w:val="007A6A77"/>
    <w:rsid w:val="007B077B"/>
    <w:rsid w:val="007B0B1E"/>
    <w:rsid w:val="007B1DB9"/>
    <w:rsid w:val="007B296F"/>
    <w:rsid w:val="007B354D"/>
    <w:rsid w:val="007B3E07"/>
    <w:rsid w:val="007B3FFC"/>
    <w:rsid w:val="007B4D13"/>
    <w:rsid w:val="007B570E"/>
    <w:rsid w:val="007B5FD9"/>
    <w:rsid w:val="007B7A03"/>
    <w:rsid w:val="007C01BA"/>
    <w:rsid w:val="007C0CB1"/>
    <w:rsid w:val="007C17AE"/>
    <w:rsid w:val="007C1D71"/>
    <w:rsid w:val="007C1EF8"/>
    <w:rsid w:val="007C46CE"/>
    <w:rsid w:val="007C5AEF"/>
    <w:rsid w:val="007C621F"/>
    <w:rsid w:val="007D0335"/>
    <w:rsid w:val="007D05D2"/>
    <w:rsid w:val="007D0F3C"/>
    <w:rsid w:val="007D17D9"/>
    <w:rsid w:val="007D27A5"/>
    <w:rsid w:val="007D2FE3"/>
    <w:rsid w:val="007D40E6"/>
    <w:rsid w:val="007D4391"/>
    <w:rsid w:val="007D45E8"/>
    <w:rsid w:val="007D478D"/>
    <w:rsid w:val="007D4C0F"/>
    <w:rsid w:val="007D77F4"/>
    <w:rsid w:val="007D79A7"/>
    <w:rsid w:val="007D7EDD"/>
    <w:rsid w:val="007E262C"/>
    <w:rsid w:val="007E3ACE"/>
    <w:rsid w:val="007E3E16"/>
    <w:rsid w:val="007E3E4F"/>
    <w:rsid w:val="007E4C7C"/>
    <w:rsid w:val="007E6BA5"/>
    <w:rsid w:val="007E704D"/>
    <w:rsid w:val="007E71C1"/>
    <w:rsid w:val="007E7236"/>
    <w:rsid w:val="007E7507"/>
    <w:rsid w:val="007F0389"/>
    <w:rsid w:val="007F0451"/>
    <w:rsid w:val="007F0F12"/>
    <w:rsid w:val="007F104D"/>
    <w:rsid w:val="007F18A5"/>
    <w:rsid w:val="007F28BC"/>
    <w:rsid w:val="007F425F"/>
    <w:rsid w:val="007F54AA"/>
    <w:rsid w:val="007F590D"/>
    <w:rsid w:val="007F66B3"/>
    <w:rsid w:val="007F66C4"/>
    <w:rsid w:val="007F67BA"/>
    <w:rsid w:val="007F68CF"/>
    <w:rsid w:val="007F6BE5"/>
    <w:rsid w:val="007F7BA3"/>
    <w:rsid w:val="007F7CFD"/>
    <w:rsid w:val="007F7ECD"/>
    <w:rsid w:val="00800535"/>
    <w:rsid w:val="00800EE3"/>
    <w:rsid w:val="0080103D"/>
    <w:rsid w:val="0080107D"/>
    <w:rsid w:val="008016FC"/>
    <w:rsid w:val="00801B8D"/>
    <w:rsid w:val="008024B1"/>
    <w:rsid w:val="0080286D"/>
    <w:rsid w:val="008029DB"/>
    <w:rsid w:val="008033D8"/>
    <w:rsid w:val="0080377C"/>
    <w:rsid w:val="00803E52"/>
    <w:rsid w:val="0080420C"/>
    <w:rsid w:val="00804D7D"/>
    <w:rsid w:val="008058DA"/>
    <w:rsid w:val="008059B1"/>
    <w:rsid w:val="00806C79"/>
    <w:rsid w:val="0081014B"/>
    <w:rsid w:val="0081016D"/>
    <w:rsid w:val="0081079A"/>
    <w:rsid w:val="00811684"/>
    <w:rsid w:val="00811FB2"/>
    <w:rsid w:val="00812F9B"/>
    <w:rsid w:val="00813055"/>
    <w:rsid w:val="008134CD"/>
    <w:rsid w:val="00814117"/>
    <w:rsid w:val="008143DB"/>
    <w:rsid w:val="00814712"/>
    <w:rsid w:val="008147A5"/>
    <w:rsid w:val="00815285"/>
    <w:rsid w:val="0081711B"/>
    <w:rsid w:val="0081787D"/>
    <w:rsid w:val="00817ED3"/>
    <w:rsid w:val="008206F8"/>
    <w:rsid w:val="008208C9"/>
    <w:rsid w:val="0082112F"/>
    <w:rsid w:val="008213F5"/>
    <w:rsid w:val="00821761"/>
    <w:rsid w:val="00821EF5"/>
    <w:rsid w:val="008221D3"/>
    <w:rsid w:val="0082305F"/>
    <w:rsid w:val="008236FA"/>
    <w:rsid w:val="008241D7"/>
    <w:rsid w:val="00824367"/>
    <w:rsid w:val="0082679E"/>
    <w:rsid w:val="00826BE6"/>
    <w:rsid w:val="00827449"/>
    <w:rsid w:val="00827C40"/>
    <w:rsid w:val="00827CC0"/>
    <w:rsid w:val="00830597"/>
    <w:rsid w:val="00833138"/>
    <w:rsid w:val="008332B0"/>
    <w:rsid w:val="0083414F"/>
    <w:rsid w:val="0083549A"/>
    <w:rsid w:val="00835E87"/>
    <w:rsid w:val="008365A6"/>
    <w:rsid w:val="00836629"/>
    <w:rsid w:val="00837780"/>
    <w:rsid w:val="008377A8"/>
    <w:rsid w:val="00840038"/>
    <w:rsid w:val="008405BF"/>
    <w:rsid w:val="00841B14"/>
    <w:rsid w:val="00841B29"/>
    <w:rsid w:val="00841F67"/>
    <w:rsid w:val="008421F3"/>
    <w:rsid w:val="0084275B"/>
    <w:rsid w:val="008430DC"/>
    <w:rsid w:val="00843964"/>
    <w:rsid w:val="008439A3"/>
    <w:rsid w:val="008440C2"/>
    <w:rsid w:val="00844CCB"/>
    <w:rsid w:val="008454A6"/>
    <w:rsid w:val="008454D3"/>
    <w:rsid w:val="008468F3"/>
    <w:rsid w:val="008474C0"/>
    <w:rsid w:val="008476C8"/>
    <w:rsid w:val="00847FA5"/>
    <w:rsid w:val="00850C70"/>
    <w:rsid w:val="00851056"/>
    <w:rsid w:val="008510A3"/>
    <w:rsid w:val="008532CA"/>
    <w:rsid w:val="0085375B"/>
    <w:rsid w:val="00854A67"/>
    <w:rsid w:val="008557EC"/>
    <w:rsid w:val="00855F9C"/>
    <w:rsid w:val="0085749F"/>
    <w:rsid w:val="00857DD8"/>
    <w:rsid w:val="0086015E"/>
    <w:rsid w:val="00860CE9"/>
    <w:rsid w:val="00860E8D"/>
    <w:rsid w:val="008611CB"/>
    <w:rsid w:val="008616CD"/>
    <w:rsid w:val="008626A0"/>
    <w:rsid w:val="00863245"/>
    <w:rsid w:val="008633A0"/>
    <w:rsid w:val="008635CB"/>
    <w:rsid w:val="008637C4"/>
    <w:rsid w:val="008637FA"/>
    <w:rsid w:val="00863D4B"/>
    <w:rsid w:val="00864253"/>
    <w:rsid w:val="00864663"/>
    <w:rsid w:val="00864B40"/>
    <w:rsid w:val="008651EC"/>
    <w:rsid w:val="00866A10"/>
    <w:rsid w:val="00866CBA"/>
    <w:rsid w:val="008702FC"/>
    <w:rsid w:val="00870BB2"/>
    <w:rsid w:val="00871CEA"/>
    <w:rsid w:val="00872828"/>
    <w:rsid w:val="00873541"/>
    <w:rsid w:val="00873C39"/>
    <w:rsid w:val="00874316"/>
    <w:rsid w:val="00874561"/>
    <w:rsid w:val="00874D71"/>
    <w:rsid w:val="00876C27"/>
    <w:rsid w:val="00876DD4"/>
    <w:rsid w:val="00877198"/>
    <w:rsid w:val="00877406"/>
    <w:rsid w:val="008800BD"/>
    <w:rsid w:val="00880B69"/>
    <w:rsid w:val="00880DA7"/>
    <w:rsid w:val="00880FC3"/>
    <w:rsid w:val="00881DE8"/>
    <w:rsid w:val="008821C5"/>
    <w:rsid w:val="0088370D"/>
    <w:rsid w:val="0088375F"/>
    <w:rsid w:val="0088395C"/>
    <w:rsid w:val="00884E16"/>
    <w:rsid w:val="0088502D"/>
    <w:rsid w:val="00885218"/>
    <w:rsid w:val="00885508"/>
    <w:rsid w:val="00886006"/>
    <w:rsid w:val="008863EF"/>
    <w:rsid w:val="00886630"/>
    <w:rsid w:val="00887339"/>
    <w:rsid w:val="00890098"/>
    <w:rsid w:val="008909D5"/>
    <w:rsid w:val="00891436"/>
    <w:rsid w:val="00892BA6"/>
    <w:rsid w:val="00893781"/>
    <w:rsid w:val="008951BC"/>
    <w:rsid w:val="0089537A"/>
    <w:rsid w:val="00897A28"/>
    <w:rsid w:val="008A0086"/>
    <w:rsid w:val="008A0830"/>
    <w:rsid w:val="008A0F97"/>
    <w:rsid w:val="008A1403"/>
    <w:rsid w:val="008A1C96"/>
    <w:rsid w:val="008A2D9E"/>
    <w:rsid w:val="008A40D9"/>
    <w:rsid w:val="008A5475"/>
    <w:rsid w:val="008A55C8"/>
    <w:rsid w:val="008A5C70"/>
    <w:rsid w:val="008B0805"/>
    <w:rsid w:val="008B12E5"/>
    <w:rsid w:val="008B1455"/>
    <w:rsid w:val="008B1567"/>
    <w:rsid w:val="008B1B44"/>
    <w:rsid w:val="008B1C78"/>
    <w:rsid w:val="008B1F44"/>
    <w:rsid w:val="008B22F9"/>
    <w:rsid w:val="008B2484"/>
    <w:rsid w:val="008B25EA"/>
    <w:rsid w:val="008B2D2C"/>
    <w:rsid w:val="008B35FD"/>
    <w:rsid w:val="008B4E99"/>
    <w:rsid w:val="008B633A"/>
    <w:rsid w:val="008B6498"/>
    <w:rsid w:val="008B6CDD"/>
    <w:rsid w:val="008B7524"/>
    <w:rsid w:val="008C0F70"/>
    <w:rsid w:val="008C1BA5"/>
    <w:rsid w:val="008C1C15"/>
    <w:rsid w:val="008C2A1B"/>
    <w:rsid w:val="008C3E10"/>
    <w:rsid w:val="008C6897"/>
    <w:rsid w:val="008C6FF1"/>
    <w:rsid w:val="008C75BB"/>
    <w:rsid w:val="008C76B8"/>
    <w:rsid w:val="008C7C94"/>
    <w:rsid w:val="008C7D35"/>
    <w:rsid w:val="008D0368"/>
    <w:rsid w:val="008D056A"/>
    <w:rsid w:val="008D0A11"/>
    <w:rsid w:val="008D1AEA"/>
    <w:rsid w:val="008D1D5B"/>
    <w:rsid w:val="008D1E76"/>
    <w:rsid w:val="008D2637"/>
    <w:rsid w:val="008D2640"/>
    <w:rsid w:val="008D2C62"/>
    <w:rsid w:val="008D3249"/>
    <w:rsid w:val="008D3806"/>
    <w:rsid w:val="008D3F72"/>
    <w:rsid w:val="008D479F"/>
    <w:rsid w:val="008D4DF0"/>
    <w:rsid w:val="008D5BDD"/>
    <w:rsid w:val="008D5E0A"/>
    <w:rsid w:val="008D5E41"/>
    <w:rsid w:val="008D6459"/>
    <w:rsid w:val="008D6FA2"/>
    <w:rsid w:val="008D7457"/>
    <w:rsid w:val="008D7540"/>
    <w:rsid w:val="008E00A0"/>
    <w:rsid w:val="008E2BA1"/>
    <w:rsid w:val="008E2D6C"/>
    <w:rsid w:val="008E3A27"/>
    <w:rsid w:val="008E3F13"/>
    <w:rsid w:val="008E428D"/>
    <w:rsid w:val="008E48AB"/>
    <w:rsid w:val="008E4A60"/>
    <w:rsid w:val="008E4ADA"/>
    <w:rsid w:val="008E5467"/>
    <w:rsid w:val="008E7CB5"/>
    <w:rsid w:val="008F01DF"/>
    <w:rsid w:val="008F0C77"/>
    <w:rsid w:val="008F1289"/>
    <w:rsid w:val="008F12FC"/>
    <w:rsid w:val="008F1C25"/>
    <w:rsid w:val="008F1CCE"/>
    <w:rsid w:val="008F1E65"/>
    <w:rsid w:val="008F1FB2"/>
    <w:rsid w:val="008F3054"/>
    <w:rsid w:val="008F3066"/>
    <w:rsid w:val="008F3918"/>
    <w:rsid w:val="008F3B11"/>
    <w:rsid w:val="008F3E0B"/>
    <w:rsid w:val="008F3FED"/>
    <w:rsid w:val="008F4A5E"/>
    <w:rsid w:val="008F4CDF"/>
    <w:rsid w:val="008F4DC6"/>
    <w:rsid w:val="008F4FDF"/>
    <w:rsid w:val="008F557C"/>
    <w:rsid w:val="008F64D9"/>
    <w:rsid w:val="008F6545"/>
    <w:rsid w:val="008F7077"/>
    <w:rsid w:val="008F758D"/>
    <w:rsid w:val="00901286"/>
    <w:rsid w:val="009034D9"/>
    <w:rsid w:val="00903AD3"/>
    <w:rsid w:val="00904301"/>
    <w:rsid w:val="00904349"/>
    <w:rsid w:val="00904DE1"/>
    <w:rsid w:val="0090519D"/>
    <w:rsid w:val="00905C3D"/>
    <w:rsid w:val="0090673B"/>
    <w:rsid w:val="00906B8D"/>
    <w:rsid w:val="00907C22"/>
    <w:rsid w:val="0091072F"/>
    <w:rsid w:val="00911B94"/>
    <w:rsid w:val="00912065"/>
    <w:rsid w:val="00912ADB"/>
    <w:rsid w:val="00912C19"/>
    <w:rsid w:val="00912FAB"/>
    <w:rsid w:val="00912FF1"/>
    <w:rsid w:val="0091368E"/>
    <w:rsid w:val="00913FE4"/>
    <w:rsid w:val="00916909"/>
    <w:rsid w:val="00916F31"/>
    <w:rsid w:val="00921B83"/>
    <w:rsid w:val="00922D99"/>
    <w:rsid w:val="0092432F"/>
    <w:rsid w:val="009250F0"/>
    <w:rsid w:val="009261B6"/>
    <w:rsid w:val="009265B9"/>
    <w:rsid w:val="00926F03"/>
    <w:rsid w:val="009278FD"/>
    <w:rsid w:val="009306BE"/>
    <w:rsid w:val="00930911"/>
    <w:rsid w:val="009309EC"/>
    <w:rsid w:val="009310CE"/>
    <w:rsid w:val="009316F5"/>
    <w:rsid w:val="00932981"/>
    <w:rsid w:val="00932A82"/>
    <w:rsid w:val="00932CA8"/>
    <w:rsid w:val="009336C2"/>
    <w:rsid w:val="0093394B"/>
    <w:rsid w:val="0093508D"/>
    <w:rsid w:val="00936FFF"/>
    <w:rsid w:val="00937CDE"/>
    <w:rsid w:val="00940E2F"/>
    <w:rsid w:val="0094181C"/>
    <w:rsid w:val="00941885"/>
    <w:rsid w:val="009437A2"/>
    <w:rsid w:val="00943F06"/>
    <w:rsid w:val="0094446F"/>
    <w:rsid w:val="00944481"/>
    <w:rsid w:val="009444A5"/>
    <w:rsid w:val="009444E0"/>
    <w:rsid w:val="009449B1"/>
    <w:rsid w:val="00944A8B"/>
    <w:rsid w:val="00944B33"/>
    <w:rsid w:val="0094530E"/>
    <w:rsid w:val="00946118"/>
    <w:rsid w:val="00946799"/>
    <w:rsid w:val="00946979"/>
    <w:rsid w:val="00947285"/>
    <w:rsid w:val="0094753B"/>
    <w:rsid w:val="00947B27"/>
    <w:rsid w:val="009505D6"/>
    <w:rsid w:val="00950D1A"/>
    <w:rsid w:val="00953025"/>
    <w:rsid w:val="0095374A"/>
    <w:rsid w:val="0095525E"/>
    <w:rsid w:val="009557E3"/>
    <w:rsid w:val="009562DE"/>
    <w:rsid w:val="009566F0"/>
    <w:rsid w:val="00960ABA"/>
    <w:rsid w:val="0096123E"/>
    <w:rsid w:val="00961E33"/>
    <w:rsid w:val="00961F34"/>
    <w:rsid w:val="009622FB"/>
    <w:rsid w:val="00963954"/>
    <w:rsid w:val="0096396B"/>
    <w:rsid w:val="009661B2"/>
    <w:rsid w:val="0096634F"/>
    <w:rsid w:val="009664DD"/>
    <w:rsid w:val="00967729"/>
    <w:rsid w:val="00970126"/>
    <w:rsid w:val="00970927"/>
    <w:rsid w:val="00970C5E"/>
    <w:rsid w:val="0097194B"/>
    <w:rsid w:val="00971CA1"/>
    <w:rsid w:val="00972FC2"/>
    <w:rsid w:val="00973EA5"/>
    <w:rsid w:val="009744EE"/>
    <w:rsid w:val="00974584"/>
    <w:rsid w:val="00974D74"/>
    <w:rsid w:val="0097598E"/>
    <w:rsid w:val="0097784D"/>
    <w:rsid w:val="009806AF"/>
    <w:rsid w:val="0098128A"/>
    <w:rsid w:val="00981346"/>
    <w:rsid w:val="00981E1D"/>
    <w:rsid w:val="00982D77"/>
    <w:rsid w:val="00983566"/>
    <w:rsid w:val="009843B0"/>
    <w:rsid w:val="00984667"/>
    <w:rsid w:val="009848A2"/>
    <w:rsid w:val="00984F57"/>
    <w:rsid w:val="00986ADB"/>
    <w:rsid w:val="00986C6B"/>
    <w:rsid w:val="009870B6"/>
    <w:rsid w:val="0098715E"/>
    <w:rsid w:val="009871E0"/>
    <w:rsid w:val="00987CA6"/>
    <w:rsid w:val="00990E40"/>
    <w:rsid w:val="00990E9D"/>
    <w:rsid w:val="0099148B"/>
    <w:rsid w:val="009934C8"/>
    <w:rsid w:val="00994861"/>
    <w:rsid w:val="00994B37"/>
    <w:rsid w:val="009951D3"/>
    <w:rsid w:val="009957A5"/>
    <w:rsid w:val="00996180"/>
    <w:rsid w:val="00996A89"/>
    <w:rsid w:val="00997221"/>
    <w:rsid w:val="00997249"/>
    <w:rsid w:val="009A013B"/>
    <w:rsid w:val="009A1146"/>
    <w:rsid w:val="009A1777"/>
    <w:rsid w:val="009A2AAE"/>
    <w:rsid w:val="009A2C89"/>
    <w:rsid w:val="009A38C5"/>
    <w:rsid w:val="009A3A28"/>
    <w:rsid w:val="009A3B90"/>
    <w:rsid w:val="009A4362"/>
    <w:rsid w:val="009A4864"/>
    <w:rsid w:val="009A4E94"/>
    <w:rsid w:val="009A5780"/>
    <w:rsid w:val="009A60F5"/>
    <w:rsid w:val="009A617C"/>
    <w:rsid w:val="009A6436"/>
    <w:rsid w:val="009A7633"/>
    <w:rsid w:val="009A78EB"/>
    <w:rsid w:val="009B00F3"/>
    <w:rsid w:val="009B0567"/>
    <w:rsid w:val="009B0FBD"/>
    <w:rsid w:val="009B1044"/>
    <w:rsid w:val="009B1591"/>
    <w:rsid w:val="009B289D"/>
    <w:rsid w:val="009B3120"/>
    <w:rsid w:val="009B3686"/>
    <w:rsid w:val="009B3C52"/>
    <w:rsid w:val="009B40A4"/>
    <w:rsid w:val="009B4497"/>
    <w:rsid w:val="009B4EF0"/>
    <w:rsid w:val="009B6FDC"/>
    <w:rsid w:val="009C0549"/>
    <w:rsid w:val="009C0C1C"/>
    <w:rsid w:val="009C0E8C"/>
    <w:rsid w:val="009C178E"/>
    <w:rsid w:val="009C1839"/>
    <w:rsid w:val="009C2764"/>
    <w:rsid w:val="009C410E"/>
    <w:rsid w:val="009C418F"/>
    <w:rsid w:val="009C5AC6"/>
    <w:rsid w:val="009C60A3"/>
    <w:rsid w:val="009C6B8A"/>
    <w:rsid w:val="009C7743"/>
    <w:rsid w:val="009C7E62"/>
    <w:rsid w:val="009D00C0"/>
    <w:rsid w:val="009D0778"/>
    <w:rsid w:val="009D07F7"/>
    <w:rsid w:val="009D09BD"/>
    <w:rsid w:val="009D14FB"/>
    <w:rsid w:val="009D1BC0"/>
    <w:rsid w:val="009D1CF1"/>
    <w:rsid w:val="009D1DB7"/>
    <w:rsid w:val="009D215D"/>
    <w:rsid w:val="009D2F6C"/>
    <w:rsid w:val="009D32D3"/>
    <w:rsid w:val="009D4B9E"/>
    <w:rsid w:val="009D5753"/>
    <w:rsid w:val="009D6555"/>
    <w:rsid w:val="009D6B1C"/>
    <w:rsid w:val="009D6B6E"/>
    <w:rsid w:val="009E04D5"/>
    <w:rsid w:val="009E1A3D"/>
    <w:rsid w:val="009E3163"/>
    <w:rsid w:val="009E365E"/>
    <w:rsid w:val="009E3E3B"/>
    <w:rsid w:val="009E3FB0"/>
    <w:rsid w:val="009E43E1"/>
    <w:rsid w:val="009E522C"/>
    <w:rsid w:val="009E5893"/>
    <w:rsid w:val="009E7EA4"/>
    <w:rsid w:val="009F0B47"/>
    <w:rsid w:val="009F1604"/>
    <w:rsid w:val="009F2649"/>
    <w:rsid w:val="009F33BB"/>
    <w:rsid w:val="009F385D"/>
    <w:rsid w:val="009F3E68"/>
    <w:rsid w:val="009F3E71"/>
    <w:rsid w:val="009F4328"/>
    <w:rsid w:val="009F434A"/>
    <w:rsid w:val="009F4818"/>
    <w:rsid w:val="009F4F4E"/>
    <w:rsid w:val="009F5BC3"/>
    <w:rsid w:val="009F61A8"/>
    <w:rsid w:val="009F74C2"/>
    <w:rsid w:val="009F7F88"/>
    <w:rsid w:val="00A011F9"/>
    <w:rsid w:val="00A014D0"/>
    <w:rsid w:val="00A015C1"/>
    <w:rsid w:val="00A01B83"/>
    <w:rsid w:val="00A0236D"/>
    <w:rsid w:val="00A02459"/>
    <w:rsid w:val="00A028C4"/>
    <w:rsid w:val="00A02978"/>
    <w:rsid w:val="00A04960"/>
    <w:rsid w:val="00A05C4D"/>
    <w:rsid w:val="00A063A3"/>
    <w:rsid w:val="00A06476"/>
    <w:rsid w:val="00A066BE"/>
    <w:rsid w:val="00A07538"/>
    <w:rsid w:val="00A075D8"/>
    <w:rsid w:val="00A10815"/>
    <w:rsid w:val="00A117B5"/>
    <w:rsid w:val="00A11B14"/>
    <w:rsid w:val="00A11B8B"/>
    <w:rsid w:val="00A14202"/>
    <w:rsid w:val="00A16B2D"/>
    <w:rsid w:val="00A179E2"/>
    <w:rsid w:val="00A2133C"/>
    <w:rsid w:val="00A21F75"/>
    <w:rsid w:val="00A2251C"/>
    <w:rsid w:val="00A22FB8"/>
    <w:rsid w:val="00A2543A"/>
    <w:rsid w:val="00A25789"/>
    <w:rsid w:val="00A261B4"/>
    <w:rsid w:val="00A261D5"/>
    <w:rsid w:val="00A270C7"/>
    <w:rsid w:val="00A27516"/>
    <w:rsid w:val="00A27C75"/>
    <w:rsid w:val="00A3029E"/>
    <w:rsid w:val="00A302B8"/>
    <w:rsid w:val="00A30FFF"/>
    <w:rsid w:val="00A312C7"/>
    <w:rsid w:val="00A313E0"/>
    <w:rsid w:val="00A31867"/>
    <w:rsid w:val="00A31941"/>
    <w:rsid w:val="00A324E2"/>
    <w:rsid w:val="00A33A4A"/>
    <w:rsid w:val="00A33DFC"/>
    <w:rsid w:val="00A33E12"/>
    <w:rsid w:val="00A35CA2"/>
    <w:rsid w:val="00A35F41"/>
    <w:rsid w:val="00A36FB4"/>
    <w:rsid w:val="00A41335"/>
    <w:rsid w:val="00A41418"/>
    <w:rsid w:val="00A4151F"/>
    <w:rsid w:val="00A41CB1"/>
    <w:rsid w:val="00A41CB3"/>
    <w:rsid w:val="00A422D3"/>
    <w:rsid w:val="00A4239A"/>
    <w:rsid w:val="00A43223"/>
    <w:rsid w:val="00A4371B"/>
    <w:rsid w:val="00A43CFD"/>
    <w:rsid w:val="00A45890"/>
    <w:rsid w:val="00A46344"/>
    <w:rsid w:val="00A46440"/>
    <w:rsid w:val="00A4652A"/>
    <w:rsid w:val="00A47AA3"/>
    <w:rsid w:val="00A5054F"/>
    <w:rsid w:val="00A507E8"/>
    <w:rsid w:val="00A50AA6"/>
    <w:rsid w:val="00A51350"/>
    <w:rsid w:val="00A52F66"/>
    <w:rsid w:val="00A53A1C"/>
    <w:rsid w:val="00A548F2"/>
    <w:rsid w:val="00A56073"/>
    <w:rsid w:val="00A56082"/>
    <w:rsid w:val="00A5704A"/>
    <w:rsid w:val="00A5713D"/>
    <w:rsid w:val="00A57523"/>
    <w:rsid w:val="00A57859"/>
    <w:rsid w:val="00A61064"/>
    <w:rsid w:val="00A61097"/>
    <w:rsid w:val="00A61C39"/>
    <w:rsid w:val="00A62185"/>
    <w:rsid w:val="00A64020"/>
    <w:rsid w:val="00A64E1F"/>
    <w:rsid w:val="00A65016"/>
    <w:rsid w:val="00A65188"/>
    <w:rsid w:val="00A65528"/>
    <w:rsid w:val="00A65891"/>
    <w:rsid w:val="00A66485"/>
    <w:rsid w:val="00A66B5E"/>
    <w:rsid w:val="00A70635"/>
    <w:rsid w:val="00A70C6A"/>
    <w:rsid w:val="00A73424"/>
    <w:rsid w:val="00A73E85"/>
    <w:rsid w:val="00A749BA"/>
    <w:rsid w:val="00A75560"/>
    <w:rsid w:val="00A75DAA"/>
    <w:rsid w:val="00A770E2"/>
    <w:rsid w:val="00A802FE"/>
    <w:rsid w:val="00A80B74"/>
    <w:rsid w:val="00A8176D"/>
    <w:rsid w:val="00A81F1D"/>
    <w:rsid w:val="00A825E1"/>
    <w:rsid w:val="00A8297E"/>
    <w:rsid w:val="00A83ABF"/>
    <w:rsid w:val="00A83C48"/>
    <w:rsid w:val="00A85896"/>
    <w:rsid w:val="00A86A98"/>
    <w:rsid w:val="00A87627"/>
    <w:rsid w:val="00A91308"/>
    <w:rsid w:val="00A92291"/>
    <w:rsid w:val="00A93D47"/>
    <w:rsid w:val="00A93E1E"/>
    <w:rsid w:val="00A93FCE"/>
    <w:rsid w:val="00A9409C"/>
    <w:rsid w:val="00A94132"/>
    <w:rsid w:val="00A94C2B"/>
    <w:rsid w:val="00A94C5D"/>
    <w:rsid w:val="00A94C9C"/>
    <w:rsid w:val="00A94FBC"/>
    <w:rsid w:val="00A95AFD"/>
    <w:rsid w:val="00A965D8"/>
    <w:rsid w:val="00A96993"/>
    <w:rsid w:val="00A97B66"/>
    <w:rsid w:val="00AA0EF3"/>
    <w:rsid w:val="00AA1D08"/>
    <w:rsid w:val="00AA1D5E"/>
    <w:rsid w:val="00AA288E"/>
    <w:rsid w:val="00AA32D4"/>
    <w:rsid w:val="00AA493C"/>
    <w:rsid w:val="00AA5254"/>
    <w:rsid w:val="00AA58A6"/>
    <w:rsid w:val="00AA5B12"/>
    <w:rsid w:val="00AA7108"/>
    <w:rsid w:val="00AA794F"/>
    <w:rsid w:val="00AB0078"/>
    <w:rsid w:val="00AB08C7"/>
    <w:rsid w:val="00AB0AF5"/>
    <w:rsid w:val="00AB0C75"/>
    <w:rsid w:val="00AB1027"/>
    <w:rsid w:val="00AB180A"/>
    <w:rsid w:val="00AB282F"/>
    <w:rsid w:val="00AB2A32"/>
    <w:rsid w:val="00AB3111"/>
    <w:rsid w:val="00AB3D07"/>
    <w:rsid w:val="00AB49B8"/>
    <w:rsid w:val="00AB5937"/>
    <w:rsid w:val="00AB6C15"/>
    <w:rsid w:val="00AB7BAF"/>
    <w:rsid w:val="00AB7C30"/>
    <w:rsid w:val="00AB7F01"/>
    <w:rsid w:val="00AC0278"/>
    <w:rsid w:val="00AC19F5"/>
    <w:rsid w:val="00AC2A4A"/>
    <w:rsid w:val="00AC2EB3"/>
    <w:rsid w:val="00AC34E8"/>
    <w:rsid w:val="00AC36D3"/>
    <w:rsid w:val="00AC3966"/>
    <w:rsid w:val="00AC4163"/>
    <w:rsid w:val="00AC4601"/>
    <w:rsid w:val="00AC49B7"/>
    <w:rsid w:val="00AC5512"/>
    <w:rsid w:val="00AC56C3"/>
    <w:rsid w:val="00AC583E"/>
    <w:rsid w:val="00AC6CC5"/>
    <w:rsid w:val="00AC761D"/>
    <w:rsid w:val="00AD03A2"/>
    <w:rsid w:val="00AD03BF"/>
    <w:rsid w:val="00AD04C4"/>
    <w:rsid w:val="00AD0D43"/>
    <w:rsid w:val="00AD1454"/>
    <w:rsid w:val="00AD2557"/>
    <w:rsid w:val="00AD2730"/>
    <w:rsid w:val="00AD2F85"/>
    <w:rsid w:val="00AD31BF"/>
    <w:rsid w:val="00AD48DD"/>
    <w:rsid w:val="00AD52B4"/>
    <w:rsid w:val="00AD606C"/>
    <w:rsid w:val="00AD6534"/>
    <w:rsid w:val="00AD658F"/>
    <w:rsid w:val="00AD7432"/>
    <w:rsid w:val="00AD768C"/>
    <w:rsid w:val="00AE170A"/>
    <w:rsid w:val="00AE17AF"/>
    <w:rsid w:val="00AE1A67"/>
    <w:rsid w:val="00AE28E1"/>
    <w:rsid w:val="00AE32C5"/>
    <w:rsid w:val="00AE4F76"/>
    <w:rsid w:val="00AE5484"/>
    <w:rsid w:val="00AE5989"/>
    <w:rsid w:val="00AE6B14"/>
    <w:rsid w:val="00AE6BF8"/>
    <w:rsid w:val="00AE6E40"/>
    <w:rsid w:val="00AE705B"/>
    <w:rsid w:val="00AE71D2"/>
    <w:rsid w:val="00AE7341"/>
    <w:rsid w:val="00AF1714"/>
    <w:rsid w:val="00AF2897"/>
    <w:rsid w:val="00AF3648"/>
    <w:rsid w:val="00AF37E8"/>
    <w:rsid w:val="00AF392A"/>
    <w:rsid w:val="00AF44B4"/>
    <w:rsid w:val="00AF509D"/>
    <w:rsid w:val="00AF5AAE"/>
    <w:rsid w:val="00AF5DB4"/>
    <w:rsid w:val="00AF62A9"/>
    <w:rsid w:val="00AF66DE"/>
    <w:rsid w:val="00AF6819"/>
    <w:rsid w:val="00AF6D01"/>
    <w:rsid w:val="00B001F0"/>
    <w:rsid w:val="00B0040D"/>
    <w:rsid w:val="00B004C8"/>
    <w:rsid w:val="00B01108"/>
    <w:rsid w:val="00B01444"/>
    <w:rsid w:val="00B016DE"/>
    <w:rsid w:val="00B03641"/>
    <w:rsid w:val="00B03FE7"/>
    <w:rsid w:val="00B041DE"/>
    <w:rsid w:val="00B04E3A"/>
    <w:rsid w:val="00B054D9"/>
    <w:rsid w:val="00B057D4"/>
    <w:rsid w:val="00B06570"/>
    <w:rsid w:val="00B06DE0"/>
    <w:rsid w:val="00B07AAE"/>
    <w:rsid w:val="00B101B7"/>
    <w:rsid w:val="00B1032C"/>
    <w:rsid w:val="00B105E7"/>
    <w:rsid w:val="00B10609"/>
    <w:rsid w:val="00B10E6C"/>
    <w:rsid w:val="00B11082"/>
    <w:rsid w:val="00B11955"/>
    <w:rsid w:val="00B11C46"/>
    <w:rsid w:val="00B124AF"/>
    <w:rsid w:val="00B12532"/>
    <w:rsid w:val="00B125C5"/>
    <w:rsid w:val="00B15A4A"/>
    <w:rsid w:val="00B15CB0"/>
    <w:rsid w:val="00B165D1"/>
    <w:rsid w:val="00B16700"/>
    <w:rsid w:val="00B170FA"/>
    <w:rsid w:val="00B177DF"/>
    <w:rsid w:val="00B22C86"/>
    <w:rsid w:val="00B22E58"/>
    <w:rsid w:val="00B232C0"/>
    <w:rsid w:val="00B23463"/>
    <w:rsid w:val="00B237E6"/>
    <w:rsid w:val="00B23AF4"/>
    <w:rsid w:val="00B23B84"/>
    <w:rsid w:val="00B25BEA"/>
    <w:rsid w:val="00B25FC0"/>
    <w:rsid w:val="00B261C0"/>
    <w:rsid w:val="00B266C0"/>
    <w:rsid w:val="00B30286"/>
    <w:rsid w:val="00B30757"/>
    <w:rsid w:val="00B30DB0"/>
    <w:rsid w:val="00B3105A"/>
    <w:rsid w:val="00B329E6"/>
    <w:rsid w:val="00B336A7"/>
    <w:rsid w:val="00B341E9"/>
    <w:rsid w:val="00B34804"/>
    <w:rsid w:val="00B35C33"/>
    <w:rsid w:val="00B35C83"/>
    <w:rsid w:val="00B364EB"/>
    <w:rsid w:val="00B36A13"/>
    <w:rsid w:val="00B3781B"/>
    <w:rsid w:val="00B37A5A"/>
    <w:rsid w:val="00B4035C"/>
    <w:rsid w:val="00B409E2"/>
    <w:rsid w:val="00B40FF9"/>
    <w:rsid w:val="00B42364"/>
    <w:rsid w:val="00B42D14"/>
    <w:rsid w:val="00B43713"/>
    <w:rsid w:val="00B45189"/>
    <w:rsid w:val="00B45647"/>
    <w:rsid w:val="00B45E2B"/>
    <w:rsid w:val="00B4609A"/>
    <w:rsid w:val="00B467B3"/>
    <w:rsid w:val="00B46A99"/>
    <w:rsid w:val="00B476C1"/>
    <w:rsid w:val="00B5173D"/>
    <w:rsid w:val="00B51A31"/>
    <w:rsid w:val="00B52D98"/>
    <w:rsid w:val="00B53961"/>
    <w:rsid w:val="00B54C02"/>
    <w:rsid w:val="00B55605"/>
    <w:rsid w:val="00B55BA7"/>
    <w:rsid w:val="00B55CEB"/>
    <w:rsid w:val="00B5686A"/>
    <w:rsid w:val="00B57FB7"/>
    <w:rsid w:val="00B604C4"/>
    <w:rsid w:val="00B605F7"/>
    <w:rsid w:val="00B62914"/>
    <w:rsid w:val="00B62FD1"/>
    <w:rsid w:val="00B6321E"/>
    <w:rsid w:val="00B63E47"/>
    <w:rsid w:val="00B64043"/>
    <w:rsid w:val="00B65390"/>
    <w:rsid w:val="00B653E2"/>
    <w:rsid w:val="00B6577D"/>
    <w:rsid w:val="00B65844"/>
    <w:rsid w:val="00B65AFB"/>
    <w:rsid w:val="00B65F76"/>
    <w:rsid w:val="00B6663E"/>
    <w:rsid w:val="00B66B01"/>
    <w:rsid w:val="00B67179"/>
    <w:rsid w:val="00B674E7"/>
    <w:rsid w:val="00B677EE"/>
    <w:rsid w:val="00B67A01"/>
    <w:rsid w:val="00B67C52"/>
    <w:rsid w:val="00B70DB9"/>
    <w:rsid w:val="00B70FF1"/>
    <w:rsid w:val="00B7204E"/>
    <w:rsid w:val="00B725A5"/>
    <w:rsid w:val="00B72B5D"/>
    <w:rsid w:val="00B73101"/>
    <w:rsid w:val="00B741C1"/>
    <w:rsid w:val="00B75179"/>
    <w:rsid w:val="00B767E0"/>
    <w:rsid w:val="00B772F4"/>
    <w:rsid w:val="00B7785D"/>
    <w:rsid w:val="00B80269"/>
    <w:rsid w:val="00B80B50"/>
    <w:rsid w:val="00B80E14"/>
    <w:rsid w:val="00B812BC"/>
    <w:rsid w:val="00B82908"/>
    <w:rsid w:val="00B82C70"/>
    <w:rsid w:val="00B83A23"/>
    <w:rsid w:val="00B8405C"/>
    <w:rsid w:val="00B840F0"/>
    <w:rsid w:val="00B84883"/>
    <w:rsid w:val="00B8489A"/>
    <w:rsid w:val="00B9051D"/>
    <w:rsid w:val="00B90660"/>
    <w:rsid w:val="00B917BF"/>
    <w:rsid w:val="00B92102"/>
    <w:rsid w:val="00B92823"/>
    <w:rsid w:val="00B92C3B"/>
    <w:rsid w:val="00B94493"/>
    <w:rsid w:val="00B94A66"/>
    <w:rsid w:val="00B95807"/>
    <w:rsid w:val="00B96BEC"/>
    <w:rsid w:val="00B97AAE"/>
    <w:rsid w:val="00B97C54"/>
    <w:rsid w:val="00BA0B0E"/>
    <w:rsid w:val="00BA1DE6"/>
    <w:rsid w:val="00BA20F3"/>
    <w:rsid w:val="00BA30E6"/>
    <w:rsid w:val="00BA3625"/>
    <w:rsid w:val="00BA3A71"/>
    <w:rsid w:val="00BA4A30"/>
    <w:rsid w:val="00BA4E89"/>
    <w:rsid w:val="00BA53DD"/>
    <w:rsid w:val="00BA6A6E"/>
    <w:rsid w:val="00BA6E50"/>
    <w:rsid w:val="00BA75BF"/>
    <w:rsid w:val="00BA7774"/>
    <w:rsid w:val="00BA79B6"/>
    <w:rsid w:val="00BB0130"/>
    <w:rsid w:val="00BB04E8"/>
    <w:rsid w:val="00BB10C6"/>
    <w:rsid w:val="00BB12C8"/>
    <w:rsid w:val="00BB1ACD"/>
    <w:rsid w:val="00BB1BF7"/>
    <w:rsid w:val="00BB2434"/>
    <w:rsid w:val="00BB3276"/>
    <w:rsid w:val="00BB3B52"/>
    <w:rsid w:val="00BB3DE0"/>
    <w:rsid w:val="00BB539F"/>
    <w:rsid w:val="00BB565D"/>
    <w:rsid w:val="00BB56B1"/>
    <w:rsid w:val="00BB5FD9"/>
    <w:rsid w:val="00BB6277"/>
    <w:rsid w:val="00BC1B23"/>
    <w:rsid w:val="00BC20AF"/>
    <w:rsid w:val="00BC25AD"/>
    <w:rsid w:val="00BC3391"/>
    <w:rsid w:val="00BC41D0"/>
    <w:rsid w:val="00BC4B36"/>
    <w:rsid w:val="00BC547C"/>
    <w:rsid w:val="00BC5728"/>
    <w:rsid w:val="00BC57B9"/>
    <w:rsid w:val="00BC6D95"/>
    <w:rsid w:val="00BC77A6"/>
    <w:rsid w:val="00BC7F3C"/>
    <w:rsid w:val="00BD05AA"/>
    <w:rsid w:val="00BD0665"/>
    <w:rsid w:val="00BD0DB4"/>
    <w:rsid w:val="00BD10A7"/>
    <w:rsid w:val="00BD39D7"/>
    <w:rsid w:val="00BD463A"/>
    <w:rsid w:val="00BD4738"/>
    <w:rsid w:val="00BD62B3"/>
    <w:rsid w:val="00BD637A"/>
    <w:rsid w:val="00BD6C8B"/>
    <w:rsid w:val="00BD6F3A"/>
    <w:rsid w:val="00BD7F8F"/>
    <w:rsid w:val="00BE122E"/>
    <w:rsid w:val="00BE25A9"/>
    <w:rsid w:val="00BE274D"/>
    <w:rsid w:val="00BE30AC"/>
    <w:rsid w:val="00BE33F7"/>
    <w:rsid w:val="00BE3BF6"/>
    <w:rsid w:val="00BE4171"/>
    <w:rsid w:val="00BE419A"/>
    <w:rsid w:val="00BE423D"/>
    <w:rsid w:val="00BE433D"/>
    <w:rsid w:val="00BE59BA"/>
    <w:rsid w:val="00BE5F6C"/>
    <w:rsid w:val="00BE60A7"/>
    <w:rsid w:val="00BE6AA0"/>
    <w:rsid w:val="00BE6B6C"/>
    <w:rsid w:val="00BE6EE1"/>
    <w:rsid w:val="00BE76F9"/>
    <w:rsid w:val="00BE7B71"/>
    <w:rsid w:val="00BF0408"/>
    <w:rsid w:val="00BF1043"/>
    <w:rsid w:val="00BF13A3"/>
    <w:rsid w:val="00BF17D3"/>
    <w:rsid w:val="00BF1D7F"/>
    <w:rsid w:val="00BF3268"/>
    <w:rsid w:val="00BF34F4"/>
    <w:rsid w:val="00BF5357"/>
    <w:rsid w:val="00BF63CE"/>
    <w:rsid w:val="00BF703B"/>
    <w:rsid w:val="00BF753A"/>
    <w:rsid w:val="00C00151"/>
    <w:rsid w:val="00C005C6"/>
    <w:rsid w:val="00C00B4A"/>
    <w:rsid w:val="00C02ACE"/>
    <w:rsid w:val="00C02FF9"/>
    <w:rsid w:val="00C03794"/>
    <w:rsid w:val="00C03F54"/>
    <w:rsid w:val="00C0675E"/>
    <w:rsid w:val="00C0796F"/>
    <w:rsid w:val="00C11342"/>
    <w:rsid w:val="00C13313"/>
    <w:rsid w:val="00C135EB"/>
    <w:rsid w:val="00C136FE"/>
    <w:rsid w:val="00C13728"/>
    <w:rsid w:val="00C171CC"/>
    <w:rsid w:val="00C179A4"/>
    <w:rsid w:val="00C20654"/>
    <w:rsid w:val="00C22379"/>
    <w:rsid w:val="00C2334B"/>
    <w:rsid w:val="00C2419E"/>
    <w:rsid w:val="00C24B4F"/>
    <w:rsid w:val="00C2598C"/>
    <w:rsid w:val="00C25E96"/>
    <w:rsid w:val="00C264C8"/>
    <w:rsid w:val="00C268CB"/>
    <w:rsid w:val="00C274DB"/>
    <w:rsid w:val="00C27573"/>
    <w:rsid w:val="00C27E68"/>
    <w:rsid w:val="00C30263"/>
    <w:rsid w:val="00C30788"/>
    <w:rsid w:val="00C310E9"/>
    <w:rsid w:val="00C31156"/>
    <w:rsid w:val="00C31AB1"/>
    <w:rsid w:val="00C31D6F"/>
    <w:rsid w:val="00C3298C"/>
    <w:rsid w:val="00C33DD3"/>
    <w:rsid w:val="00C343F2"/>
    <w:rsid w:val="00C34A52"/>
    <w:rsid w:val="00C3549A"/>
    <w:rsid w:val="00C355A3"/>
    <w:rsid w:val="00C365AE"/>
    <w:rsid w:val="00C36D49"/>
    <w:rsid w:val="00C36F19"/>
    <w:rsid w:val="00C372F3"/>
    <w:rsid w:val="00C3734F"/>
    <w:rsid w:val="00C376A7"/>
    <w:rsid w:val="00C41322"/>
    <w:rsid w:val="00C41835"/>
    <w:rsid w:val="00C419B2"/>
    <w:rsid w:val="00C42A28"/>
    <w:rsid w:val="00C44567"/>
    <w:rsid w:val="00C4639D"/>
    <w:rsid w:val="00C468CF"/>
    <w:rsid w:val="00C468F4"/>
    <w:rsid w:val="00C46C3A"/>
    <w:rsid w:val="00C46CCF"/>
    <w:rsid w:val="00C47B60"/>
    <w:rsid w:val="00C5059B"/>
    <w:rsid w:val="00C505A3"/>
    <w:rsid w:val="00C51D2D"/>
    <w:rsid w:val="00C5217F"/>
    <w:rsid w:val="00C5249B"/>
    <w:rsid w:val="00C525BD"/>
    <w:rsid w:val="00C52BF6"/>
    <w:rsid w:val="00C534F1"/>
    <w:rsid w:val="00C53931"/>
    <w:rsid w:val="00C53935"/>
    <w:rsid w:val="00C54244"/>
    <w:rsid w:val="00C54529"/>
    <w:rsid w:val="00C548A3"/>
    <w:rsid w:val="00C54BB6"/>
    <w:rsid w:val="00C55791"/>
    <w:rsid w:val="00C55AB6"/>
    <w:rsid w:val="00C55D96"/>
    <w:rsid w:val="00C57E0B"/>
    <w:rsid w:val="00C60022"/>
    <w:rsid w:val="00C60CC4"/>
    <w:rsid w:val="00C62373"/>
    <w:rsid w:val="00C6414A"/>
    <w:rsid w:val="00C64151"/>
    <w:rsid w:val="00C652BC"/>
    <w:rsid w:val="00C6533C"/>
    <w:rsid w:val="00C65393"/>
    <w:rsid w:val="00C66D0B"/>
    <w:rsid w:val="00C6727E"/>
    <w:rsid w:val="00C67853"/>
    <w:rsid w:val="00C7145B"/>
    <w:rsid w:val="00C7156E"/>
    <w:rsid w:val="00C71F29"/>
    <w:rsid w:val="00C72068"/>
    <w:rsid w:val="00C72177"/>
    <w:rsid w:val="00C72217"/>
    <w:rsid w:val="00C726DB"/>
    <w:rsid w:val="00C72AC3"/>
    <w:rsid w:val="00C72BFB"/>
    <w:rsid w:val="00C730AC"/>
    <w:rsid w:val="00C73584"/>
    <w:rsid w:val="00C749D4"/>
    <w:rsid w:val="00C74C09"/>
    <w:rsid w:val="00C74CF4"/>
    <w:rsid w:val="00C74DFE"/>
    <w:rsid w:val="00C74FE0"/>
    <w:rsid w:val="00C76E2A"/>
    <w:rsid w:val="00C77FDC"/>
    <w:rsid w:val="00C80D95"/>
    <w:rsid w:val="00C81290"/>
    <w:rsid w:val="00C81C32"/>
    <w:rsid w:val="00C824D8"/>
    <w:rsid w:val="00C8260C"/>
    <w:rsid w:val="00C8279E"/>
    <w:rsid w:val="00C827CD"/>
    <w:rsid w:val="00C82BE9"/>
    <w:rsid w:val="00C83277"/>
    <w:rsid w:val="00C84088"/>
    <w:rsid w:val="00C84990"/>
    <w:rsid w:val="00C84CE8"/>
    <w:rsid w:val="00C84F47"/>
    <w:rsid w:val="00C85108"/>
    <w:rsid w:val="00C86F5C"/>
    <w:rsid w:val="00C87243"/>
    <w:rsid w:val="00C876A3"/>
    <w:rsid w:val="00C90154"/>
    <w:rsid w:val="00C9083F"/>
    <w:rsid w:val="00C917E7"/>
    <w:rsid w:val="00C91839"/>
    <w:rsid w:val="00C92B62"/>
    <w:rsid w:val="00C92BD0"/>
    <w:rsid w:val="00C933A4"/>
    <w:rsid w:val="00C93B73"/>
    <w:rsid w:val="00C948DE"/>
    <w:rsid w:val="00C94CF0"/>
    <w:rsid w:val="00C94D68"/>
    <w:rsid w:val="00C951A6"/>
    <w:rsid w:val="00C95972"/>
    <w:rsid w:val="00C97CF9"/>
    <w:rsid w:val="00CA1007"/>
    <w:rsid w:val="00CA1030"/>
    <w:rsid w:val="00CA196A"/>
    <w:rsid w:val="00CA3BBB"/>
    <w:rsid w:val="00CA3FE7"/>
    <w:rsid w:val="00CA4023"/>
    <w:rsid w:val="00CA4430"/>
    <w:rsid w:val="00CA48A3"/>
    <w:rsid w:val="00CA5330"/>
    <w:rsid w:val="00CA5549"/>
    <w:rsid w:val="00CA556E"/>
    <w:rsid w:val="00CA5706"/>
    <w:rsid w:val="00CA63E6"/>
    <w:rsid w:val="00CA6F07"/>
    <w:rsid w:val="00CA7074"/>
    <w:rsid w:val="00CB0473"/>
    <w:rsid w:val="00CB0A0D"/>
    <w:rsid w:val="00CB0E91"/>
    <w:rsid w:val="00CB1351"/>
    <w:rsid w:val="00CB23D0"/>
    <w:rsid w:val="00CB32ED"/>
    <w:rsid w:val="00CB3A03"/>
    <w:rsid w:val="00CB3A93"/>
    <w:rsid w:val="00CB4159"/>
    <w:rsid w:val="00CB43DC"/>
    <w:rsid w:val="00CB4DBA"/>
    <w:rsid w:val="00CB56D6"/>
    <w:rsid w:val="00CB62A8"/>
    <w:rsid w:val="00CB6628"/>
    <w:rsid w:val="00CB6644"/>
    <w:rsid w:val="00CB7075"/>
    <w:rsid w:val="00CC00C7"/>
    <w:rsid w:val="00CC0360"/>
    <w:rsid w:val="00CC0B46"/>
    <w:rsid w:val="00CC1296"/>
    <w:rsid w:val="00CC143C"/>
    <w:rsid w:val="00CC1A3A"/>
    <w:rsid w:val="00CC1D5F"/>
    <w:rsid w:val="00CC1DA3"/>
    <w:rsid w:val="00CC1DD9"/>
    <w:rsid w:val="00CC1E3E"/>
    <w:rsid w:val="00CC21D7"/>
    <w:rsid w:val="00CC2CBA"/>
    <w:rsid w:val="00CC5391"/>
    <w:rsid w:val="00CC544E"/>
    <w:rsid w:val="00CC5C1E"/>
    <w:rsid w:val="00CC6916"/>
    <w:rsid w:val="00CD07BE"/>
    <w:rsid w:val="00CD09D0"/>
    <w:rsid w:val="00CD0F43"/>
    <w:rsid w:val="00CD1016"/>
    <w:rsid w:val="00CD2C34"/>
    <w:rsid w:val="00CD32B1"/>
    <w:rsid w:val="00CD434A"/>
    <w:rsid w:val="00CD5CC2"/>
    <w:rsid w:val="00CD7B04"/>
    <w:rsid w:val="00CE084D"/>
    <w:rsid w:val="00CE0CBF"/>
    <w:rsid w:val="00CE1730"/>
    <w:rsid w:val="00CE1AE4"/>
    <w:rsid w:val="00CE2A26"/>
    <w:rsid w:val="00CE2A73"/>
    <w:rsid w:val="00CE32BA"/>
    <w:rsid w:val="00CE54DE"/>
    <w:rsid w:val="00CE6699"/>
    <w:rsid w:val="00CF018B"/>
    <w:rsid w:val="00CF0389"/>
    <w:rsid w:val="00CF1607"/>
    <w:rsid w:val="00CF1947"/>
    <w:rsid w:val="00CF24D1"/>
    <w:rsid w:val="00CF25A1"/>
    <w:rsid w:val="00CF2B11"/>
    <w:rsid w:val="00CF3368"/>
    <w:rsid w:val="00CF3C43"/>
    <w:rsid w:val="00CF4BFD"/>
    <w:rsid w:val="00CF5B59"/>
    <w:rsid w:val="00CF7AE9"/>
    <w:rsid w:val="00CF7E11"/>
    <w:rsid w:val="00D00011"/>
    <w:rsid w:val="00D00C23"/>
    <w:rsid w:val="00D0239D"/>
    <w:rsid w:val="00D03B51"/>
    <w:rsid w:val="00D03D23"/>
    <w:rsid w:val="00D03DAC"/>
    <w:rsid w:val="00D04062"/>
    <w:rsid w:val="00D05417"/>
    <w:rsid w:val="00D05E45"/>
    <w:rsid w:val="00D06558"/>
    <w:rsid w:val="00D06658"/>
    <w:rsid w:val="00D06AB5"/>
    <w:rsid w:val="00D06C0D"/>
    <w:rsid w:val="00D07125"/>
    <w:rsid w:val="00D074FE"/>
    <w:rsid w:val="00D100D8"/>
    <w:rsid w:val="00D10BC1"/>
    <w:rsid w:val="00D10ED2"/>
    <w:rsid w:val="00D118F1"/>
    <w:rsid w:val="00D11F21"/>
    <w:rsid w:val="00D1205E"/>
    <w:rsid w:val="00D1298C"/>
    <w:rsid w:val="00D13E45"/>
    <w:rsid w:val="00D14F35"/>
    <w:rsid w:val="00D156B4"/>
    <w:rsid w:val="00D15B27"/>
    <w:rsid w:val="00D2034C"/>
    <w:rsid w:val="00D20B93"/>
    <w:rsid w:val="00D21277"/>
    <w:rsid w:val="00D21497"/>
    <w:rsid w:val="00D21A78"/>
    <w:rsid w:val="00D21F45"/>
    <w:rsid w:val="00D22ABF"/>
    <w:rsid w:val="00D22B37"/>
    <w:rsid w:val="00D22F24"/>
    <w:rsid w:val="00D231CC"/>
    <w:rsid w:val="00D240B3"/>
    <w:rsid w:val="00D24549"/>
    <w:rsid w:val="00D2581E"/>
    <w:rsid w:val="00D26DDC"/>
    <w:rsid w:val="00D26FA6"/>
    <w:rsid w:val="00D2709E"/>
    <w:rsid w:val="00D27214"/>
    <w:rsid w:val="00D27DB8"/>
    <w:rsid w:val="00D27DE0"/>
    <w:rsid w:val="00D31D7A"/>
    <w:rsid w:val="00D32323"/>
    <w:rsid w:val="00D324EC"/>
    <w:rsid w:val="00D343FE"/>
    <w:rsid w:val="00D353F5"/>
    <w:rsid w:val="00D355AD"/>
    <w:rsid w:val="00D35A74"/>
    <w:rsid w:val="00D3641A"/>
    <w:rsid w:val="00D36631"/>
    <w:rsid w:val="00D36903"/>
    <w:rsid w:val="00D36E55"/>
    <w:rsid w:val="00D40052"/>
    <w:rsid w:val="00D42A47"/>
    <w:rsid w:val="00D42C65"/>
    <w:rsid w:val="00D42F45"/>
    <w:rsid w:val="00D44FCA"/>
    <w:rsid w:val="00D45D1A"/>
    <w:rsid w:val="00D45F46"/>
    <w:rsid w:val="00D462CB"/>
    <w:rsid w:val="00D47519"/>
    <w:rsid w:val="00D47981"/>
    <w:rsid w:val="00D5152C"/>
    <w:rsid w:val="00D51A4F"/>
    <w:rsid w:val="00D51DE3"/>
    <w:rsid w:val="00D5219F"/>
    <w:rsid w:val="00D53162"/>
    <w:rsid w:val="00D5346A"/>
    <w:rsid w:val="00D53613"/>
    <w:rsid w:val="00D53680"/>
    <w:rsid w:val="00D53783"/>
    <w:rsid w:val="00D53C1A"/>
    <w:rsid w:val="00D53C46"/>
    <w:rsid w:val="00D53C8E"/>
    <w:rsid w:val="00D53ED0"/>
    <w:rsid w:val="00D54168"/>
    <w:rsid w:val="00D548C8"/>
    <w:rsid w:val="00D54A9F"/>
    <w:rsid w:val="00D54B56"/>
    <w:rsid w:val="00D54E57"/>
    <w:rsid w:val="00D56328"/>
    <w:rsid w:val="00D57066"/>
    <w:rsid w:val="00D6016C"/>
    <w:rsid w:val="00D61145"/>
    <w:rsid w:val="00D61188"/>
    <w:rsid w:val="00D62202"/>
    <w:rsid w:val="00D636D8"/>
    <w:rsid w:val="00D63950"/>
    <w:rsid w:val="00D63B9B"/>
    <w:rsid w:val="00D63C52"/>
    <w:rsid w:val="00D646C2"/>
    <w:rsid w:val="00D647D5"/>
    <w:rsid w:val="00D64D04"/>
    <w:rsid w:val="00D65872"/>
    <w:rsid w:val="00D66554"/>
    <w:rsid w:val="00D667F6"/>
    <w:rsid w:val="00D66E5D"/>
    <w:rsid w:val="00D674DF"/>
    <w:rsid w:val="00D67ACB"/>
    <w:rsid w:val="00D70972"/>
    <w:rsid w:val="00D70A48"/>
    <w:rsid w:val="00D70FDC"/>
    <w:rsid w:val="00D71BCC"/>
    <w:rsid w:val="00D71E1D"/>
    <w:rsid w:val="00D723D8"/>
    <w:rsid w:val="00D729AF"/>
    <w:rsid w:val="00D739BE"/>
    <w:rsid w:val="00D73EA4"/>
    <w:rsid w:val="00D7445C"/>
    <w:rsid w:val="00D74518"/>
    <w:rsid w:val="00D74887"/>
    <w:rsid w:val="00D75308"/>
    <w:rsid w:val="00D75AE4"/>
    <w:rsid w:val="00D76078"/>
    <w:rsid w:val="00D762B0"/>
    <w:rsid w:val="00D76360"/>
    <w:rsid w:val="00D76741"/>
    <w:rsid w:val="00D77624"/>
    <w:rsid w:val="00D77A2B"/>
    <w:rsid w:val="00D803F0"/>
    <w:rsid w:val="00D80C55"/>
    <w:rsid w:val="00D80F20"/>
    <w:rsid w:val="00D81389"/>
    <w:rsid w:val="00D815BB"/>
    <w:rsid w:val="00D8249F"/>
    <w:rsid w:val="00D82664"/>
    <w:rsid w:val="00D83226"/>
    <w:rsid w:val="00D833BF"/>
    <w:rsid w:val="00D83410"/>
    <w:rsid w:val="00D8473B"/>
    <w:rsid w:val="00D8479E"/>
    <w:rsid w:val="00D8523B"/>
    <w:rsid w:val="00D8560E"/>
    <w:rsid w:val="00D85E38"/>
    <w:rsid w:val="00D85F9D"/>
    <w:rsid w:val="00D86069"/>
    <w:rsid w:val="00D86427"/>
    <w:rsid w:val="00D867AF"/>
    <w:rsid w:val="00D8699F"/>
    <w:rsid w:val="00D86C35"/>
    <w:rsid w:val="00D873DB"/>
    <w:rsid w:val="00D874B6"/>
    <w:rsid w:val="00D8782E"/>
    <w:rsid w:val="00D90BD4"/>
    <w:rsid w:val="00D9126E"/>
    <w:rsid w:val="00D91792"/>
    <w:rsid w:val="00D92721"/>
    <w:rsid w:val="00D928D2"/>
    <w:rsid w:val="00D92B55"/>
    <w:rsid w:val="00D93038"/>
    <w:rsid w:val="00D93401"/>
    <w:rsid w:val="00D93CA7"/>
    <w:rsid w:val="00D93D96"/>
    <w:rsid w:val="00D93F81"/>
    <w:rsid w:val="00D942D2"/>
    <w:rsid w:val="00D94621"/>
    <w:rsid w:val="00D955B5"/>
    <w:rsid w:val="00D957C9"/>
    <w:rsid w:val="00D957DF"/>
    <w:rsid w:val="00D97745"/>
    <w:rsid w:val="00D9797B"/>
    <w:rsid w:val="00DA0326"/>
    <w:rsid w:val="00DA156D"/>
    <w:rsid w:val="00DA3F56"/>
    <w:rsid w:val="00DA4A97"/>
    <w:rsid w:val="00DA4E01"/>
    <w:rsid w:val="00DA56CF"/>
    <w:rsid w:val="00DA5CB6"/>
    <w:rsid w:val="00DA6518"/>
    <w:rsid w:val="00DA6A13"/>
    <w:rsid w:val="00DB109A"/>
    <w:rsid w:val="00DB1A4F"/>
    <w:rsid w:val="00DB1FD4"/>
    <w:rsid w:val="00DB36AD"/>
    <w:rsid w:val="00DB3C67"/>
    <w:rsid w:val="00DB512F"/>
    <w:rsid w:val="00DB57CF"/>
    <w:rsid w:val="00DB5889"/>
    <w:rsid w:val="00DB659A"/>
    <w:rsid w:val="00DB6A5F"/>
    <w:rsid w:val="00DB7B49"/>
    <w:rsid w:val="00DC15DF"/>
    <w:rsid w:val="00DC16A4"/>
    <w:rsid w:val="00DC1815"/>
    <w:rsid w:val="00DC2A39"/>
    <w:rsid w:val="00DC2E68"/>
    <w:rsid w:val="00DC3764"/>
    <w:rsid w:val="00DC3768"/>
    <w:rsid w:val="00DC3BEE"/>
    <w:rsid w:val="00DC4005"/>
    <w:rsid w:val="00DC4554"/>
    <w:rsid w:val="00DC54D6"/>
    <w:rsid w:val="00DC5B33"/>
    <w:rsid w:val="00DC69E7"/>
    <w:rsid w:val="00DC6D1A"/>
    <w:rsid w:val="00DC7CF6"/>
    <w:rsid w:val="00DD0290"/>
    <w:rsid w:val="00DD0318"/>
    <w:rsid w:val="00DD04D3"/>
    <w:rsid w:val="00DD04DE"/>
    <w:rsid w:val="00DD0917"/>
    <w:rsid w:val="00DD232A"/>
    <w:rsid w:val="00DD2614"/>
    <w:rsid w:val="00DD369D"/>
    <w:rsid w:val="00DD4272"/>
    <w:rsid w:val="00DD4893"/>
    <w:rsid w:val="00DD48A2"/>
    <w:rsid w:val="00DD4CAA"/>
    <w:rsid w:val="00DD61C7"/>
    <w:rsid w:val="00DD694C"/>
    <w:rsid w:val="00DD7A60"/>
    <w:rsid w:val="00DD7E9E"/>
    <w:rsid w:val="00DE2A98"/>
    <w:rsid w:val="00DE31ED"/>
    <w:rsid w:val="00DE35BD"/>
    <w:rsid w:val="00DE3794"/>
    <w:rsid w:val="00DE4E5E"/>
    <w:rsid w:val="00DE59FA"/>
    <w:rsid w:val="00DE602A"/>
    <w:rsid w:val="00DE684E"/>
    <w:rsid w:val="00DE71E3"/>
    <w:rsid w:val="00DE7659"/>
    <w:rsid w:val="00DF0016"/>
    <w:rsid w:val="00DF199D"/>
    <w:rsid w:val="00DF1A31"/>
    <w:rsid w:val="00DF1A7C"/>
    <w:rsid w:val="00DF1EB1"/>
    <w:rsid w:val="00DF218D"/>
    <w:rsid w:val="00DF2AB4"/>
    <w:rsid w:val="00DF3533"/>
    <w:rsid w:val="00DF39BD"/>
    <w:rsid w:val="00DF54F6"/>
    <w:rsid w:val="00DF56F4"/>
    <w:rsid w:val="00DF57B0"/>
    <w:rsid w:val="00DF5F0B"/>
    <w:rsid w:val="00DF6300"/>
    <w:rsid w:val="00DF66D6"/>
    <w:rsid w:val="00DF69A8"/>
    <w:rsid w:val="00DF7023"/>
    <w:rsid w:val="00DF786F"/>
    <w:rsid w:val="00E0037F"/>
    <w:rsid w:val="00E007BC"/>
    <w:rsid w:val="00E023B5"/>
    <w:rsid w:val="00E03A78"/>
    <w:rsid w:val="00E03CD6"/>
    <w:rsid w:val="00E04F51"/>
    <w:rsid w:val="00E05612"/>
    <w:rsid w:val="00E05723"/>
    <w:rsid w:val="00E0574B"/>
    <w:rsid w:val="00E057AA"/>
    <w:rsid w:val="00E05F3C"/>
    <w:rsid w:val="00E0655C"/>
    <w:rsid w:val="00E06762"/>
    <w:rsid w:val="00E06A8B"/>
    <w:rsid w:val="00E06AC2"/>
    <w:rsid w:val="00E10978"/>
    <w:rsid w:val="00E11DD8"/>
    <w:rsid w:val="00E1229B"/>
    <w:rsid w:val="00E1308D"/>
    <w:rsid w:val="00E1360E"/>
    <w:rsid w:val="00E1579B"/>
    <w:rsid w:val="00E15DA4"/>
    <w:rsid w:val="00E16288"/>
    <w:rsid w:val="00E167F0"/>
    <w:rsid w:val="00E1780F"/>
    <w:rsid w:val="00E2168D"/>
    <w:rsid w:val="00E227EE"/>
    <w:rsid w:val="00E2490F"/>
    <w:rsid w:val="00E252B9"/>
    <w:rsid w:val="00E25415"/>
    <w:rsid w:val="00E25917"/>
    <w:rsid w:val="00E25F6E"/>
    <w:rsid w:val="00E260B0"/>
    <w:rsid w:val="00E279D7"/>
    <w:rsid w:val="00E27A46"/>
    <w:rsid w:val="00E27CAC"/>
    <w:rsid w:val="00E27DF6"/>
    <w:rsid w:val="00E30375"/>
    <w:rsid w:val="00E30C38"/>
    <w:rsid w:val="00E32190"/>
    <w:rsid w:val="00E33B5E"/>
    <w:rsid w:val="00E33D6E"/>
    <w:rsid w:val="00E33DB2"/>
    <w:rsid w:val="00E33EF9"/>
    <w:rsid w:val="00E36988"/>
    <w:rsid w:val="00E36C31"/>
    <w:rsid w:val="00E36DCC"/>
    <w:rsid w:val="00E37062"/>
    <w:rsid w:val="00E40EFA"/>
    <w:rsid w:val="00E4232E"/>
    <w:rsid w:val="00E42C6E"/>
    <w:rsid w:val="00E42D10"/>
    <w:rsid w:val="00E437E9"/>
    <w:rsid w:val="00E4438E"/>
    <w:rsid w:val="00E44F9C"/>
    <w:rsid w:val="00E46135"/>
    <w:rsid w:val="00E46832"/>
    <w:rsid w:val="00E47586"/>
    <w:rsid w:val="00E47667"/>
    <w:rsid w:val="00E5018A"/>
    <w:rsid w:val="00E513FC"/>
    <w:rsid w:val="00E5151D"/>
    <w:rsid w:val="00E5240E"/>
    <w:rsid w:val="00E536A5"/>
    <w:rsid w:val="00E54476"/>
    <w:rsid w:val="00E54B56"/>
    <w:rsid w:val="00E55DB2"/>
    <w:rsid w:val="00E55ED3"/>
    <w:rsid w:val="00E5666E"/>
    <w:rsid w:val="00E56B8E"/>
    <w:rsid w:val="00E56F17"/>
    <w:rsid w:val="00E57509"/>
    <w:rsid w:val="00E6060F"/>
    <w:rsid w:val="00E60A47"/>
    <w:rsid w:val="00E60ADF"/>
    <w:rsid w:val="00E61723"/>
    <w:rsid w:val="00E61DE2"/>
    <w:rsid w:val="00E61E20"/>
    <w:rsid w:val="00E61F56"/>
    <w:rsid w:val="00E629C2"/>
    <w:rsid w:val="00E6320B"/>
    <w:rsid w:val="00E6369B"/>
    <w:rsid w:val="00E6480B"/>
    <w:rsid w:val="00E64821"/>
    <w:rsid w:val="00E64C57"/>
    <w:rsid w:val="00E64C5A"/>
    <w:rsid w:val="00E64D32"/>
    <w:rsid w:val="00E65016"/>
    <w:rsid w:val="00E65020"/>
    <w:rsid w:val="00E651B1"/>
    <w:rsid w:val="00E65455"/>
    <w:rsid w:val="00E662B2"/>
    <w:rsid w:val="00E66378"/>
    <w:rsid w:val="00E66641"/>
    <w:rsid w:val="00E66DAE"/>
    <w:rsid w:val="00E66EC5"/>
    <w:rsid w:val="00E67003"/>
    <w:rsid w:val="00E67C85"/>
    <w:rsid w:val="00E70949"/>
    <w:rsid w:val="00E70987"/>
    <w:rsid w:val="00E70D6F"/>
    <w:rsid w:val="00E70EE5"/>
    <w:rsid w:val="00E713FC"/>
    <w:rsid w:val="00E71A1F"/>
    <w:rsid w:val="00E72120"/>
    <w:rsid w:val="00E725B3"/>
    <w:rsid w:val="00E72D57"/>
    <w:rsid w:val="00E7306E"/>
    <w:rsid w:val="00E73B01"/>
    <w:rsid w:val="00E74BDC"/>
    <w:rsid w:val="00E761BE"/>
    <w:rsid w:val="00E77883"/>
    <w:rsid w:val="00E77F7B"/>
    <w:rsid w:val="00E80DBA"/>
    <w:rsid w:val="00E8113D"/>
    <w:rsid w:val="00E819C0"/>
    <w:rsid w:val="00E825DF"/>
    <w:rsid w:val="00E82C1B"/>
    <w:rsid w:val="00E83192"/>
    <w:rsid w:val="00E83FA3"/>
    <w:rsid w:val="00E84A12"/>
    <w:rsid w:val="00E853C1"/>
    <w:rsid w:val="00E85899"/>
    <w:rsid w:val="00E8678F"/>
    <w:rsid w:val="00E871E1"/>
    <w:rsid w:val="00E877FF"/>
    <w:rsid w:val="00E8797E"/>
    <w:rsid w:val="00E87B36"/>
    <w:rsid w:val="00E87CAC"/>
    <w:rsid w:val="00E90CB6"/>
    <w:rsid w:val="00E90F82"/>
    <w:rsid w:val="00E921AB"/>
    <w:rsid w:val="00E925A4"/>
    <w:rsid w:val="00E928EE"/>
    <w:rsid w:val="00E9298F"/>
    <w:rsid w:val="00E92C5D"/>
    <w:rsid w:val="00E92D90"/>
    <w:rsid w:val="00E939CC"/>
    <w:rsid w:val="00E943A0"/>
    <w:rsid w:val="00E94BAC"/>
    <w:rsid w:val="00E96588"/>
    <w:rsid w:val="00E9672B"/>
    <w:rsid w:val="00E9789B"/>
    <w:rsid w:val="00E97B41"/>
    <w:rsid w:val="00EA183C"/>
    <w:rsid w:val="00EA1C8F"/>
    <w:rsid w:val="00EA344D"/>
    <w:rsid w:val="00EA3B97"/>
    <w:rsid w:val="00EA5DAA"/>
    <w:rsid w:val="00EA72CD"/>
    <w:rsid w:val="00EA7A60"/>
    <w:rsid w:val="00EA7C77"/>
    <w:rsid w:val="00EB0C35"/>
    <w:rsid w:val="00EB10F5"/>
    <w:rsid w:val="00EB113F"/>
    <w:rsid w:val="00EB1CC7"/>
    <w:rsid w:val="00EB2D7D"/>
    <w:rsid w:val="00EB3892"/>
    <w:rsid w:val="00EB3956"/>
    <w:rsid w:val="00EB3F5F"/>
    <w:rsid w:val="00EB405E"/>
    <w:rsid w:val="00EB46CD"/>
    <w:rsid w:val="00EB78DD"/>
    <w:rsid w:val="00EB7FE3"/>
    <w:rsid w:val="00EC0D0D"/>
    <w:rsid w:val="00EC0E4A"/>
    <w:rsid w:val="00EC1024"/>
    <w:rsid w:val="00EC140C"/>
    <w:rsid w:val="00EC1E48"/>
    <w:rsid w:val="00EC1EA0"/>
    <w:rsid w:val="00EC2FC3"/>
    <w:rsid w:val="00EC3565"/>
    <w:rsid w:val="00EC3F2E"/>
    <w:rsid w:val="00EC47AF"/>
    <w:rsid w:val="00EC5BA9"/>
    <w:rsid w:val="00EC5EA3"/>
    <w:rsid w:val="00EC6825"/>
    <w:rsid w:val="00EC7BAF"/>
    <w:rsid w:val="00ED0AA6"/>
    <w:rsid w:val="00ED0B2F"/>
    <w:rsid w:val="00ED0E7D"/>
    <w:rsid w:val="00ED11F9"/>
    <w:rsid w:val="00ED1614"/>
    <w:rsid w:val="00ED16F0"/>
    <w:rsid w:val="00ED295D"/>
    <w:rsid w:val="00ED2BA3"/>
    <w:rsid w:val="00ED2F87"/>
    <w:rsid w:val="00ED4747"/>
    <w:rsid w:val="00ED484F"/>
    <w:rsid w:val="00ED4FE9"/>
    <w:rsid w:val="00ED65D6"/>
    <w:rsid w:val="00ED7C9D"/>
    <w:rsid w:val="00EE05FC"/>
    <w:rsid w:val="00EE07F4"/>
    <w:rsid w:val="00EE0E5E"/>
    <w:rsid w:val="00EE0FEC"/>
    <w:rsid w:val="00EE13BD"/>
    <w:rsid w:val="00EE13C3"/>
    <w:rsid w:val="00EE18E6"/>
    <w:rsid w:val="00EE1D76"/>
    <w:rsid w:val="00EE2B0D"/>
    <w:rsid w:val="00EE348C"/>
    <w:rsid w:val="00EE4E24"/>
    <w:rsid w:val="00EE5037"/>
    <w:rsid w:val="00EE552E"/>
    <w:rsid w:val="00EE7B49"/>
    <w:rsid w:val="00EF06C6"/>
    <w:rsid w:val="00EF09EB"/>
    <w:rsid w:val="00EF0BF0"/>
    <w:rsid w:val="00EF152A"/>
    <w:rsid w:val="00EF1AFD"/>
    <w:rsid w:val="00EF1D03"/>
    <w:rsid w:val="00EF259E"/>
    <w:rsid w:val="00EF2A41"/>
    <w:rsid w:val="00EF2DA1"/>
    <w:rsid w:val="00EF36A8"/>
    <w:rsid w:val="00EF39D5"/>
    <w:rsid w:val="00EF3D3E"/>
    <w:rsid w:val="00EF4193"/>
    <w:rsid w:val="00EF4538"/>
    <w:rsid w:val="00EF4A87"/>
    <w:rsid w:val="00EF4BEF"/>
    <w:rsid w:val="00EF4FA2"/>
    <w:rsid w:val="00EF5C6C"/>
    <w:rsid w:val="00EF6A58"/>
    <w:rsid w:val="00EF7F2F"/>
    <w:rsid w:val="00F00AF3"/>
    <w:rsid w:val="00F00BB2"/>
    <w:rsid w:val="00F012F9"/>
    <w:rsid w:val="00F0167E"/>
    <w:rsid w:val="00F016EF"/>
    <w:rsid w:val="00F01B76"/>
    <w:rsid w:val="00F024FA"/>
    <w:rsid w:val="00F031E5"/>
    <w:rsid w:val="00F04848"/>
    <w:rsid w:val="00F04B2B"/>
    <w:rsid w:val="00F056A5"/>
    <w:rsid w:val="00F05976"/>
    <w:rsid w:val="00F05C0D"/>
    <w:rsid w:val="00F05C89"/>
    <w:rsid w:val="00F06353"/>
    <w:rsid w:val="00F0687D"/>
    <w:rsid w:val="00F073E1"/>
    <w:rsid w:val="00F10180"/>
    <w:rsid w:val="00F10266"/>
    <w:rsid w:val="00F115BD"/>
    <w:rsid w:val="00F117C6"/>
    <w:rsid w:val="00F11BFA"/>
    <w:rsid w:val="00F12240"/>
    <w:rsid w:val="00F12312"/>
    <w:rsid w:val="00F1292E"/>
    <w:rsid w:val="00F147E2"/>
    <w:rsid w:val="00F15FAD"/>
    <w:rsid w:val="00F16017"/>
    <w:rsid w:val="00F1609B"/>
    <w:rsid w:val="00F16972"/>
    <w:rsid w:val="00F1703C"/>
    <w:rsid w:val="00F1753A"/>
    <w:rsid w:val="00F175DA"/>
    <w:rsid w:val="00F17866"/>
    <w:rsid w:val="00F17D91"/>
    <w:rsid w:val="00F17EFF"/>
    <w:rsid w:val="00F2095A"/>
    <w:rsid w:val="00F20BC9"/>
    <w:rsid w:val="00F21769"/>
    <w:rsid w:val="00F2312B"/>
    <w:rsid w:val="00F23569"/>
    <w:rsid w:val="00F23760"/>
    <w:rsid w:val="00F2384B"/>
    <w:rsid w:val="00F23C7C"/>
    <w:rsid w:val="00F2487F"/>
    <w:rsid w:val="00F24901"/>
    <w:rsid w:val="00F24AA5"/>
    <w:rsid w:val="00F25D13"/>
    <w:rsid w:val="00F263F4"/>
    <w:rsid w:val="00F26979"/>
    <w:rsid w:val="00F26C06"/>
    <w:rsid w:val="00F27022"/>
    <w:rsid w:val="00F278D9"/>
    <w:rsid w:val="00F279A2"/>
    <w:rsid w:val="00F30BAD"/>
    <w:rsid w:val="00F30FE6"/>
    <w:rsid w:val="00F318DF"/>
    <w:rsid w:val="00F32034"/>
    <w:rsid w:val="00F32A78"/>
    <w:rsid w:val="00F32C88"/>
    <w:rsid w:val="00F33C9D"/>
    <w:rsid w:val="00F34A3F"/>
    <w:rsid w:val="00F34BFE"/>
    <w:rsid w:val="00F3508D"/>
    <w:rsid w:val="00F35283"/>
    <w:rsid w:val="00F363A0"/>
    <w:rsid w:val="00F36824"/>
    <w:rsid w:val="00F36FA0"/>
    <w:rsid w:val="00F36FCF"/>
    <w:rsid w:val="00F40206"/>
    <w:rsid w:val="00F43250"/>
    <w:rsid w:val="00F43CA1"/>
    <w:rsid w:val="00F43D98"/>
    <w:rsid w:val="00F447A6"/>
    <w:rsid w:val="00F44D3E"/>
    <w:rsid w:val="00F4662E"/>
    <w:rsid w:val="00F467BE"/>
    <w:rsid w:val="00F46E55"/>
    <w:rsid w:val="00F46F8B"/>
    <w:rsid w:val="00F47CF1"/>
    <w:rsid w:val="00F50157"/>
    <w:rsid w:val="00F50923"/>
    <w:rsid w:val="00F50F7C"/>
    <w:rsid w:val="00F5106A"/>
    <w:rsid w:val="00F51796"/>
    <w:rsid w:val="00F52B1C"/>
    <w:rsid w:val="00F55210"/>
    <w:rsid w:val="00F5529B"/>
    <w:rsid w:val="00F55596"/>
    <w:rsid w:val="00F55F95"/>
    <w:rsid w:val="00F56706"/>
    <w:rsid w:val="00F56C77"/>
    <w:rsid w:val="00F602AB"/>
    <w:rsid w:val="00F61AB1"/>
    <w:rsid w:val="00F627E2"/>
    <w:rsid w:val="00F62EC1"/>
    <w:rsid w:val="00F65785"/>
    <w:rsid w:val="00F65886"/>
    <w:rsid w:val="00F66671"/>
    <w:rsid w:val="00F66983"/>
    <w:rsid w:val="00F66D3B"/>
    <w:rsid w:val="00F672C7"/>
    <w:rsid w:val="00F676BD"/>
    <w:rsid w:val="00F70590"/>
    <w:rsid w:val="00F708A6"/>
    <w:rsid w:val="00F71167"/>
    <w:rsid w:val="00F71734"/>
    <w:rsid w:val="00F7272D"/>
    <w:rsid w:val="00F7320F"/>
    <w:rsid w:val="00F7481C"/>
    <w:rsid w:val="00F75C70"/>
    <w:rsid w:val="00F761DB"/>
    <w:rsid w:val="00F76294"/>
    <w:rsid w:val="00F762D0"/>
    <w:rsid w:val="00F76A7D"/>
    <w:rsid w:val="00F7763A"/>
    <w:rsid w:val="00F77C93"/>
    <w:rsid w:val="00F80154"/>
    <w:rsid w:val="00F802B1"/>
    <w:rsid w:val="00F80724"/>
    <w:rsid w:val="00F81563"/>
    <w:rsid w:val="00F81F69"/>
    <w:rsid w:val="00F8337A"/>
    <w:rsid w:val="00F83D78"/>
    <w:rsid w:val="00F84F87"/>
    <w:rsid w:val="00F85059"/>
    <w:rsid w:val="00F8573E"/>
    <w:rsid w:val="00F85BD0"/>
    <w:rsid w:val="00F86B8B"/>
    <w:rsid w:val="00F90BF9"/>
    <w:rsid w:val="00F90F69"/>
    <w:rsid w:val="00F9116A"/>
    <w:rsid w:val="00F91BB2"/>
    <w:rsid w:val="00F91FC9"/>
    <w:rsid w:val="00F92889"/>
    <w:rsid w:val="00F92F8F"/>
    <w:rsid w:val="00F944DB"/>
    <w:rsid w:val="00F94DD7"/>
    <w:rsid w:val="00F95425"/>
    <w:rsid w:val="00F96316"/>
    <w:rsid w:val="00F96D5F"/>
    <w:rsid w:val="00F96F14"/>
    <w:rsid w:val="00F97F4F"/>
    <w:rsid w:val="00FA098B"/>
    <w:rsid w:val="00FA1055"/>
    <w:rsid w:val="00FA1612"/>
    <w:rsid w:val="00FA1930"/>
    <w:rsid w:val="00FA1DF2"/>
    <w:rsid w:val="00FA2869"/>
    <w:rsid w:val="00FA2A89"/>
    <w:rsid w:val="00FA3F4D"/>
    <w:rsid w:val="00FA454E"/>
    <w:rsid w:val="00FA4786"/>
    <w:rsid w:val="00FA49ED"/>
    <w:rsid w:val="00FA5306"/>
    <w:rsid w:val="00FA54E9"/>
    <w:rsid w:val="00FA588B"/>
    <w:rsid w:val="00FA6589"/>
    <w:rsid w:val="00FA684F"/>
    <w:rsid w:val="00FA6DB1"/>
    <w:rsid w:val="00FB027C"/>
    <w:rsid w:val="00FB0489"/>
    <w:rsid w:val="00FB0CCE"/>
    <w:rsid w:val="00FB125E"/>
    <w:rsid w:val="00FB14D9"/>
    <w:rsid w:val="00FB19D3"/>
    <w:rsid w:val="00FB21DC"/>
    <w:rsid w:val="00FB2E27"/>
    <w:rsid w:val="00FB35D0"/>
    <w:rsid w:val="00FB43E8"/>
    <w:rsid w:val="00FB505A"/>
    <w:rsid w:val="00FB54D4"/>
    <w:rsid w:val="00FB576B"/>
    <w:rsid w:val="00FB5AED"/>
    <w:rsid w:val="00FB5B81"/>
    <w:rsid w:val="00FB5D29"/>
    <w:rsid w:val="00FB665D"/>
    <w:rsid w:val="00FB6F25"/>
    <w:rsid w:val="00FC1732"/>
    <w:rsid w:val="00FC2D72"/>
    <w:rsid w:val="00FC3CF3"/>
    <w:rsid w:val="00FC4457"/>
    <w:rsid w:val="00FC4598"/>
    <w:rsid w:val="00FC4737"/>
    <w:rsid w:val="00FC4B75"/>
    <w:rsid w:val="00FC4F48"/>
    <w:rsid w:val="00FC5557"/>
    <w:rsid w:val="00FC66ED"/>
    <w:rsid w:val="00FC7388"/>
    <w:rsid w:val="00FC77B1"/>
    <w:rsid w:val="00FD070C"/>
    <w:rsid w:val="00FD0E90"/>
    <w:rsid w:val="00FD1CF3"/>
    <w:rsid w:val="00FD2138"/>
    <w:rsid w:val="00FD2193"/>
    <w:rsid w:val="00FD21EF"/>
    <w:rsid w:val="00FD231C"/>
    <w:rsid w:val="00FD3690"/>
    <w:rsid w:val="00FD4C9E"/>
    <w:rsid w:val="00FD6169"/>
    <w:rsid w:val="00FD647D"/>
    <w:rsid w:val="00FE0340"/>
    <w:rsid w:val="00FE0984"/>
    <w:rsid w:val="00FE0B30"/>
    <w:rsid w:val="00FE20DE"/>
    <w:rsid w:val="00FE37FA"/>
    <w:rsid w:val="00FE384E"/>
    <w:rsid w:val="00FE4183"/>
    <w:rsid w:val="00FE47EB"/>
    <w:rsid w:val="00FE500D"/>
    <w:rsid w:val="00FE5916"/>
    <w:rsid w:val="00FE5DD6"/>
    <w:rsid w:val="00FE5E9F"/>
    <w:rsid w:val="00FE64C1"/>
    <w:rsid w:val="00FE6B95"/>
    <w:rsid w:val="00FF00B0"/>
    <w:rsid w:val="00FF031E"/>
    <w:rsid w:val="00FF0779"/>
    <w:rsid w:val="00FF0B41"/>
    <w:rsid w:val="00FF0D78"/>
    <w:rsid w:val="00FF2EE9"/>
    <w:rsid w:val="00FF420B"/>
    <w:rsid w:val="00FF4642"/>
    <w:rsid w:val="00FF47B3"/>
    <w:rsid w:val="00FF48F9"/>
    <w:rsid w:val="00FF4FBC"/>
    <w:rsid w:val="00FF531B"/>
    <w:rsid w:val="00FF63B5"/>
    <w:rsid w:val="00FF63EE"/>
    <w:rsid w:val="02162D94"/>
    <w:rsid w:val="022D74CF"/>
    <w:rsid w:val="026DD68E"/>
    <w:rsid w:val="02DCD507"/>
    <w:rsid w:val="034BCBC3"/>
    <w:rsid w:val="04F3FBDE"/>
    <w:rsid w:val="06540B5D"/>
    <w:rsid w:val="0683D5C2"/>
    <w:rsid w:val="0725A8FC"/>
    <w:rsid w:val="0949F45F"/>
    <w:rsid w:val="09C9250A"/>
    <w:rsid w:val="0A06A184"/>
    <w:rsid w:val="0A124625"/>
    <w:rsid w:val="0A7B4A11"/>
    <w:rsid w:val="0A99D1D6"/>
    <w:rsid w:val="0B56ED1F"/>
    <w:rsid w:val="0BCB2DDC"/>
    <w:rsid w:val="0C2CC062"/>
    <w:rsid w:val="0D441436"/>
    <w:rsid w:val="0D7B2C2E"/>
    <w:rsid w:val="0E8AE5F5"/>
    <w:rsid w:val="0F1A47B3"/>
    <w:rsid w:val="0FA4044E"/>
    <w:rsid w:val="0FC90460"/>
    <w:rsid w:val="0FC96440"/>
    <w:rsid w:val="10357384"/>
    <w:rsid w:val="10B248D6"/>
    <w:rsid w:val="10CC92CA"/>
    <w:rsid w:val="11F9276B"/>
    <w:rsid w:val="1349B96E"/>
    <w:rsid w:val="13EABAA4"/>
    <w:rsid w:val="1400BDF4"/>
    <w:rsid w:val="14079C93"/>
    <w:rsid w:val="146B320C"/>
    <w:rsid w:val="14A82281"/>
    <w:rsid w:val="153676F9"/>
    <w:rsid w:val="15EE98B8"/>
    <w:rsid w:val="160E9830"/>
    <w:rsid w:val="16E5AF6F"/>
    <w:rsid w:val="1707BEAA"/>
    <w:rsid w:val="17C69C3A"/>
    <w:rsid w:val="180CFA9B"/>
    <w:rsid w:val="1858AFEE"/>
    <w:rsid w:val="18FD57B9"/>
    <w:rsid w:val="190ABB9A"/>
    <w:rsid w:val="191D07CE"/>
    <w:rsid w:val="19B3EBA1"/>
    <w:rsid w:val="1AC1BBEE"/>
    <w:rsid w:val="1C2592EF"/>
    <w:rsid w:val="1C7B3873"/>
    <w:rsid w:val="1C884646"/>
    <w:rsid w:val="1D6FFF64"/>
    <w:rsid w:val="1F408A8F"/>
    <w:rsid w:val="20DBBC31"/>
    <w:rsid w:val="21350D06"/>
    <w:rsid w:val="21C1B71F"/>
    <w:rsid w:val="21D5AC38"/>
    <w:rsid w:val="21EB410D"/>
    <w:rsid w:val="21F5307E"/>
    <w:rsid w:val="22687019"/>
    <w:rsid w:val="24BEFB1D"/>
    <w:rsid w:val="25C2B87C"/>
    <w:rsid w:val="26537C76"/>
    <w:rsid w:val="265716E0"/>
    <w:rsid w:val="26A8F644"/>
    <w:rsid w:val="26C097A4"/>
    <w:rsid w:val="26F0EB64"/>
    <w:rsid w:val="282A4879"/>
    <w:rsid w:val="28A73C19"/>
    <w:rsid w:val="29131CB5"/>
    <w:rsid w:val="299C55EF"/>
    <w:rsid w:val="2B2CEE1D"/>
    <w:rsid w:val="2B6DF350"/>
    <w:rsid w:val="2B9D5D73"/>
    <w:rsid w:val="2BCED82B"/>
    <w:rsid w:val="2C47928A"/>
    <w:rsid w:val="2CA2797B"/>
    <w:rsid w:val="2CAA406D"/>
    <w:rsid w:val="2D49B05A"/>
    <w:rsid w:val="2D568F5B"/>
    <w:rsid w:val="2DA0674E"/>
    <w:rsid w:val="2DCEED74"/>
    <w:rsid w:val="2DD67C1D"/>
    <w:rsid w:val="2EBF4142"/>
    <w:rsid w:val="3143107C"/>
    <w:rsid w:val="323E00A4"/>
    <w:rsid w:val="3241E5CF"/>
    <w:rsid w:val="32966DC2"/>
    <w:rsid w:val="32CC1A68"/>
    <w:rsid w:val="33B8E190"/>
    <w:rsid w:val="33C65874"/>
    <w:rsid w:val="3506B99E"/>
    <w:rsid w:val="357D8C5D"/>
    <w:rsid w:val="3621473C"/>
    <w:rsid w:val="369DAC55"/>
    <w:rsid w:val="3858133E"/>
    <w:rsid w:val="390A92A7"/>
    <w:rsid w:val="39C37A9A"/>
    <w:rsid w:val="3A8E47ED"/>
    <w:rsid w:val="3AD445FD"/>
    <w:rsid w:val="3B84F85E"/>
    <w:rsid w:val="3BAF4B49"/>
    <w:rsid w:val="3BE4C3AF"/>
    <w:rsid w:val="3CBCE51E"/>
    <w:rsid w:val="401CB838"/>
    <w:rsid w:val="40699A85"/>
    <w:rsid w:val="409BC9DE"/>
    <w:rsid w:val="40A556E1"/>
    <w:rsid w:val="40D212CD"/>
    <w:rsid w:val="41ABD313"/>
    <w:rsid w:val="425C6BC0"/>
    <w:rsid w:val="426E1C6A"/>
    <w:rsid w:val="437E6215"/>
    <w:rsid w:val="43A411AF"/>
    <w:rsid w:val="448C03D5"/>
    <w:rsid w:val="449EE8BB"/>
    <w:rsid w:val="44B1C542"/>
    <w:rsid w:val="452CFD71"/>
    <w:rsid w:val="458BD748"/>
    <w:rsid w:val="4592C95E"/>
    <w:rsid w:val="46F15BB3"/>
    <w:rsid w:val="473C43E6"/>
    <w:rsid w:val="47D8AC26"/>
    <w:rsid w:val="47EDB69A"/>
    <w:rsid w:val="495F17A7"/>
    <w:rsid w:val="499D2FA8"/>
    <w:rsid w:val="49DCAE01"/>
    <w:rsid w:val="4A2B62AB"/>
    <w:rsid w:val="4B68F759"/>
    <w:rsid w:val="4B893F6D"/>
    <w:rsid w:val="4B9C44C6"/>
    <w:rsid w:val="4BD7E9D0"/>
    <w:rsid w:val="4C07DCEC"/>
    <w:rsid w:val="4C098F42"/>
    <w:rsid w:val="4C8FB225"/>
    <w:rsid w:val="4E85B537"/>
    <w:rsid w:val="524028C5"/>
    <w:rsid w:val="52A0FB13"/>
    <w:rsid w:val="540F53FE"/>
    <w:rsid w:val="55E760E0"/>
    <w:rsid w:val="5785658C"/>
    <w:rsid w:val="5825F0EF"/>
    <w:rsid w:val="5833F203"/>
    <w:rsid w:val="595FCAA7"/>
    <w:rsid w:val="5A2C14C7"/>
    <w:rsid w:val="5A40B30D"/>
    <w:rsid w:val="5A8C7C98"/>
    <w:rsid w:val="5B3D11A4"/>
    <w:rsid w:val="5BA703B1"/>
    <w:rsid w:val="5C28C75D"/>
    <w:rsid w:val="5CEC1338"/>
    <w:rsid w:val="5D8A1942"/>
    <w:rsid w:val="5DF8C79F"/>
    <w:rsid w:val="5F1D5473"/>
    <w:rsid w:val="5F1EF4E5"/>
    <w:rsid w:val="5F7A4341"/>
    <w:rsid w:val="6203911C"/>
    <w:rsid w:val="620D46EF"/>
    <w:rsid w:val="626AF7AC"/>
    <w:rsid w:val="62CC1DF5"/>
    <w:rsid w:val="62EF8DF7"/>
    <w:rsid w:val="6341BEC3"/>
    <w:rsid w:val="63B54AEE"/>
    <w:rsid w:val="64A2B6A5"/>
    <w:rsid w:val="6583991E"/>
    <w:rsid w:val="65C026C3"/>
    <w:rsid w:val="6647AEFA"/>
    <w:rsid w:val="666FBE36"/>
    <w:rsid w:val="667B2D6F"/>
    <w:rsid w:val="66A37372"/>
    <w:rsid w:val="66C3B014"/>
    <w:rsid w:val="6827D018"/>
    <w:rsid w:val="68B99C58"/>
    <w:rsid w:val="69619008"/>
    <w:rsid w:val="69750BA8"/>
    <w:rsid w:val="6A37D486"/>
    <w:rsid w:val="6B164BC6"/>
    <w:rsid w:val="6B7FD4DC"/>
    <w:rsid w:val="6D15FBA4"/>
    <w:rsid w:val="6DA1F122"/>
    <w:rsid w:val="6FF19D82"/>
    <w:rsid w:val="70C2A3FC"/>
    <w:rsid w:val="714049BE"/>
    <w:rsid w:val="7216F481"/>
    <w:rsid w:val="7340CDB6"/>
    <w:rsid w:val="73C92F1B"/>
    <w:rsid w:val="75F3CBE7"/>
    <w:rsid w:val="75F55E63"/>
    <w:rsid w:val="7778D7AC"/>
    <w:rsid w:val="791B752F"/>
    <w:rsid w:val="79202D10"/>
    <w:rsid w:val="79440876"/>
    <w:rsid w:val="79480B0B"/>
    <w:rsid w:val="7975413B"/>
    <w:rsid w:val="797A0414"/>
    <w:rsid w:val="79A7C1CA"/>
    <w:rsid w:val="7CA2C97D"/>
    <w:rsid w:val="7D3DB31F"/>
    <w:rsid w:val="7E01EF51"/>
    <w:rsid w:val="7E960677"/>
    <w:rsid w:val="7E98C64B"/>
    <w:rsid w:val="7FA5C5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E1CB4"/>
  <w15:docId w15:val="{D74BC08C-638F-4971-87AC-C4028A6736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C50F8"/>
    <w:pPr>
      <w:spacing w:line="360" w:lineRule="auto"/>
      <w:ind w:left="240" w:right="240" w:firstLine="469" w:firstLineChars="213"/>
    </w:pPr>
    <w:rPr>
      <w:rFonts w:ascii="Times New Roman" w:hAnsi="Times New Roman" w:eastAsia="SimSun" w:cs="Arial Unicode MS"/>
      <w:color w:val="000000"/>
      <w:kern w:val="0"/>
      <w:lang w:val="zh-CN"/>
    </w:rPr>
  </w:style>
  <w:style w:type="paragraph" w:styleId="Heading1">
    <w:name w:val="heading 1"/>
    <w:basedOn w:val="Normal"/>
    <w:next w:val="Normal"/>
    <w:link w:val="Heading1Char"/>
    <w:uiPriority w:val="9"/>
    <w:qFormat/>
    <w:rsid w:val="00076D48"/>
    <w:pPr>
      <w:keepNext/>
      <w:keepLines/>
      <w:numPr>
        <w:numId w:val="25"/>
      </w:numPr>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076D48"/>
    <w:pPr>
      <w:keepNext/>
      <w:keepLines/>
      <w:numPr>
        <w:ilvl w:val="1"/>
        <w:numId w:val="25"/>
      </w:numPr>
      <w:spacing w:before="260" w:after="260" w:line="416" w:lineRule="auto"/>
      <w:outlineLvl w:val="1"/>
    </w:pPr>
    <w:rPr>
      <w:rFonts w:asciiTheme="majorHAnsi" w:hAnsiTheme="majorHAnsi" w:eastAsiaTheme="majorEastAsia" w:cstheme="majorBidi"/>
      <w:b/>
      <w:bCs/>
      <w:sz w:val="32"/>
      <w:szCs w:val="32"/>
    </w:rPr>
  </w:style>
  <w:style w:type="paragraph" w:styleId="Heading3">
    <w:name w:val="heading 3"/>
    <w:basedOn w:val="Normal"/>
    <w:next w:val="Normal"/>
    <w:link w:val="Heading3Char"/>
    <w:uiPriority w:val="9"/>
    <w:unhideWhenUsed/>
    <w:qFormat/>
    <w:rsid w:val="00076D48"/>
    <w:pPr>
      <w:keepNext/>
      <w:keepLines/>
      <w:numPr>
        <w:ilvl w:val="2"/>
        <w:numId w:val="25"/>
      </w:numPr>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BD62B3"/>
    <w:pPr>
      <w:keepNext/>
      <w:keepLines/>
      <w:numPr>
        <w:ilvl w:val="3"/>
        <w:numId w:val="25"/>
      </w:numPr>
      <w:spacing w:before="280" w:after="290" w:line="376" w:lineRule="auto"/>
      <w:outlineLvl w:val="3"/>
    </w:pPr>
    <w:rPr>
      <w:rFonts w:asciiTheme="majorHAnsi" w:hAnsiTheme="majorHAnsi" w:eastAsiaTheme="majorEastAsia" w:cstheme="majorBidi"/>
      <w:b/>
      <w:bCs/>
      <w:sz w:val="28"/>
      <w:szCs w:val="28"/>
    </w:rPr>
  </w:style>
  <w:style w:type="paragraph" w:styleId="Heading5">
    <w:name w:val="heading 5"/>
    <w:basedOn w:val="Normal"/>
    <w:next w:val="Normal"/>
    <w:link w:val="Heading5Char"/>
    <w:uiPriority w:val="9"/>
    <w:semiHidden/>
    <w:unhideWhenUsed/>
    <w:qFormat/>
    <w:rsid w:val="00BD62B3"/>
    <w:pPr>
      <w:keepNext/>
      <w:keepLines/>
      <w:numPr>
        <w:ilvl w:val="4"/>
        <w:numId w:val="25"/>
      </w:numPr>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BD62B3"/>
    <w:pPr>
      <w:keepNext/>
      <w:keepLines/>
      <w:numPr>
        <w:ilvl w:val="5"/>
        <w:numId w:val="25"/>
      </w:numPr>
      <w:spacing w:before="240" w:after="64" w:line="320" w:lineRule="auto"/>
      <w:outlineLvl w:val="5"/>
    </w:pPr>
    <w:rPr>
      <w:rFonts w:asciiTheme="majorHAnsi" w:hAnsiTheme="majorHAnsi" w:eastAsiaTheme="majorEastAsia" w:cstheme="majorBidi"/>
      <w:b/>
      <w:bCs/>
      <w:sz w:val="24"/>
      <w:szCs w:val="24"/>
    </w:rPr>
  </w:style>
  <w:style w:type="paragraph" w:styleId="Heading7">
    <w:name w:val="heading 7"/>
    <w:basedOn w:val="Normal"/>
    <w:next w:val="Normal"/>
    <w:link w:val="Heading7Char"/>
    <w:uiPriority w:val="9"/>
    <w:semiHidden/>
    <w:unhideWhenUsed/>
    <w:qFormat/>
    <w:rsid w:val="00BD62B3"/>
    <w:pPr>
      <w:keepNext/>
      <w:keepLines/>
      <w:numPr>
        <w:ilvl w:val="6"/>
        <w:numId w:val="25"/>
      </w:numPr>
      <w:spacing w:before="240" w:after="64" w:line="320" w:lineRule="auto"/>
      <w:outlineLvl w:val="6"/>
    </w:pPr>
    <w:rPr>
      <w:b/>
      <w:bCs/>
      <w:sz w:val="24"/>
      <w:szCs w:val="24"/>
    </w:rPr>
  </w:style>
  <w:style w:type="paragraph" w:styleId="Heading8">
    <w:name w:val="heading 8"/>
    <w:basedOn w:val="Normal"/>
    <w:next w:val="Normal"/>
    <w:link w:val="Heading8Char"/>
    <w:uiPriority w:val="9"/>
    <w:semiHidden/>
    <w:unhideWhenUsed/>
    <w:qFormat/>
    <w:rsid w:val="00BD62B3"/>
    <w:pPr>
      <w:keepNext/>
      <w:keepLines/>
      <w:numPr>
        <w:ilvl w:val="7"/>
        <w:numId w:val="25"/>
      </w:numPr>
      <w:spacing w:before="240" w:after="64" w:line="320" w:lineRule="auto"/>
      <w:outlineLvl w:val="7"/>
    </w:pPr>
    <w:rPr>
      <w:rFonts w:asciiTheme="majorHAnsi" w:hAnsiTheme="majorHAnsi" w:eastAsiaTheme="majorEastAsia" w:cstheme="majorBidi"/>
      <w:sz w:val="24"/>
      <w:szCs w:val="24"/>
    </w:rPr>
  </w:style>
  <w:style w:type="paragraph" w:styleId="Heading9">
    <w:name w:val="heading 9"/>
    <w:basedOn w:val="Normal"/>
    <w:next w:val="Normal"/>
    <w:link w:val="Heading9Char"/>
    <w:uiPriority w:val="9"/>
    <w:semiHidden/>
    <w:unhideWhenUsed/>
    <w:qFormat/>
    <w:rsid w:val="00BD62B3"/>
    <w:pPr>
      <w:keepNext/>
      <w:keepLines/>
      <w:numPr>
        <w:ilvl w:val="8"/>
        <w:numId w:val="25"/>
      </w:numPr>
      <w:spacing w:before="240" w:after="64" w:line="320" w:lineRule="auto"/>
      <w:outlineLvl w:val="8"/>
    </w:pPr>
    <w:rPr>
      <w:rFonts w:asciiTheme="majorHAnsi" w:hAnsiTheme="majorHAnsi" w:eastAsiaTheme="majorEastAsia" w:cstheme="majorBidi"/>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D48"/>
    <w:pPr>
      <w:pBdr>
        <w:bottom w:val="single" w:color="auto" w:sz="6" w:space="1"/>
      </w:pBdr>
      <w:tabs>
        <w:tab w:val="center" w:pos="4153"/>
        <w:tab w:val="right" w:pos="8306"/>
      </w:tabs>
      <w:snapToGrid w:val="0"/>
      <w:jc w:val="center"/>
    </w:pPr>
    <w:rPr>
      <w:sz w:val="18"/>
      <w:szCs w:val="18"/>
    </w:rPr>
  </w:style>
  <w:style w:type="character" w:styleId="HeaderChar" w:customStyle="1">
    <w:name w:val="Header Char"/>
    <w:basedOn w:val="DefaultParagraphFont"/>
    <w:link w:val="Header"/>
    <w:uiPriority w:val="99"/>
    <w:rsid w:val="00076D48"/>
    <w:rPr>
      <w:sz w:val="18"/>
      <w:szCs w:val="18"/>
    </w:rPr>
  </w:style>
  <w:style w:type="paragraph" w:styleId="Footer">
    <w:name w:val="footer"/>
    <w:basedOn w:val="Normal"/>
    <w:link w:val="FooterChar"/>
    <w:uiPriority w:val="99"/>
    <w:unhideWhenUsed/>
    <w:rsid w:val="00076D48"/>
    <w:pPr>
      <w:tabs>
        <w:tab w:val="center" w:pos="4153"/>
        <w:tab w:val="right" w:pos="8306"/>
      </w:tabs>
      <w:snapToGrid w:val="0"/>
    </w:pPr>
    <w:rPr>
      <w:sz w:val="18"/>
      <w:szCs w:val="18"/>
    </w:rPr>
  </w:style>
  <w:style w:type="character" w:styleId="FooterChar" w:customStyle="1">
    <w:name w:val="Footer Char"/>
    <w:basedOn w:val="DefaultParagraphFont"/>
    <w:link w:val="Footer"/>
    <w:uiPriority w:val="99"/>
    <w:rsid w:val="00076D48"/>
    <w:rPr>
      <w:sz w:val="18"/>
      <w:szCs w:val="18"/>
    </w:rPr>
  </w:style>
  <w:style w:type="character" w:styleId="Heading1Char" w:customStyle="1">
    <w:name w:val="Heading 1 Char"/>
    <w:basedOn w:val="DefaultParagraphFont"/>
    <w:link w:val="Heading1"/>
    <w:uiPriority w:val="9"/>
    <w:rsid w:val="00076D48"/>
    <w:rPr>
      <w:rFonts w:ascii="Times New Roman" w:hAnsi="Times New Roman" w:cs="Arial Unicode MS"/>
      <w:b/>
      <w:bCs/>
      <w:color w:val="000000"/>
      <w:kern w:val="44"/>
      <w:sz w:val="44"/>
      <w:szCs w:val="44"/>
      <w:lang w:val="zh-CN"/>
    </w:rPr>
  </w:style>
  <w:style w:type="character" w:styleId="Heading2Char" w:customStyle="1">
    <w:name w:val="Heading 2 Char"/>
    <w:basedOn w:val="DefaultParagraphFont"/>
    <w:link w:val="Heading2"/>
    <w:uiPriority w:val="9"/>
    <w:semiHidden/>
    <w:rsid w:val="00076D48"/>
    <w:rPr>
      <w:rFonts w:asciiTheme="majorHAnsi" w:hAnsiTheme="majorHAnsi" w:eastAsiaTheme="majorEastAsia" w:cstheme="majorBidi"/>
      <w:b/>
      <w:bCs/>
      <w:color w:val="000000"/>
      <w:kern w:val="0"/>
      <w:sz w:val="32"/>
      <w:szCs w:val="32"/>
      <w:lang w:val="zh-CN"/>
    </w:rPr>
  </w:style>
  <w:style w:type="character" w:styleId="Heading3Char" w:customStyle="1">
    <w:name w:val="Heading 3 Char"/>
    <w:basedOn w:val="DefaultParagraphFont"/>
    <w:link w:val="Heading3"/>
    <w:uiPriority w:val="9"/>
    <w:qFormat/>
    <w:rsid w:val="00076D48"/>
    <w:rPr>
      <w:rFonts w:ascii="Times New Roman" w:hAnsi="Times New Roman" w:cs="Arial Unicode MS"/>
      <w:b/>
      <w:bCs/>
      <w:color w:val="000000"/>
      <w:kern w:val="0"/>
      <w:sz w:val="32"/>
      <w:szCs w:val="32"/>
      <w:lang w:val="zh-CN"/>
    </w:rPr>
  </w:style>
  <w:style w:type="character" w:styleId="Hyperlink">
    <w:name w:val="Hyperlink"/>
    <w:basedOn w:val="DefaultParagraphFont"/>
    <w:uiPriority w:val="99"/>
    <w:rsid w:val="00076D48"/>
    <w:rPr>
      <w:u w:val="single"/>
    </w:rPr>
  </w:style>
  <w:style w:type="paragraph" w:styleId="20" w:customStyle="1">
    <w:name w:val="题目 2"/>
    <w:next w:val="Normal"/>
    <w:rsid w:val="00076D48"/>
    <w:pPr>
      <w:pBdr>
        <w:top w:val="none" w:color="FFFFFF" w:sz="96" w:space="31" w:shadow="1" w:frame="1"/>
        <w:left w:val="none" w:color="FFFFFF" w:sz="96" w:space="31" w:shadow="1" w:frame="1"/>
        <w:bottom w:val="none" w:color="FFFFFF" w:sz="96" w:space="31" w:shadow="1" w:frame="1"/>
        <w:right w:val="none" w:color="FFFFFF" w:sz="96" w:space="31" w:shadow="1" w:frame="1"/>
      </w:pBdr>
      <w:outlineLvl w:val="1"/>
    </w:pPr>
    <w:rPr>
      <w:rFonts w:ascii="Arial Unicode MS" w:hAnsi="Arial Unicode MS" w:eastAsia="Times New Roman" w:cs="Arial Unicode MS"/>
      <w:b/>
      <w:bCs/>
      <w:color w:val="000000"/>
      <w:kern w:val="0"/>
      <w:sz w:val="32"/>
      <w:szCs w:val="32"/>
      <w:lang w:val="zh-CN"/>
    </w:rPr>
  </w:style>
  <w:style w:type="paragraph" w:styleId="1" w:customStyle="1">
    <w:name w:val="表格样式 1"/>
    <w:rsid w:val="00076D48"/>
    <w:pPr>
      <w:pBdr>
        <w:top w:val="none" w:color="FFFFFF" w:sz="96" w:space="31" w:shadow="1" w:frame="1"/>
        <w:left w:val="none" w:color="FFFFFF" w:sz="96" w:space="31" w:shadow="1" w:frame="1"/>
        <w:bottom w:val="none" w:color="FFFFFF" w:sz="96" w:space="31" w:shadow="1" w:frame="1"/>
        <w:right w:val="none" w:color="FFFFFF" w:sz="96" w:space="31" w:shadow="1" w:frame="1"/>
      </w:pBdr>
    </w:pPr>
    <w:rPr>
      <w:rFonts w:ascii="Helvetica" w:hAnsi="Helvetica" w:eastAsia="Times New Roman" w:cs="Helvetica"/>
      <w:b/>
      <w:bCs/>
      <w:color w:val="000000"/>
      <w:kern w:val="0"/>
      <w:sz w:val="20"/>
      <w:szCs w:val="20"/>
    </w:rPr>
  </w:style>
  <w:style w:type="paragraph" w:styleId="22" w:customStyle="1">
    <w:name w:val="表格样式 2"/>
    <w:rsid w:val="00076D48"/>
    <w:pPr>
      <w:pBdr>
        <w:top w:val="none" w:color="FFFFFF" w:sz="96" w:space="31" w:shadow="1" w:frame="1"/>
        <w:left w:val="none" w:color="FFFFFF" w:sz="96" w:space="31" w:shadow="1" w:frame="1"/>
        <w:bottom w:val="none" w:color="FFFFFF" w:sz="96" w:space="31" w:shadow="1" w:frame="1"/>
        <w:right w:val="none" w:color="FFFFFF" w:sz="96" w:space="31" w:shadow="1" w:frame="1"/>
      </w:pBdr>
    </w:pPr>
    <w:rPr>
      <w:rFonts w:ascii="Helvetica" w:hAnsi="Helvetica" w:eastAsia="Times New Roman" w:cs="Helvetica"/>
      <w:color w:val="000000"/>
      <w:kern w:val="0"/>
      <w:sz w:val="20"/>
      <w:szCs w:val="20"/>
    </w:rPr>
  </w:style>
  <w:style w:type="paragraph" w:styleId="a3" w:customStyle="1">
    <w:name w:val="默认"/>
    <w:rsid w:val="00076D48"/>
    <w:pPr>
      <w:pBdr>
        <w:top w:val="none" w:color="FFFFFF" w:sz="96" w:space="31" w:shadow="1" w:frame="1"/>
        <w:left w:val="none" w:color="FFFFFF" w:sz="96" w:space="31" w:shadow="1" w:frame="1"/>
        <w:bottom w:val="none" w:color="FFFFFF" w:sz="96" w:space="31" w:shadow="1" w:frame="1"/>
        <w:right w:val="none" w:color="FFFFFF" w:sz="96" w:space="31" w:shadow="1" w:frame="1"/>
      </w:pBdr>
    </w:pPr>
    <w:rPr>
      <w:rFonts w:ascii="Helvetica" w:hAnsi="Helvetica" w:eastAsia="Times New Roman" w:cs="Helvetica"/>
      <w:color w:val="000000"/>
      <w:kern w:val="0"/>
      <w:sz w:val="22"/>
    </w:rPr>
  </w:style>
  <w:style w:type="paragraph" w:styleId="10" w:customStyle="1">
    <w:name w:val="正文1"/>
    <w:rsid w:val="00076D48"/>
    <w:pPr>
      <w:widowControl w:val="0"/>
      <w:spacing w:line="360" w:lineRule="auto"/>
      <w:ind w:firstLine="471"/>
      <w:jc w:val="both"/>
    </w:pPr>
    <w:rPr>
      <w:rFonts w:ascii="Times New Roman" w:hAnsi="Times New Roman" w:eastAsia="Times New Roman" w:cs="Times New Roman"/>
      <w:color w:val="000000"/>
      <w:szCs w:val="20"/>
    </w:rPr>
  </w:style>
  <w:style w:type="paragraph" w:styleId="11" w:customStyle="1">
    <w:name w:val="标题 11"/>
    <w:next w:val="10"/>
    <w:rsid w:val="00076D48"/>
    <w:pPr>
      <w:keepNext/>
      <w:keepLines/>
      <w:widowControl w:val="0"/>
      <w:spacing w:line="360" w:lineRule="auto"/>
      <w:outlineLvl w:val="0"/>
    </w:pPr>
    <w:rPr>
      <w:rFonts w:ascii="SimHei" w:hAnsi="SimHei" w:eastAsia="Times New Roman" w:cs="Times New Roman"/>
      <w:color w:val="000000"/>
      <w:kern w:val="44"/>
      <w:sz w:val="28"/>
      <w:szCs w:val="20"/>
    </w:rPr>
  </w:style>
  <w:style w:type="paragraph" w:styleId="a4" w:customStyle="1">
    <w:name w:val="表格正文"/>
    <w:basedOn w:val="Normal"/>
    <w:link w:val="Char"/>
    <w:qFormat/>
    <w:rsid w:val="00621AFB"/>
    <w:pPr>
      <w:spacing w:line="240" w:lineRule="auto"/>
      <w:ind w:left="31" w:leftChars="15" w:right="0" w:firstLine="0" w:firstLineChars="0"/>
      <w:jc w:val="center"/>
    </w:pPr>
    <w:rPr>
      <w:sz w:val="18"/>
      <w:szCs w:val="21"/>
    </w:rPr>
  </w:style>
  <w:style w:type="numbering" w:styleId="List1" w:customStyle="1">
    <w:name w:val="List 1"/>
    <w:rsid w:val="00B001F0"/>
    <w:pPr>
      <w:numPr>
        <w:numId w:val="2"/>
      </w:numPr>
    </w:pPr>
  </w:style>
  <w:style w:type="numbering" w:styleId="21" w:customStyle="1">
    <w:name w:val="列表 21"/>
    <w:rsid w:val="00B001F0"/>
    <w:pPr>
      <w:numPr>
        <w:numId w:val="3"/>
      </w:numPr>
    </w:pPr>
  </w:style>
  <w:style w:type="numbering" w:styleId="List0" w:customStyle="1">
    <w:name w:val="List 0"/>
    <w:rsid w:val="00B001F0"/>
    <w:pPr>
      <w:numPr>
        <w:numId w:val="1"/>
      </w:numPr>
    </w:pPr>
  </w:style>
  <w:style w:type="numbering" w:styleId="List11" w:customStyle="1">
    <w:name w:val="List 11"/>
    <w:rsid w:val="00B001F0"/>
    <w:pPr>
      <w:numPr>
        <w:numId w:val="12"/>
      </w:numPr>
    </w:pPr>
  </w:style>
  <w:style w:type="numbering" w:styleId="List12" w:customStyle="1">
    <w:name w:val="List 12"/>
    <w:rsid w:val="00B001F0"/>
    <w:pPr>
      <w:numPr>
        <w:numId w:val="13"/>
      </w:numPr>
    </w:pPr>
  </w:style>
  <w:style w:type="numbering" w:styleId="a0" w:customStyle="1">
    <w:name w:val="项目符号"/>
    <w:rsid w:val="00B001F0"/>
    <w:pPr>
      <w:numPr>
        <w:numId w:val="14"/>
      </w:numPr>
    </w:pPr>
  </w:style>
  <w:style w:type="numbering" w:styleId="List10" w:customStyle="1">
    <w:name w:val="List 10"/>
    <w:rsid w:val="00B001F0"/>
    <w:pPr>
      <w:numPr>
        <w:numId w:val="9"/>
      </w:numPr>
    </w:pPr>
  </w:style>
  <w:style w:type="numbering" w:styleId="List7" w:customStyle="1">
    <w:name w:val="List 7"/>
    <w:rsid w:val="00B001F0"/>
    <w:pPr>
      <w:numPr>
        <w:numId w:val="6"/>
      </w:numPr>
    </w:pPr>
  </w:style>
  <w:style w:type="numbering" w:styleId="31" w:customStyle="1">
    <w:name w:val="列表 31"/>
    <w:rsid w:val="00B001F0"/>
    <w:pPr>
      <w:numPr>
        <w:numId w:val="4"/>
      </w:numPr>
    </w:pPr>
  </w:style>
  <w:style w:type="numbering" w:styleId="51" w:customStyle="1">
    <w:name w:val="列表 51"/>
    <w:rsid w:val="00B001F0"/>
    <w:pPr>
      <w:numPr>
        <w:numId w:val="11"/>
      </w:numPr>
    </w:pPr>
  </w:style>
  <w:style w:type="numbering" w:styleId="List6" w:customStyle="1">
    <w:name w:val="List 6"/>
    <w:rsid w:val="00B001F0"/>
    <w:pPr>
      <w:numPr>
        <w:numId w:val="5"/>
      </w:numPr>
    </w:pPr>
  </w:style>
  <w:style w:type="numbering" w:styleId="41" w:customStyle="1">
    <w:name w:val="列表 41"/>
    <w:rsid w:val="00B001F0"/>
    <w:pPr>
      <w:numPr>
        <w:numId w:val="7"/>
      </w:numPr>
    </w:pPr>
  </w:style>
  <w:style w:type="numbering" w:styleId="List8" w:customStyle="1">
    <w:name w:val="List 8"/>
    <w:rsid w:val="00B001F0"/>
    <w:pPr>
      <w:numPr>
        <w:numId w:val="8"/>
      </w:numPr>
    </w:pPr>
  </w:style>
  <w:style w:type="numbering" w:styleId="List9" w:customStyle="1">
    <w:name w:val="List 9"/>
    <w:rsid w:val="00B001F0"/>
    <w:pPr>
      <w:numPr>
        <w:numId w:val="10"/>
      </w:numPr>
    </w:pPr>
  </w:style>
  <w:style w:type="paragraph" w:styleId="TOC1">
    <w:name w:val="toc 1"/>
    <w:basedOn w:val="Normal"/>
    <w:next w:val="Normal"/>
    <w:autoRedefine/>
    <w:uiPriority w:val="39"/>
    <w:unhideWhenUsed/>
    <w:rsid w:val="00076D48"/>
  </w:style>
  <w:style w:type="paragraph" w:styleId="TOC2">
    <w:name w:val="toc 2"/>
    <w:basedOn w:val="Normal"/>
    <w:next w:val="Normal"/>
    <w:autoRedefine/>
    <w:uiPriority w:val="39"/>
    <w:unhideWhenUsed/>
    <w:rsid w:val="00076D48"/>
    <w:pPr>
      <w:ind w:left="420" w:leftChars="200"/>
    </w:pPr>
  </w:style>
  <w:style w:type="paragraph" w:styleId="TOC3">
    <w:name w:val="toc 3"/>
    <w:basedOn w:val="Normal"/>
    <w:next w:val="Normal"/>
    <w:autoRedefine/>
    <w:uiPriority w:val="39"/>
    <w:unhideWhenUsed/>
    <w:rsid w:val="00076D48"/>
    <w:pPr>
      <w:ind w:left="840" w:leftChars="400"/>
    </w:pPr>
  </w:style>
  <w:style w:type="paragraph" w:styleId="TOC4">
    <w:name w:val="toc 4"/>
    <w:basedOn w:val="Normal"/>
    <w:next w:val="Normal"/>
    <w:autoRedefine/>
    <w:uiPriority w:val="39"/>
    <w:unhideWhenUsed/>
    <w:rsid w:val="00076D48"/>
    <w:pPr>
      <w:ind w:left="1260" w:leftChars="600"/>
    </w:pPr>
  </w:style>
  <w:style w:type="paragraph" w:styleId="TOC5">
    <w:name w:val="toc 5"/>
    <w:basedOn w:val="Normal"/>
    <w:next w:val="Normal"/>
    <w:autoRedefine/>
    <w:uiPriority w:val="39"/>
    <w:unhideWhenUsed/>
    <w:rsid w:val="00076D48"/>
    <w:pPr>
      <w:ind w:left="1680" w:leftChars="800"/>
    </w:pPr>
  </w:style>
  <w:style w:type="paragraph" w:styleId="TOC6">
    <w:name w:val="toc 6"/>
    <w:basedOn w:val="Normal"/>
    <w:next w:val="Normal"/>
    <w:autoRedefine/>
    <w:uiPriority w:val="39"/>
    <w:unhideWhenUsed/>
    <w:rsid w:val="00076D48"/>
    <w:pPr>
      <w:ind w:left="2100" w:leftChars="1000"/>
    </w:pPr>
  </w:style>
  <w:style w:type="paragraph" w:styleId="TOC7">
    <w:name w:val="toc 7"/>
    <w:basedOn w:val="Normal"/>
    <w:next w:val="Normal"/>
    <w:autoRedefine/>
    <w:uiPriority w:val="39"/>
    <w:unhideWhenUsed/>
    <w:rsid w:val="00076D48"/>
    <w:pPr>
      <w:ind w:left="2520" w:leftChars="1200"/>
    </w:pPr>
  </w:style>
  <w:style w:type="paragraph" w:styleId="TOC8">
    <w:name w:val="toc 8"/>
    <w:basedOn w:val="Normal"/>
    <w:next w:val="Normal"/>
    <w:autoRedefine/>
    <w:uiPriority w:val="39"/>
    <w:unhideWhenUsed/>
    <w:rsid w:val="00076D48"/>
    <w:pPr>
      <w:ind w:left="2940" w:leftChars="1400"/>
    </w:pPr>
  </w:style>
  <w:style w:type="paragraph" w:styleId="TOC9">
    <w:name w:val="toc 9"/>
    <w:basedOn w:val="Normal"/>
    <w:next w:val="Normal"/>
    <w:autoRedefine/>
    <w:uiPriority w:val="39"/>
    <w:unhideWhenUsed/>
    <w:rsid w:val="00076D48"/>
    <w:pPr>
      <w:ind w:left="3360" w:leftChars="1600"/>
    </w:pPr>
  </w:style>
  <w:style w:type="table" w:styleId="TableGrid">
    <w:name w:val="Table Grid"/>
    <w:basedOn w:val="TableNormal"/>
    <w:uiPriority w:val="39"/>
    <w:qFormat/>
    <w:rsid w:val="00076D48"/>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 w:customStyle="1">
    <w:name w:val="2-节"/>
    <w:basedOn w:val="Normal"/>
    <w:next w:val="Normal"/>
    <w:link w:val="2-0"/>
    <w:qFormat/>
    <w:rsid w:val="009C0E8C"/>
    <w:pPr>
      <w:numPr>
        <w:ilvl w:val="1"/>
        <w:numId w:val="67"/>
      </w:numPr>
      <w:spacing w:before="480" w:after="120"/>
      <w:ind w:right="0" w:firstLineChars="0"/>
      <w:jc w:val="center"/>
      <w:outlineLvl w:val="1"/>
    </w:pPr>
    <w:rPr>
      <w:rFonts w:ascii="SimHei" w:hAnsi="SimHei" w:eastAsia="SimHei"/>
      <w:szCs w:val="28"/>
    </w:rPr>
  </w:style>
  <w:style w:type="paragraph" w:styleId="1-" w:customStyle="1">
    <w:name w:val="1-章"/>
    <w:next w:val="2-"/>
    <w:qFormat/>
    <w:rsid w:val="00EE552E"/>
    <w:pPr>
      <w:numPr>
        <w:numId w:val="67"/>
      </w:numPr>
      <w:spacing w:before="50" w:beforeLines="50" w:after="150" w:afterLines="150"/>
      <w:jc w:val="center"/>
      <w:outlineLvl w:val="0"/>
    </w:pPr>
    <w:rPr>
      <w:rFonts w:ascii="time" w:hAnsi="time" w:eastAsia="SimSun" w:cs="Times New Roman"/>
      <w:color w:val="000000"/>
      <w:kern w:val="0"/>
      <w:sz w:val="28"/>
      <w:szCs w:val="28"/>
      <w:lang w:val="zh-CN"/>
    </w:rPr>
  </w:style>
  <w:style w:type="paragraph" w:styleId="3-" w:customStyle="1">
    <w:name w:val="3-条"/>
    <w:basedOn w:val="Normal"/>
    <w:link w:val="3-0"/>
    <w:qFormat/>
    <w:rsid w:val="00DF57B0"/>
    <w:pPr>
      <w:numPr>
        <w:ilvl w:val="2"/>
        <w:numId w:val="67"/>
      </w:numPr>
      <w:ind w:left="0" w:right="0" w:firstLine="0" w:firstLineChars="0"/>
      <w:outlineLvl w:val="2"/>
    </w:pPr>
    <w:rPr>
      <w:rFonts w:ascii="SimSun" w:hAnsi="SimSun" w:cs="Times New Roman"/>
      <w:color w:val="auto"/>
    </w:rPr>
  </w:style>
  <w:style w:type="paragraph" w:styleId="NoSpacing">
    <w:name w:val="No Spacing"/>
    <w:uiPriority w:val="1"/>
    <w:qFormat/>
    <w:rsid w:val="00076D48"/>
    <w:pPr>
      <w:ind w:left="240" w:right="240" w:firstLine="469" w:firstLineChars="213"/>
    </w:pPr>
    <w:rPr>
      <w:rFonts w:cs="Arial Unicode MS" w:asciiTheme="minorEastAsia" w:hAnsiTheme="minorEastAsia"/>
      <w:color w:val="000000"/>
      <w:kern w:val="0"/>
      <w:sz w:val="22"/>
      <w:lang w:val="zh-CN"/>
    </w:rPr>
  </w:style>
  <w:style w:type="table" w:styleId="LightShading">
    <w:name w:val="Light Shading"/>
    <w:basedOn w:val="TableNormal"/>
    <w:uiPriority w:val="60"/>
    <w:rsid w:val="00076D48"/>
    <w:rPr>
      <w:color w:val="000000" w:themeColor="text1" w:themeShade="BF"/>
      <w:sz w:val="24"/>
      <w:szCs w:val="24"/>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5" w:customStyle="1">
    <w:name w:val="条文说明"/>
    <w:basedOn w:val="3-"/>
    <w:qFormat/>
    <w:rsid w:val="00076D48"/>
    <w:pPr>
      <w:numPr>
        <w:ilvl w:val="0"/>
        <w:numId w:val="0"/>
      </w:numPr>
      <w:ind w:left="1418"/>
    </w:pPr>
    <w:rPr>
      <w:i/>
      <w:sz w:val="20"/>
      <w:szCs w:val="20"/>
    </w:rPr>
  </w:style>
  <w:style w:type="paragraph" w:styleId="BalloonText">
    <w:name w:val="Balloon Text"/>
    <w:basedOn w:val="Normal"/>
    <w:link w:val="BalloonTextChar"/>
    <w:uiPriority w:val="99"/>
    <w:semiHidden/>
    <w:unhideWhenUsed/>
    <w:rsid w:val="00076D48"/>
    <w:pPr>
      <w:spacing w:line="240" w:lineRule="auto"/>
    </w:pPr>
    <w:rPr>
      <w:rFonts w:ascii="Heiti SC Light" w:eastAsia="Heiti SC Light"/>
      <w:sz w:val="18"/>
      <w:szCs w:val="18"/>
    </w:rPr>
  </w:style>
  <w:style w:type="character" w:styleId="BalloonTextChar" w:customStyle="1">
    <w:name w:val="Balloon Text Char"/>
    <w:basedOn w:val="DefaultParagraphFont"/>
    <w:link w:val="BalloonText"/>
    <w:uiPriority w:val="99"/>
    <w:semiHidden/>
    <w:rsid w:val="00076D48"/>
    <w:rPr>
      <w:rFonts w:ascii="Heiti SC Light" w:eastAsia="Heiti SC Light" w:cs="Arial Unicode MS" w:hAnsiTheme="minorEastAsia"/>
      <w:color w:val="000000"/>
      <w:kern w:val="0"/>
      <w:sz w:val="18"/>
      <w:szCs w:val="18"/>
      <w:lang w:val="zh-CN"/>
    </w:rPr>
  </w:style>
  <w:style w:type="table" w:styleId="LightGrid-Accent5">
    <w:name w:val="Light Grid Accent 5"/>
    <w:basedOn w:val="TableNormal"/>
    <w:uiPriority w:val="62"/>
    <w:rsid w:val="00076D48"/>
    <w:rPr>
      <w:sz w:val="24"/>
      <w:szCs w:val="24"/>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insideH w:val="single" w:color="4472C4" w:themeColor="accent5" w:sz="8" w:space="0"/>
        <w:insideV w:val="single" w:color="4472C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18" w:space="0"/>
          <w:right w:val="single" w:color="4472C4" w:themeColor="accent5" w:sz="8" w:space="0"/>
          <w:insideH w:val="nil"/>
          <w:insideV w:val="single" w:color="4472C4"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insideH w:val="nil"/>
          <w:insideV w:val="single" w:color="4472C4"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shd w:val="clear" w:color="auto" w:fill="D0DBF0" w:themeFill="accent5" w:themeFillTint="3F"/>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shd w:val="clear" w:color="auto" w:fill="D0DBF0" w:themeFill="accent5" w:themeFillTint="3F"/>
      </w:tcPr>
    </w:tblStylePr>
    <w:tblStylePr w:type="band2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insideV w:val="single" w:color="4472C4" w:themeColor="accent5" w:sz="8" w:space="0"/>
        </w:tcBorders>
      </w:tcPr>
    </w:tblStylePr>
  </w:style>
  <w:style w:type="table" w:styleId="MediumShading1">
    <w:name w:val="Medium Shading 1"/>
    <w:basedOn w:val="TableNormal"/>
    <w:uiPriority w:val="63"/>
    <w:rsid w:val="00076D48"/>
    <w:rPr>
      <w:sz w:val="24"/>
      <w:szCs w:val="24"/>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Accent3">
    <w:name w:val="Light Grid Accent 3"/>
    <w:basedOn w:val="TableNormal"/>
    <w:uiPriority w:val="62"/>
    <w:rsid w:val="00076D48"/>
    <w:rPr>
      <w:sz w:val="24"/>
      <w:szCs w:val="24"/>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character" w:styleId="CommentReference">
    <w:name w:val="annotation reference"/>
    <w:basedOn w:val="DefaultParagraphFont"/>
    <w:uiPriority w:val="99"/>
    <w:semiHidden/>
    <w:unhideWhenUsed/>
    <w:rsid w:val="00076D48"/>
    <w:rPr>
      <w:sz w:val="21"/>
      <w:szCs w:val="21"/>
    </w:rPr>
  </w:style>
  <w:style w:type="paragraph" w:styleId="CommentText">
    <w:name w:val="annotation text"/>
    <w:basedOn w:val="Normal"/>
    <w:link w:val="CommentTextChar"/>
    <w:uiPriority w:val="99"/>
    <w:unhideWhenUsed/>
    <w:rsid w:val="00076D48"/>
  </w:style>
  <w:style w:type="character" w:styleId="CommentTextChar" w:customStyle="1">
    <w:name w:val="Comment Text Char"/>
    <w:basedOn w:val="DefaultParagraphFont"/>
    <w:link w:val="CommentText"/>
    <w:uiPriority w:val="99"/>
    <w:rsid w:val="00076D48"/>
    <w:rPr>
      <w:rFonts w:cs="Arial Unicode MS" w:asciiTheme="minorEastAsia" w:hAnsiTheme="minorEastAsia"/>
      <w:color w:val="000000"/>
      <w:kern w:val="0"/>
      <w:sz w:val="22"/>
      <w:lang w:val="zh-CN"/>
    </w:rPr>
  </w:style>
  <w:style w:type="paragraph" w:styleId="CommentSubject">
    <w:name w:val="annotation subject"/>
    <w:basedOn w:val="CommentText"/>
    <w:next w:val="CommentText"/>
    <w:link w:val="CommentSubjectChar"/>
    <w:uiPriority w:val="99"/>
    <w:semiHidden/>
    <w:unhideWhenUsed/>
    <w:rsid w:val="00076D48"/>
    <w:rPr>
      <w:b/>
      <w:bCs/>
    </w:rPr>
  </w:style>
  <w:style w:type="character" w:styleId="CommentSubjectChar" w:customStyle="1">
    <w:name w:val="Comment Subject Char"/>
    <w:basedOn w:val="CommentTextChar"/>
    <w:link w:val="CommentSubject"/>
    <w:uiPriority w:val="99"/>
    <w:semiHidden/>
    <w:rsid w:val="00076D48"/>
    <w:rPr>
      <w:rFonts w:cs="Arial Unicode MS" w:asciiTheme="minorEastAsia" w:hAnsiTheme="minorEastAsia"/>
      <w:b/>
      <w:bCs/>
      <w:color w:val="000000"/>
      <w:kern w:val="0"/>
      <w:sz w:val="22"/>
      <w:lang w:val="zh-CN"/>
    </w:rPr>
  </w:style>
  <w:style w:type="paragraph" w:styleId="ListParagraph">
    <w:name w:val="List Paragraph"/>
    <w:basedOn w:val="Normal"/>
    <w:uiPriority w:val="34"/>
    <w:qFormat/>
    <w:rsid w:val="00076D48"/>
    <w:pPr>
      <w:ind w:firstLine="420" w:firstLineChars="200"/>
    </w:pPr>
  </w:style>
  <w:style w:type="character" w:styleId="FollowedHyperlink">
    <w:name w:val="FollowedHyperlink"/>
    <w:basedOn w:val="DefaultParagraphFont"/>
    <w:uiPriority w:val="99"/>
    <w:semiHidden/>
    <w:unhideWhenUsed/>
    <w:rsid w:val="00E84A12"/>
    <w:rPr>
      <w:color w:val="800080"/>
      <w:u w:val="single"/>
    </w:rPr>
  </w:style>
  <w:style w:type="paragraph" w:styleId="font5" w:customStyle="1">
    <w:name w:val="font5"/>
    <w:basedOn w:val="Normal"/>
    <w:rsid w:val="00E84A12"/>
    <w:pPr>
      <w:spacing w:before="100" w:beforeAutospacing="1" w:after="100" w:afterAutospacing="1" w:line="240" w:lineRule="auto"/>
      <w:ind w:left="0" w:right="0" w:firstLine="0" w:firstLineChars="0"/>
    </w:pPr>
    <w:rPr>
      <w:rFonts w:ascii="SimSun" w:hAnsi="SimSun" w:cstheme="minorBidi"/>
      <w:color w:val="auto"/>
      <w:sz w:val="18"/>
      <w:szCs w:val="18"/>
      <w:lang w:val="en-US"/>
    </w:rPr>
  </w:style>
  <w:style w:type="paragraph" w:styleId="font6" w:customStyle="1">
    <w:name w:val="font6"/>
    <w:basedOn w:val="Normal"/>
    <w:rsid w:val="00E84A12"/>
    <w:pPr>
      <w:spacing w:before="100" w:beforeAutospacing="1" w:after="100" w:afterAutospacing="1" w:line="240" w:lineRule="auto"/>
      <w:ind w:left="0" w:right="0" w:firstLine="0" w:firstLineChars="0"/>
    </w:pPr>
    <w:rPr>
      <w:rFonts w:ascii="SimSun" w:hAnsi="SimSun" w:cstheme="minorBidi"/>
      <w:color w:val="auto"/>
      <w:sz w:val="18"/>
      <w:szCs w:val="18"/>
      <w:lang w:val="en-US"/>
    </w:rPr>
  </w:style>
  <w:style w:type="paragraph" w:styleId="font7" w:customStyle="1">
    <w:name w:val="font7"/>
    <w:basedOn w:val="Normal"/>
    <w:rsid w:val="00E84A12"/>
    <w:pPr>
      <w:spacing w:before="100" w:beforeAutospacing="1" w:after="100" w:afterAutospacing="1" w:line="240" w:lineRule="auto"/>
      <w:ind w:left="0" w:right="0" w:firstLine="0" w:firstLineChars="0"/>
    </w:pPr>
    <w:rPr>
      <w:rFonts w:ascii="SimSun" w:hAnsi="SimSun" w:cstheme="minorBidi"/>
      <w:b/>
      <w:bCs/>
      <w:color w:val="90713A"/>
      <w:sz w:val="18"/>
      <w:szCs w:val="18"/>
      <w:lang w:val="en-US"/>
    </w:rPr>
  </w:style>
  <w:style w:type="paragraph" w:styleId="xl202" w:customStyle="1">
    <w:name w:val="xl202"/>
    <w:basedOn w:val="Normal"/>
    <w:rsid w:val="00E84A1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left="0" w:right="0" w:firstLine="0" w:firstLineChars="0"/>
      <w:jc w:val="center"/>
      <w:textAlignment w:val="top"/>
    </w:pPr>
    <w:rPr>
      <w:rFonts w:ascii="SimSun" w:hAnsi="SimSun" w:cstheme="minorBidi"/>
      <w:b/>
      <w:bCs/>
      <w:color w:val="auto"/>
      <w:sz w:val="20"/>
      <w:szCs w:val="20"/>
      <w:lang w:val="en-US"/>
    </w:rPr>
  </w:style>
  <w:style w:type="paragraph" w:styleId="xl203" w:customStyle="1">
    <w:name w:val="xl203"/>
    <w:basedOn w:val="Normal"/>
    <w:rsid w:val="00E84A12"/>
    <w:pPr>
      <w:shd w:val="clear" w:color="000000" w:fill="FFFFFF"/>
      <w:spacing w:before="100" w:beforeAutospacing="1" w:after="100" w:afterAutospacing="1" w:line="240" w:lineRule="auto"/>
      <w:ind w:left="0" w:right="0" w:firstLine="0" w:firstLineChars="0"/>
      <w:textAlignment w:val="center"/>
    </w:pPr>
    <w:rPr>
      <w:rFonts w:ascii="Times" w:hAnsi="Times" w:cstheme="minorBidi"/>
      <w:color w:val="auto"/>
      <w:sz w:val="20"/>
      <w:szCs w:val="20"/>
      <w:lang w:val="en-US"/>
    </w:rPr>
  </w:style>
  <w:style w:type="paragraph" w:styleId="xl204" w:customStyle="1">
    <w:name w:val="xl204"/>
    <w:basedOn w:val="Normal"/>
    <w:rsid w:val="00E84A1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left="0" w:right="0" w:firstLine="0" w:firstLineChars="0"/>
      <w:textAlignment w:val="top"/>
    </w:pPr>
    <w:rPr>
      <w:rFonts w:ascii="SimSun" w:hAnsi="SimSun" w:cstheme="minorBidi"/>
      <w:b/>
      <w:bCs/>
      <w:color w:val="auto"/>
      <w:sz w:val="18"/>
      <w:szCs w:val="18"/>
      <w:lang w:val="en-US"/>
    </w:rPr>
  </w:style>
  <w:style w:type="paragraph" w:styleId="xl205" w:customStyle="1">
    <w:name w:val="xl205"/>
    <w:basedOn w:val="Normal"/>
    <w:rsid w:val="00E84A1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left="0" w:right="0" w:firstLine="0" w:firstLineChars="0"/>
      <w:textAlignment w:val="top"/>
    </w:pPr>
    <w:rPr>
      <w:rFonts w:ascii="SimSun" w:hAnsi="SimSun" w:cstheme="minorBidi"/>
      <w:b/>
      <w:bCs/>
      <w:color w:val="auto"/>
      <w:sz w:val="18"/>
      <w:szCs w:val="18"/>
      <w:lang w:val="en-US"/>
    </w:rPr>
  </w:style>
  <w:style w:type="paragraph" w:styleId="xl206" w:customStyle="1">
    <w:name w:val="xl206"/>
    <w:basedOn w:val="Normal"/>
    <w:rsid w:val="00E84A1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left="0" w:right="0" w:firstLine="0" w:firstLineChars="0"/>
      <w:textAlignment w:val="top"/>
    </w:pPr>
    <w:rPr>
      <w:rFonts w:ascii="SimSun" w:hAnsi="SimSun" w:cstheme="minorBidi"/>
      <w:b/>
      <w:bCs/>
      <w:color w:val="auto"/>
      <w:sz w:val="18"/>
      <w:szCs w:val="18"/>
      <w:lang w:val="en-US"/>
    </w:rPr>
  </w:style>
  <w:style w:type="paragraph" w:styleId="xl207" w:customStyle="1">
    <w:name w:val="xl207"/>
    <w:basedOn w:val="Normal"/>
    <w:rsid w:val="00E84A1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left="0" w:right="0" w:firstLine="0" w:firstLineChars="0"/>
      <w:textAlignment w:val="top"/>
    </w:pPr>
    <w:rPr>
      <w:rFonts w:ascii="SimSun" w:hAnsi="SimSun" w:cstheme="minorBidi"/>
      <w:b/>
      <w:bCs/>
      <w:color w:val="auto"/>
      <w:sz w:val="18"/>
      <w:szCs w:val="18"/>
      <w:lang w:val="en-US"/>
    </w:rPr>
  </w:style>
  <w:style w:type="paragraph" w:styleId="xl208" w:customStyle="1">
    <w:name w:val="xl208"/>
    <w:basedOn w:val="Normal"/>
    <w:rsid w:val="00E84A1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ind w:left="0" w:right="0" w:firstLine="0" w:firstLineChars="0"/>
      <w:textAlignment w:val="top"/>
    </w:pPr>
    <w:rPr>
      <w:rFonts w:ascii="SimSun" w:hAnsi="SimSun" w:cstheme="minorBidi"/>
      <w:b/>
      <w:bCs/>
      <w:color w:val="auto"/>
      <w:sz w:val="18"/>
      <w:szCs w:val="18"/>
      <w:lang w:val="en-US"/>
    </w:rPr>
  </w:style>
  <w:style w:type="paragraph" w:styleId="2" w:customStyle="1">
    <w:name w:val="第2章"/>
    <w:basedOn w:val="Normal"/>
    <w:link w:val="2Char"/>
    <w:qFormat/>
    <w:rsid w:val="001B03BF"/>
    <w:pPr>
      <w:numPr>
        <w:numId w:val="24"/>
      </w:numPr>
      <w:ind w:right="229" w:rightChars="100" w:firstLine="0" w:firstLineChars="0"/>
    </w:pPr>
  </w:style>
  <w:style w:type="paragraph" w:styleId="4" w:customStyle="1">
    <w:name w:val="第4章"/>
    <w:basedOn w:val="Normal"/>
    <w:qFormat/>
    <w:rsid w:val="00C95972"/>
    <w:pPr>
      <w:numPr>
        <w:numId w:val="17"/>
      </w:numPr>
      <w:ind w:right="229" w:rightChars="109" w:firstLine="0" w:firstLineChars="0"/>
      <w:outlineLvl w:val="2"/>
    </w:pPr>
    <w:rPr>
      <w:rFonts w:ascii="SimSun" w:hAnsi="SimSun" w:cs="Times New Roman"/>
      <w:lang w:val="en-US"/>
    </w:rPr>
  </w:style>
  <w:style w:type="paragraph" w:styleId="30" w:customStyle="1">
    <w:name w:val="样式3"/>
    <w:basedOn w:val="3-"/>
    <w:qFormat/>
    <w:rsid w:val="00C2598C"/>
    <w:pPr>
      <w:numPr>
        <w:ilvl w:val="0"/>
        <w:numId w:val="0"/>
      </w:numPr>
      <w:ind w:left="426" w:firstLine="424" w:firstLineChars="202"/>
    </w:pPr>
    <w:rPr>
      <w:lang w:val="en-US"/>
    </w:rPr>
  </w:style>
  <w:style w:type="paragraph" w:styleId="3" w:customStyle="1">
    <w:name w:val="第3章"/>
    <w:basedOn w:val="Normal"/>
    <w:link w:val="3Char"/>
    <w:qFormat/>
    <w:rsid w:val="00C95972"/>
    <w:pPr>
      <w:numPr>
        <w:numId w:val="19"/>
      </w:numPr>
      <w:ind w:right="229" w:rightChars="109" w:firstLine="0" w:firstLineChars="0"/>
      <w:outlineLvl w:val="2"/>
    </w:pPr>
    <w:rPr>
      <w:rFonts w:ascii="SimSun" w:hAnsi="SimSun" w:cs="Times New Roman"/>
      <w:lang w:val="en-US"/>
    </w:rPr>
  </w:style>
  <w:style w:type="character" w:styleId="3-0" w:customStyle="1">
    <w:name w:val="3-条字符"/>
    <w:basedOn w:val="DefaultParagraphFont"/>
    <w:link w:val="3-"/>
    <w:rsid w:val="00DF57B0"/>
    <w:rPr>
      <w:rFonts w:ascii="SimSun" w:hAnsi="SimSun" w:eastAsia="SimSun" w:cs="Times New Roman"/>
      <w:kern w:val="0"/>
      <w:lang w:val="zh-CN"/>
    </w:rPr>
  </w:style>
  <w:style w:type="character" w:styleId="3Char" w:customStyle="1">
    <w:name w:val="第3章 Char"/>
    <w:basedOn w:val="3-0"/>
    <w:link w:val="3"/>
    <w:rsid w:val="00B001F0"/>
    <w:rPr>
      <w:rFonts w:ascii="SimSun" w:hAnsi="SimSun" w:eastAsia="SimSun" w:cs="Times New Roman"/>
      <w:color w:val="000000"/>
      <w:kern w:val="0"/>
      <w:lang w:val="zh-CN"/>
    </w:rPr>
  </w:style>
  <w:style w:type="paragraph" w:styleId="-0" w:customStyle="1">
    <w:name w:val="条-空节"/>
    <w:basedOn w:val="Normal"/>
    <w:link w:val="-Char"/>
    <w:autoRedefine/>
    <w:qFormat/>
    <w:rsid w:val="006A1E50"/>
    <w:pPr>
      <w:tabs>
        <w:tab w:val="left" w:pos="284"/>
        <w:tab w:val="left" w:pos="851"/>
      </w:tabs>
      <w:ind w:left="0" w:right="0" w:firstLine="0" w:firstLineChars="0"/>
      <w:outlineLvl w:val="2"/>
    </w:pPr>
    <w:rPr>
      <w:rFonts w:ascii="SimSun" w:hAnsi="SimSun" w:cs="Times New Roman"/>
      <w:color w:val="000000" w:themeColor="text1"/>
    </w:rPr>
  </w:style>
  <w:style w:type="paragraph" w:styleId="a1" w:customStyle="1">
    <w:name w:val="第三章"/>
    <w:basedOn w:val="Normal"/>
    <w:link w:val="Char0"/>
    <w:rsid w:val="00C95972"/>
    <w:pPr>
      <w:numPr>
        <w:numId w:val="18"/>
      </w:numPr>
      <w:ind w:right="229" w:rightChars="109" w:firstLine="0" w:firstLineChars="0"/>
      <w:outlineLvl w:val="2"/>
    </w:pPr>
    <w:rPr>
      <w:rFonts w:ascii="SimSun" w:hAnsi="SimSun" w:cs="Times New Roman"/>
      <w:lang w:val="en-US"/>
    </w:rPr>
  </w:style>
  <w:style w:type="character" w:styleId="-Char" w:customStyle="1">
    <w:name w:val="条-空节 Char"/>
    <w:basedOn w:val="DefaultParagraphFont"/>
    <w:link w:val="-0"/>
    <w:rsid w:val="00CD07BE"/>
    <w:rPr>
      <w:rFonts w:ascii="SimSun" w:hAnsi="SimSun" w:eastAsia="SimSun" w:cs="Times New Roman"/>
      <w:color w:val="000000" w:themeColor="text1"/>
      <w:kern w:val="0"/>
      <w:lang w:val="zh-CN"/>
    </w:rPr>
  </w:style>
  <w:style w:type="paragraph" w:styleId="Caption">
    <w:name w:val="caption"/>
    <w:basedOn w:val="Normal"/>
    <w:next w:val="Normal"/>
    <w:unhideWhenUsed/>
    <w:qFormat/>
    <w:rsid w:val="006C18D6"/>
    <w:rPr>
      <w:rFonts w:eastAsia="SimHei" w:asciiTheme="majorHAnsi" w:hAnsiTheme="majorHAnsi" w:cstheme="majorBidi"/>
      <w:sz w:val="20"/>
      <w:szCs w:val="20"/>
    </w:rPr>
  </w:style>
  <w:style w:type="character" w:styleId="Char0" w:customStyle="1">
    <w:name w:val="第三章 Char"/>
    <w:basedOn w:val="DefaultParagraphFont"/>
    <w:link w:val="a1"/>
    <w:rsid w:val="00C95972"/>
    <w:rPr>
      <w:rFonts w:ascii="SimSun" w:hAnsi="SimSun" w:eastAsia="SimSun" w:cs="Times New Roman"/>
      <w:color w:val="000000"/>
      <w:kern w:val="0"/>
    </w:rPr>
  </w:style>
  <w:style w:type="paragraph" w:styleId="a6" w:customStyle="1">
    <w:name w:val="表格"/>
    <w:basedOn w:val="Normal"/>
    <w:next w:val="Normal"/>
    <w:link w:val="Char1"/>
    <w:rsid w:val="002B00DC"/>
    <w:pPr>
      <w:ind w:left="0" w:firstLine="0" w:firstLineChars="0"/>
    </w:pPr>
    <w:rPr>
      <w:szCs w:val="24"/>
    </w:rPr>
  </w:style>
  <w:style w:type="paragraph" w:styleId="a7" w:customStyle="1">
    <w:name w:val="条文说明表格"/>
    <w:next w:val="Normal"/>
    <w:link w:val="Char2"/>
    <w:qFormat/>
    <w:rsid w:val="00793CEA"/>
    <w:rPr>
      <w:rFonts w:cs="Arial Unicode MS" w:asciiTheme="minorEastAsia" w:hAnsiTheme="minorEastAsia"/>
      <w:i/>
      <w:color w:val="000000"/>
      <w:kern w:val="0"/>
      <w:sz w:val="18"/>
      <w:szCs w:val="21"/>
      <w:lang w:val="zh-CN"/>
    </w:rPr>
  </w:style>
  <w:style w:type="character" w:styleId="Char1" w:customStyle="1">
    <w:name w:val="表格 Char"/>
    <w:basedOn w:val="3-0"/>
    <w:link w:val="a6"/>
    <w:rsid w:val="002B00DC"/>
    <w:rPr>
      <w:rFonts w:eastAsia="SimSun" w:cs="Arial Unicode MS" w:asciiTheme="minorEastAsia" w:hAnsiTheme="minorEastAsia"/>
      <w:color w:val="000000"/>
      <w:kern w:val="0"/>
      <w:szCs w:val="24"/>
      <w:lang w:val="zh-CN"/>
    </w:rPr>
  </w:style>
  <w:style w:type="paragraph" w:styleId="6" w:customStyle="1">
    <w:name w:val="第6章"/>
    <w:basedOn w:val="Normal"/>
    <w:qFormat/>
    <w:rsid w:val="00C95972"/>
    <w:pPr>
      <w:numPr>
        <w:numId w:val="21"/>
      </w:numPr>
      <w:ind w:right="229" w:rightChars="109" w:firstLine="0" w:firstLineChars="0"/>
      <w:outlineLvl w:val="2"/>
    </w:pPr>
    <w:rPr>
      <w:rFonts w:cs="Times New Roman"/>
      <w:lang w:val="en-US"/>
    </w:rPr>
  </w:style>
  <w:style w:type="character" w:styleId="Char" w:customStyle="1">
    <w:name w:val="表格正文 Char"/>
    <w:basedOn w:val="DefaultParagraphFont"/>
    <w:link w:val="a4"/>
    <w:rsid w:val="00621AFB"/>
    <w:rPr>
      <w:rFonts w:cs="Arial Unicode MS" w:asciiTheme="minorEastAsia" w:hAnsiTheme="minorEastAsia"/>
      <w:color w:val="000000"/>
      <w:kern w:val="0"/>
      <w:sz w:val="18"/>
      <w:szCs w:val="21"/>
      <w:lang w:val="zh-CN"/>
    </w:rPr>
  </w:style>
  <w:style w:type="character" w:styleId="Char2" w:customStyle="1">
    <w:name w:val="条文说明表格 Char"/>
    <w:basedOn w:val="Char"/>
    <w:link w:val="a7"/>
    <w:rsid w:val="00793CEA"/>
    <w:rPr>
      <w:rFonts w:cs="Arial Unicode MS" w:asciiTheme="minorEastAsia" w:hAnsiTheme="minorEastAsia"/>
      <w:i/>
      <w:color w:val="000000"/>
      <w:kern w:val="0"/>
      <w:sz w:val="18"/>
      <w:szCs w:val="21"/>
      <w:lang w:val="zh-CN"/>
    </w:rPr>
  </w:style>
  <w:style w:type="character" w:styleId="def2" w:customStyle="1">
    <w:name w:val="def2"/>
    <w:basedOn w:val="DefaultParagraphFont"/>
    <w:rsid w:val="00631CAD"/>
    <w:rPr>
      <w:color w:val="333333"/>
      <w:sz w:val="21"/>
      <w:szCs w:val="21"/>
    </w:rPr>
  </w:style>
  <w:style w:type="paragraph" w:styleId="Revision">
    <w:name w:val="Revision"/>
    <w:hidden/>
    <w:uiPriority w:val="99"/>
    <w:semiHidden/>
    <w:rsid w:val="0080103D"/>
    <w:rPr>
      <w:rFonts w:cs="Arial Unicode MS" w:asciiTheme="minorEastAsia" w:hAnsiTheme="minorEastAsia"/>
      <w:color w:val="000000"/>
      <w:kern w:val="0"/>
      <w:lang w:val="zh-CN"/>
    </w:rPr>
  </w:style>
  <w:style w:type="paragraph" w:styleId="DocumentMap">
    <w:name w:val="Document Map"/>
    <w:basedOn w:val="Normal"/>
    <w:link w:val="DocumentMapChar"/>
    <w:uiPriority w:val="99"/>
    <w:semiHidden/>
    <w:unhideWhenUsed/>
    <w:rsid w:val="001962E3"/>
    <w:rPr>
      <w:rFonts w:ascii="Helvetica" w:hAnsi="Helvetica"/>
      <w:sz w:val="24"/>
      <w:szCs w:val="24"/>
    </w:rPr>
  </w:style>
  <w:style w:type="character" w:styleId="DocumentMapChar" w:customStyle="1">
    <w:name w:val="Document Map Char"/>
    <w:basedOn w:val="DefaultParagraphFont"/>
    <w:link w:val="DocumentMap"/>
    <w:uiPriority w:val="99"/>
    <w:semiHidden/>
    <w:rsid w:val="001962E3"/>
    <w:rPr>
      <w:rFonts w:ascii="Helvetica" w:hAnsi="Helvetica" w:cs="Arial Unicode MS"/>
      <w:color w:val="000000"/>
      <w:kern w:val="0"/>
      <w:sz w:val="24"/>
      <w:szCs w:val="24"/>
      <w:lang w:val="zh-CN"/>
    </w:rPr>
  </w:style>
  <w:style w:type="paragraph" w:styleId="-" w:customStyle="1">
    <w:name w:val="表格正文-带符号"/>
    <w:basedOn w:val="a4"/>
    <w:link w:val="-Char0"/>
    <w:qFormat/>
    <w:rsid w:val="00B001F0"/>
    <w:pPr>
      <w:numPr>
        <w:numId w:val="15"/>
      </w:numPr>
      <w:ind w:leftChars="0"/>
    </w:pPr>
  </w:style>
  <w:style w:type="paragraph" w:styleId="12" w:customStyle="1">
    <w:name w:val="样式1"/>
    <w:basedOn w:val="-"/>
    <w:link w:val="1Char"/>
    <w:rsid w:val="00B001F0"/>
  </w:style>
  <w:style w:type="character" w:styleId="-Char0" w:customStyle="1">
    <w:name w:val="表格正文-带符号 Char"/>
    <w:basedOn w:val="Char"/>
    <w:link w:val="-"/>
    <w:rsid w:val="00B001F0"/>
    <w:rPr>
      <w:rFonts w:ascii="Times New Roman" w:hAnsi="Times New Roman" w:cs="Arial Unicode MS"/>
      <w:color w:val="000000"/>
      <w:kern w:val="0"/>
      <w:sz w:val="18"/>
      <w:szCs w:val="21"/>
      <w:lang w:val="zh-CN"/>
    </w:rPr>
  </w:style>
  <w:style w:type="character" w:styleId="1Char" w:customStyle="1">
    <w:name w:val="样式1 Char"/>
    <w:basedOn w:val="-Char0"/>
    <w:link w:val="12"/>
    <w:rsid w:val="00B001F0"/>
    <w:rPr>
      <w:rFonts w:ascii="Times New Roman" w:hAnsi="Times New Roman" w:cs="Arial Unicode MS"/>
      <w:color w:val="000000"/>
      <w:kern w:val="0"/>
      <w:sz w:val="18"/>
      <w:szCs w:val="21"/>
      <w:lang w:val="zh-CN"/>
    </w:rPr>
  </w:style>
  <w:style w:type="numbering" w:styleId="211" w:customStyle="1">
    <w:name w:val="列表 211"/>
    <w:rsid w:val="008D2640"/>
  </w:style>
  <w:style w:type="numbering" w:styleId="212" w:customStyle="1">
    <w:name w:val="列表 212"/>
    <w:rsid w:val="008D2640"/>
  </w:style>
  <w:style w:type="table" w:styleId="13" w:customStyle="1">
    <w:name w:val="网格型1"/>
    <w:basedOn w:val="TableNormal"/>
    <w:next w:val="TableGrid"/>
    <w:uiPriority w:val="59"/>
    <w:rsid w:val="00A62185"/>
    <w:pPr>
      <w:jc w:val="center"/>
    </w:pPr>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bottom w:w="113" w:type="dxa"/>
      </w:tblCellMar>
    </w:tblPr>
  </w:style>
  <w:style w:type="table" w:styleId="23" w:customStyle="1">
    <w:name w:val="网格型2"/>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customStyle="1">
    <w:name w:val="网格型3"/>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customStyle="1">
    <w:name w:val="网格型4"/>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 w:customStyle="1">
    <w:name w:val="网格型5"/>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0" w:customStyle="1">
    <w:name w:val="网格型6"/>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 w:customStyle="1">
    <w:name w:val="网格型7"/>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 w:customStyle="1">
    <w:name w:val="网格型8"/>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 w:customStyle="1">
    <w:name w:val="网格型9"/>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0" w:customStyle="1">
    <w:name w:val="网格型10"/>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0" w:customStyle="1">
    <w:name w:val="网格型11"/>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0" w:customStyle="1">
    <w:name w:val="网格型12"/>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0" w:customStyle="1">
    <w:name w:val="网格型13"/>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customStyle="1">
    <w:name w:val="网格型14"/>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customStyle="1">
    <w:name w:val="网格型15"/>
    <w:basedOn w:val="TableNormal"/>
    <w:next w:val="TableGrid"/>
    <w:uiPriority w:val="59"/>
    <w:rsid w:val="008F64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customStyle="1">
    <w:name w:val="网格型16"/>
    <w:basedOn w:val="TableNormal"/>
    <w:next w:val="TableGrid"/>
    <w:uiPriority w:val="59"/>
    <w:rsid w:val="007307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customStyle="1">
    <w:name w:val="网格型17"/>
    <w:basedOn w:val="TableNormal"/>
    <w:next w:val="TableGrid"/>
    <w:uiPriority w:val="59"/>
    <w:rsid w:val="007307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List13" w:customStyle="1">
    <w:name w:val="List 13"/>
    <w:rsid w:val="007307A5"/>
  </w:style>
  <w:style w:type="table" w:styleId="18" w:customStyle="1">
    <w:name w:val="网格型18"/>
    <w:basedOn w:val="TableNormal"/>
    <w:next w:val="TableGrid"/>
    <w:uiPriority w:val="59"/>
    <w:rsid w:val="007307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customStyle="1">
    <w:name w:val="网格型19"/>
    <w:basedOn w:val="TableNormal"/>
    <w:next w:val="TableGrid"/>
    <w:uiPriority w:val="39"/>
    <w:rsid w:val="004027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28746F"/>
  </w:style>
  <w:style w:type="paragraph" w:styleId="4-" w:customStyle="1">
    <w:name w:val="4-款"/>
    <w:basedOn w:val="3-"/>
    <w:link w:val="4-Char"/>
    <w:qFormat/>
    <w:rsid w:val="00071D09"/>
    <w:pPr>
      <w:numPr>
        <w:ilvl w:val="3"/>
      </w:numPr>
      <w:outlineLvl w:val="3"/>
    </w:pPr>
    <w:rPr>
      <w:lang w:val="en-US"/>
    </w:rPr>
  </w:style>
  <w:style w:type="paragraph" w:styleId="TOAHeading">
    <w:name w:val="toa heading"/>
    <w:basedOn w:val="Normal"/>
    <w:next w:val="Normal"/>
    <w:uiPriority w:val="99"/>
    <w:semiHidden/>
    <w:unhideWhenUsed/>
    <w:rsid w:val="008D3249"/>
    <w:pPr>
      <w:spacing w:before="120"/>
    </w:pPr>
    <w:rPr>
      <w:rFonts w:asciiTheme="majorHAnsi" w:hAnsiTheme="majorHAnsi" w:cstheme="majorBidi"/>
      <w:sz w:val="24"/>
      <w:szCs w:val="24"/>
    </w:rPr>
  </w:style>
  <w:style w:type="paragraph" w:styleId="TOCHeading">
    <w:name w:val="TOC Heading"/>
    <w:basedOn w:val="Heading1"/>
    <w:next w:val="Normal"/>
    <w:uiPriority w:val="39"/>
    <w:unhideWhenUsed/>
    <w:qFormat/>
    <w:rsid w:val="00C84CE8"/>
    <w:pPr>
      <w:spacing w:before="240" w:after="0" w:line="259" w:lineRule="auto"/>
      <w:ind w:left="0" w:right="0" w:firstLine="0" w:firstLineChars="0"/>
      <w:outlineLvl w:val="9"/>
    </w:pPr>
    <w:rPr>
      <w:rFonts w:asciiTheme="majorHAnsi" w:hAnsiTheme="majorHAnsi" w:eastAsiaTheme="majorEastAsia" w:cstheme="majorBidi"/>
      <w:b w:val="0"/>
      <w:bCs w:val="0"/>
      <w:color w:val="2E74B5" w:themeColor="accent1" w:themeShade="BF"/>
      <w:kern w:val="0"/>
      <w:sz w:val="32"/>
      <w:szCs w:val="32"/>
      <w:lang w:val="en-US"/>
    </w:rPr>
  </w:style>
  <w:style w:type="character" w:styleId="4-Char" w:customStyle="1">
    <w:name w:val="4-款 Char"/>
    <w:basedOn w:val="3-0"/>
    <w:link w:val="4-"/>
    <w:rsid w:val="00071D09"/>
    <w:rPr>
      <w:rFonts w:ascii="SimSun" w:hAnsi="SimSun" w:eastAsia="SimSun" w:cs="Times New Roman"/>
      <w:kern w:val="0"/>
      <w:lang w:val="zh-CN"/>
    </w:rPr>
  </w:style>
  <w:style w:type="paragraph" w:styleId="xl65" w:customStyle="1">
    <w:name w:val="xl65"/>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66" w:customStyle="1">
    <w:name w:val="xl66"/>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67" w:customStyle="1">
    <w:name w:val="xl67"/>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pPr>
    <w:rPr>
      <w:rFonts w:ascii="SimSun" w:hAnsi="SimSun" w:cs="SimSun"/>
      <w:color w:val="auto"/>
      <w:szCs w:val="21"/>
      <w:lang w:val="en-US"/>
    </w:rPr>
  </w:style>
  <w:style w:type="paragraph" w:styleId="xl68" w:customStyle="1">
    <w:name w:val="xl68"/>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pPr>
    <w:rPr>
      <w:rFonts w:ascii="SimSun" w:hAnsi="SimSun" w:cs="SimSun"/>
      <w:color w:val="auto"/>
      <w:szCs w:val="21"/>
      <w:lang w:val="en-US"/>
    </w:rPr>
  </w:style>
  <w:style w:type="paragraph" w:styleId="xl69" w:customStyle="1">
    <w:name w:val="xl69"/>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pPr>
    <w:rPr>
      <w:rFonts w:ascii="SimSun" w:hAnsi="SimSun" w:cs="SimSun"/>
      <w:color w:val="auto"/>
      <w:szCs w:val="21"/>
      <w:lang w:val="en-US"/>
    </w:rPr>
  </w:style>
  <w:style w:type="paragraph" w:styleId="xl70" w:customStyle="1">
    <w:name w:val="xl70"/>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pPr>
    <w:rPr>
      <w:rFonts w:ascii="SimSun" w:hAnsi="SimSun" w:cs="SimSun"/>
      <w:color w:val="auto"/>
      <w:szCs w:val="21"/>
      <w:lang w:val="en-US"/>
    </w:rPr>
  </w:style>
  <w:style w:type="paragraph" w:styleId="xl71" w:customStyle="1">
    <w:name w:val="xl71"/>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FF0000"/>
      <w:sz w:val="24"/>
      <w:szCs w:val="24"/>
      <w:lang w:val="en-US"/>
    </w:rPr>
  </w:style>
  <w:style w:type="paragraph" w:styleId="xl72" w:customStyle="1">
    <w:name w:val="xl72"/>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73" w:customStyle="1">
    <w:name w:val="xl73"/>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00B0F0"/>
      <w:sz w:val="24"/>
      <w:szCs w:val="24"/>
      <w:lang w:val="en-US"/>
    </w:rPr>
  </w:style>
  <w:style w:type="paragraph" w:styleId="xl74" w:customStyle="1">
    <w:name w:val="xl74"/>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75" w:customStyle="1">
    <w:name w:val="xl75"/>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76" w:customStyle="1">
    <w:name w:val="xl76"/>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FF0000"/>
      <w:sz w:val="24"/>
      <w:szCs w:val="24"/>
      <w:lang w:val="en-US"/>
    </w:rPr>
  </w:style>
  <w:style w:type="paragraph" w:styleId="xl77" w:customStyle="1">
    <w:name w:val="xl77"/>
    <w:basedOn w:val="Normal"/>
    <w:rsid w:val="00053563"/>
    <w:pPr>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line="240" w:lineRule="auto"/>
      <w:ind w:left="0" w:right="0" w:firstLine="0" w:firstLineChars="0"/>
      <w:jc w:val="center"/>
      <w:textAlignment w:val="center"/>
    </w:pPr>
    <w:rPr>
      <w:rFonts w:ascii="Arial Unicode MS" w:hAnsi="Arial Unicode MS" w:eastAsia="Arial Unicode MS"/>
      <w:color w:val="auto"/>
      <w:sz w:val="24"/>
      <w:szCs w:val="24"/>
      <w:lang w:val="en-US"/>
    </w:rPr>
  </w:style>
  <w:style w:type="paragraph" w:styleId="xl78" w:customStyle="1">
    <w:name w:val="xl78"/>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pPr>
    <w:rPr>
      <w:rFonts w:ascii="SimSun" w:hAnsi="SimSun" w:cs="SimSun"/>
      <w:color w:val="auto"/>
      <w:sz w:val="24"/>
      <w:szCs w:val="24"/>
      <w:lang w:val="en-US"/>
    </w:rPr>
  </w:style>
  <w:style w:type="paragraph" w:styleId="xl79" w:customStyle="1">
    <w:name w:val="xl79"/>
    <w:basedOn w:val="Normal"/>
    <w:rsid w:val="00053563"/>
    <w:pPr>
      <w:pBdr>
        <w:top w:val="single" w:color="auto" w:sz="4" w:space="0"/>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0" w:customStyle="1">
    <w:name w:val="xl80"/>
    <w:basedOn w:val="Normal"/>
    <w:rsid w:val="00053563"/>
    <w:pPr>
      <w:pBdr>
        <w:top w:val="single" w:color="auto" w:sz="4" w:space="0"/>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1" w:customStyle="1">
    <w:name w:val="xl81"/>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textAlignment w:val="center"/>
    </w:pPr>
    <w:rPr>
      <w:rFonts w:ascii="SimSun" w:hAnsi="SimSun" w:cs="SimSun"/>
      <w:color w:val="auto"/>
      <w:sz w:val="24"/>
      <w:szCs w:val="24"/>
      <w:lang w:val="en-US"/>
    </w:rPr>
  </w:style>
  <w:style w:type="paragraph" w:styleId="xl82" w:customStyle="1">
    <w:name w:val="xl82"/>
    <w:basedOn w:val="Normal"/>
    <w:rsid w:val="00053563"/>
    <w:pP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3" w:customStyle="1">
    <w:name w:val="xl83"/>
    <w:basedOn w:val="Normal"/>
    <w:rsid w:val="00053563"/>
    <w:pPr>
      <w:pBdr>
        <w:top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4" w:customStyle="1">
    <w:name w:val="xl84"/>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5" w:customStyle="1">
    <w:name w:val="xl85"/>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6" w:customStyle="1">
    <w:name w:val="xl86"/>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87" w:customStyle="1">
    <w:name w:val="xl87"/>
    <w:basedOn w:val="Normal"/>
    <w:rsid w:val="00053563"/>
    <w:pPr>
      <w:pBdr>
        <w:top w:val="single" w:color="auto" w:sz="4" w:space="0"/>
        <w:lef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88" w:customStyle="1">
    <w:name w:val="xl88"/>
    <w:basedOn w:val="Normal"/>
    <w:rsid w:val="00053563"/>
    <w:pPr>
      <w:spacing w:before="100" w:beforeAutospacing="1" w:after="100" w:afterAutospacing="1" w:line="240" w:lineRule="auto"/>
      <w:ind w:left="0" w:right="0" w:firstLine="0" w:firstLineChars="0"/>
      <w:jc w:val="center"/>
    </w:pPr>
    <w:rPr>
      <w:rFonts w:ascii="SimSun" w:hAnsi="SimSun" w:cs="SimSun"/>
      <w:color w:val="auto"/>
      <w:szCs w:val="21"/>
      <w:lang w:val="en-US"/>
    </w:rPr>
  </w:style>
  <w:style w:type="paragraph" w:styleId="xl89" w:customStyle="1">
    <w:name w:val="xl89"/>
    <w:basedOn w:val="Normal"/>
    <w:rsid w:val="00053563"/>
    <w:pPr>
      <w:pBdr>
        <w:top w:val="single" w:color="auto" w:sz="4" w:space="0"/>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0" w:customStyle="1">
    <w:name w:val="xl90"/>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1" w:customStyle="1">
    <w:name w:val="xl91"/>
    <w:basedOn w:val="Normal"/>
    <w:rsid w:val="00053563"/>
    <w:pPr>
      <w:spacing w:before="100" w:beforeAutospacing="1" w:after="100" w:afterAutospacing="1" w:line="240" w:lineRule="auto"/>
      <w:ind w:left="0" w:right="0" w:firstLine="0" w:firstLineChars="0"/>
      <w:jc w:val="center"/>
    </w:pPr>
    <w:rPr>
      <w:rFonts w:ascii="Arial Unicode MS" w:hAnsi="Arial Unicode MS" w:eastAsia="Arial Unicode MS"/>
      <w:b/>
      <w:bCs/>
      <w:color w:val="auto"/>
      <w:sz w:val="24"/>
      <w:szCs w:val="24"/>
      <w:lang w:val="en-US"/>
    </w:rPr>
  </w:style>
  <w:style w:type="paragraph" w:styleId="xl92" w:customStyle="1">
    <w:name w:val="xl92"/>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3" w:customStyle="1">
    <w:name w:val="xl93"/>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4" w:customStyle="1">
    <w:name w:val="xl94"/>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5" w:customStyle="1">
    <w:name w:val="xl95"/>
    <w:basedOn w:val="Normal"/>
    <w:rsid w:val="00053563"/>
    <w:pPr>
      <w:pBdr>
        <w:top w:val="single" w:color="auto" w:sz="4" w:space="0"/>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6" w:customStyle="1">
    <w:name w:val="xl96"/>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7" w:customStyle="1">
    <w:name w:val="xl97"/>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8" w:customStyle="1">
    <w:name w:val="xl98"/>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 w:val="24"/>
      <w:szCs w:val="24"/>
      <w:lang w:val="en-US"/>
    </w:rPr>
  </w:style>
  <w:style w:type="paragraph" w:styleId="xl99" w:customStyle="1">
    <w:name w:val="xl99"/>
    <w:basedOn w:val="Normal"/>
    <w:rsid w:val="00053563"/>
    <w:pPr>
      <w:pBdr>
        <w:top w:val="single" w:color="auto" w:sz="4" w:space="0"/>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100" w:customStyle="1">
    <w:name w:val="xl100"/>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101" w:customStyle="1">
    <w:name w:val="xl101"/>
    <w:basedOn w:val="Normal"/>
    <w:rsid w:val="00053563"/>
    <w:pPr>
      <w:pBdr>
        <w:top w:val="single" w:color="auto" w:sz="4" w:space="0"/>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102" w:customStyle="1">
    <w:name w:val="xl102"/>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103" w:customStyle="1">
    <w:name w:val="xl103"/>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color w:val="auto"/>
      <w:szCs w:val="21"/>
      <w:lang w:val="en-US"/>
    </w:rPr>
  </w:style>
  <w:style w:type="paragraph" w:styleId="xl104" w:customStyle="1">
    <w:name w:val="xl104"/>
    <w:basedOn w:val="Normal"/>
    <w:rsid w:val="00053563"/>
    <w:pPr>
      <w:pBdr>
        <w:top w:val="single" w:color="auto" w:sz="4" w:space="0"/>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sz w:val="24"/>
      <w:szCs w:val="24"/>
      <w:lang w:val="en-US"/>
    </w:rPr>
  </w:style>
  <w:style w:type="paragraph" w:styleId="xl105" w:customStyle="1">
    <w:name w:val="xl105"/>
    <w:basedOn w:val="Normal"/>
    <w:rsid w:val="00053563"/>
    <w:pPr>
      <w:pBdr>
        <w:left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sz w:val="24"/>
      <w:szCs w:val="24"/>
      <w:lang w:val="en-US"/>
    </w:rPr>
  </w:style>
  <w:style w:type="paragraph" w:styleId="xl106" w:customStyle="1">
    <w:name w:val="xl106"/>
    <w:basedOn w:val="Normal"/>
    <w:rsid w:val="00053563"/>
    <w:pPr>
      <w:pBdr>
        <w:left w:val="single" w:color="auto" w:sz="4" w:space="0"/>
        <w:bottom w:val="single" w:color="auto" w:sz="4" w:space="0"/>
        <w:right w:val="single" w:color="auto" w:sz="4" w:space="0"/>
      </w:pBdr>
      <w:spacing w:before="100" w:beforeAutospacing="1" w:after="100" w:afterAutospacing="1" w:line="240" w:lineRule="auto"/>
      <w:ind w:left="0" w:right="0" w:firstLine="0" w:firstLineChars="0"/>
      <w:jc w:val="center"/>
      <w:textAlignment w:val="center"/>
    </w:pPr>
    <w:rPr>
      <w:rFonts w:ascii="SimSun" w:hAnsi="SimSun" w:cs="SimSun"/>
      <w:sz w:val="24"/>
      <w:szCs w:val="24"/>
      <w:lang w:val="en-US"/>
    </w:rPr>
  </w:style>
  <w:style w:type="paragraph" w:styleId="C" w:customStyle="1">
    <w:name w:val="附录C－条"/>
    <w:basedOn w:val="Normal"/>
    <w:qFormat/>
    <w:rsid w:val="00916909"/>
    <w:pPr>
      <w:numPr>
        <w:numId w:val="22"/>
      </w:numPr>
      <w:ind w:firstLine="0" w:firstLineChars="0"/>
    </w:pPr>
  </w:style>
  <w:style w:type="paragraph" w:styleId="a2" w:customStyle="1">
    <w:name w:val="附录"/>
    <w:basedOn w:val="1-"/>
    <w:next w:val="C"/>
    <w:qFormat/>
    <w:rsid w:val="00B001F0"/>
    <w:pPr>
      <w:numPr>
        <w:numId w:val="23"/>
      </w:numPr>
    </w:pPr>
  </w:style>
  <w:style w:type="table" w:styleId="200" w:customStyle="1">
    <w:name w:val="网格型20"/>
    <w:basedOn w:val="TableNormal"/>
    <w:next w:val="TableGrid"/>
    <w:uiPriority w:val="59"/>
    <w:rsid w:val="00780425"/>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Char" w:customStyle="1">
    <w:name w:val="第2章 Char"/>
    <w:basedOn w:val="DefaultParagraphFont"/>
    <w:link w:val="2"/>
    <w:rsid w:val="004C689D"/>
    <w:rPr>
      <w:rFonts w:ascii="Times New Roman" w:hAnsi="Times New Roman" w:cs="Arial Unicode MS"/>
      <w:color w:val="000000"/>
      <w:kern w:val="0"/>
      <w:lang w:val="zh-CN"/>
    </w:rPr>
  </w:style>
  <w:style w:type="paragraph" w:styleId="A8" w:customStyle="1">
    <w:name w:val="附录A－条"/>
    <w:basedOn w:val="Normal"/>
    <w:qFormat/>
    <w:rsid w:val="004C689D"/>
    <w:pPr>
      <w:ind w:left="397" w:firstLine="0" w:firstLineChars="0"/>
    </w:pPr>
  </w:style>
  <w:style w:type="paragraph" w:styleId="Index1">
    <w:name w:val="index 1"/>
    <w:basedOn w:val="Normal"/>
    <w:next w:val="Normal"/>
    <w:autoRedefine/>
    <w:uiPriority w:val="99"/>
    <w:unhideWhenUsed/>
    <w:rsid w:val="00AC761D"/>
    <w:pPr>
      <w:ind w:left="210" w:hanging="210"/>
    </w:pPr>
  </w:style>
  <w:style w:type="paragraph" w:styleId="Index2">
    <w:name w:val="index 2"/>
    <w:basedOn w:val="Normal"/>
    <w:next w:val="Normal"/>
    <w:autoRedefine/>
    <w:uiPriority w:val="99"/>
    <w:unhideWhenUsed/>
    <w:rsid w:val="00AC761D"/>
    <w:pPr>
      <w:ind w:left="420" w:hanging="210"/>
    </w:pPr>
  </w:style>
  <w:style w:type="paragraph" w:styleId="Index3">
    <w:name w:val="index 3"/>
    <w:basedOn w:val="Normal"/>
    <w:next w:val="Normal"/>
    <w:autoRedefine/>
    <w:uiPriority w:val="99"/>
    <w:unhideWhenUsed/>
    <w:rsid w:val="00AC761D"/>
    <w:pPr>
      <w:ind w:left="630" w:hanging="210"/>
    </w:pPr>
  </w:style>
  <w:style w:type="paragraph" w:styleId="Index4">
    <w:name w:val="index 4"/>
    <w:basedOn w:val="Normal"/>
    <w:next w:val="Normal"/>
    <w:autoRedefine/>
    <w:uiPriority w:val="99"/>
    <w:unhideWhenUsed/>
    <w:rsid w:val="00AC761D"/>
    <w:pPr>
      <w:ind w:left="840" w:hanging="210"/>
    </w:pPr>
  </w:style>
  <w:style w:type="paragraph" w:styleId="Index5">
    <w:name w:val="index 5"/>
    <w:basedOn w:val="Normal"/>
    <w:next w:val="Normal"/>
    <w:autoRedefine/>
    <w:uiPriority w:val="99"/>
    <w:unhideWhenUsed/>
    <w:rsid w:val="00AC761D"/>
    <w:pPr>
      <w:ind w:left="1050" w:hanging="210"/>
    </w:pPr>
  </w:style>
  <w:style w:type="paragraph" w:styleId="Index6">
    <w:name w:val="index 6"/>
    <w:basedOn w:val="Normal"/>
    <w:next w:val="Normal"/>
    <w:autoRedefine/>
    <w:uiPriority w:val="99"/>
    <w:unhideWhenUsed/>
    <w:rsid w:val="00AC761D"/>
    <w:pPr>
      <w:ind w:left="1260" w:hanging="210"/>
    </w:pPr>
  </w:style>
  <w:style w:type="paragraph" w:styleId="Index7">
    <w:name w:val="index 7"/>
    <w:basedOn w:val="Normal"/>
    <w:next w:val="Normal"/>
    <w:autoRedefine/>
    <w:uiPriority w:val="99"/>
    <w:unhideWhenUsed/>
    <w:rsid w:val="00AC761D"/>
    <w:pPr>
      <w:ind w:left="1470" w:hanging="210"/>
    </w:pPr>
  </w:style>
  <w:style w:type="paragraph" w:styleId="Index8">
    <w:name w:val="index 8"/>
    <w:basedOn w:val="Normal"/>
    <w:next w:val="Normal"/>
    <w:autoRedefine/>
    <w:uiPriority w:val="99"/>
    <w:unhideWhenUsed/>
    <w:rsid w:val="00AC761D"/>
    <w:pPr>
      <w:ind w:left="1680" w:hanging="210"/>
    </w:pPr>
  </w:style>
  <w:style w:type="paragraph" w:styleId="Index9">
    <w:name w:val="index 9"/>
    <w:basedOn w:val="Normal"/>
    <w:next w:val="Normal"/>
    <w:autoRedefine/>
    <w:uiPriority w:val="99"/>
    <w:unhideWhenUsed/>
    <w:rsid w:val="00AC761D"/>
    <w:pPr>
      <w:ind w:left="1890" w:hanging="210"/>
    </w:pPr>
  </w:style>
  <w:style w:type="paragraph" w:styleId="IndexHeading">
    <w:name w:val="index heading"/>
    <w:basedOn w:val="Normal"/>
    <w:next w:val="Index1"/>
    <w:uiPriority w:val="99"/>
    <w:unhideWhenUsed/>
    <w:rsid w:val="00AC761D"/>
  </w:style>
  <w:style w:type="paragraph" w:styleId="Date">
    <w:name w:val="Date"/>
    <w:basedOn w:val="Normal"/>
    <w:next w:val="Normal"/>
    <w:link w:val="DateChar"/>
    <w:uiPriority w:val="99"/>
    <w:semiHidden/>
    <w:unhideWhenUsed/>
    <w:rsid w:val="006C2CB9"/>
    <w:pPr>
      <w:ind w:left="100" w:leftChars="2500"/>
    </w:pPr>
  </w:style>
  <w:style w:type="character" w:styleId="DateChar" w:customStyle="1">
    <w:name w:val="Date Char"/>
    <w:basedOn w:val="DefaultParagraphFont"/>
    <w:link w:val="Date"/>
    <w:uiPriority w:val="99"/>
    <w:semiHidden/>
    <w:rsid w:val="006C2CB9"/>
    <w:rPr>
      <w:rFonts w:cs="Arial Unicode MS" w:asciiTheme="minorEastAsia" w:hAnsiTheme="minorEastAsia"/>
      <w:color w:val="000000"/>
      <w:kern w:val="0"/>
      <w:lang w:val="zh-CN"/>
    </w:rPr>
  </w:style>
  <w:style w:type="table" w:styleId="TableNormal1" w:customStyle="1">
    <w:name w:val="Table Normal1"/>
    <w:rsid w:val="003A0F0D"/>
    <w:pPr>
      <w:pBdr>
        <w:top w:val="none" w:color="FFFFFF" w:sz="96" w:space="31" w:shadow="1" w:frame="1"/>
        <w:left w:val="none" w:color="FFFFFF" w:sz="96" w:space="31" w:shadow="1" w:frame="1"/>
        <w:bottom w:val="none" w:color="FFFFFF" w:sz="96" w:space="31" w:shadow="1" w:frame="1"/>
        <w:right w:val="none" w:color="FFFFFF" w:sz="96" w:space="31" w:shadow="1" w:frame="1"/>
      </w:pBdr>
    </w:pPr>
    <w:rPr>
      <w:rFonts w:ascii="Times New Roman" w:hAnsi="Times New Roman" w:cs="Times New Roman"/>
      <w:kern w:val="0"/>
      <w:sz w:val="20"/>
      <w:szCs w:val="20"/>
    </w:rPr>
    <w:tblPr>
      <w:tblInd w:w="0" w:type="dxa"/>
      <w:tblCellMar>
        <w:top w:w="0" w:type="dxa"/>
        <w:left w:w="0" w:type="dxa"/>
        <w:bottom w:w="0" w:type="dxa"/>
        <w:right w:w="0" w:type="dxa"/>
      </w:tblCellMar>
    </w:tblPr>
  </w:style>
  <w:style w:type="paragraph" w:styleId="a9" w:customStyle="1">
    <w:name w:val="修订内容"/>
    <w:basedOn w:val="2-"/>
    <w:link w:val="aa"/>
    <w:qFormat/>
    <w:rsid w:val="00FF4FBC"/>
    <w:pPr>
      <w:numPr>
        <w:ilvl w:val="0"/>
        <w:numId w:val="0"/>
      </w:numPr>
      <w:jc w:val="left"/>
      <w:outlineLvl w:val="9"/>
    </w:pPr>
    <w:rPr>
      <w:color w:val="C00000"/>
    </w:rPr>
  </w:style>
  <w:style w:type="character" w:styleId="2-0" w:customStyle="1">
    <w:name w:val="2-节 字符"/>
    <w:basedOn w:val="DefaultParagraphFont"/>
    <w:link w:val="2-"/>
    <w:rsid w:val="009C0E8C"/>
    <w:rPr>
      <w:rFonts w:ascii="SimHei" w:hAnsi="SimHei" w:eastAsia="SimHei" w:cs="Arial Unicode MS"/>
      <w:color w:val="000000"/>
      <w:kern w:val="0"/>
      <w:szCs w:val="28"/>
      <w:lang w:val="zh-CN"/>
    </w:rPr>
  </w:style>
  <w:style w:type="character" w:styleId="aa" w:customStyle="1">
    <w:name w:val="修订内容 字符"/>
    <w:basedOn w:val="2-0"/>
    <w:link w:val="a9"/>
    <w:rsid w:val="00FF4FBC"/>
    <w:rPr>
      <w:rFonts w:ascii="SimHei" w:hAnsi="SimHei" w:eastAsia="SimHei" w:cs="Arial Unicode MS"/>
      <w:color w:val="C00000"/>
      <w:kern w:val="0"/>
      <w:szCs w:val="28"/>
      <w:lang w:val="zh-CN"/>
    </w:rPr>
  </w:style>
  <w:style w:type="paragraph" w:styleId="ab" w:customStyle="1">
    <w:name w:val="正文中的条文说明"/>
    <w:basedOn w:val="Normal"/>
    <w:link w:val="Char3"/>
    <w:qFormat/>
    <w:rsid w:val="00F10180"/>
    <w:pPr>
      <w:ind w:firstLine="0" w:firstLineChars="0"/>
    </w:pPr>
    <w:rPr>
      <w:rFonts w:eastAsia="KaiTi"/>
      <w:color w:val="4472C4" w:themeColor="accent5"/>
    </w:rPr>
  </w:style>
  <w:style w:type="character" w:styleId="Char3" w:customStyle="1">
    <w:name w:val="正文中的条文说明 Char"/>
    <w:basedOn w:val="DefaultParagraphFont"/>
    <w:link w:val="ab"/>
    <w:rsid w:val="00F10180"/>
    <w:rPr>
      <w:rFonts w:ascii="Times New Roman" w:hAnsi="Times New Roman" w:eastAsia="KaiTi" w:cs="Arial Unicode MS"/>
      <w:color w:val="4472C4" w:themeColor="accent5"/>
      <w:kern w:val="0"/>
      <w:lang w:val="zh-CN"/>
    </w:rPr>
  </w:style>
  <w:style w:type="character" w:styleId="Heading4Char" w:customStyle="1">
    <w:name w:val="Heading 4 Char"/>
    <w:basedOn w:val="DefaultParagraphFont"/>
    <w:link w:val="Heading4"/>
    <w:uiPriority w:val="9"/>
    <w:semiHidden/>
    <w:rsid w:val="00BD62B3"/>
    <w:rPr>
      <w:rFonts w:asciiTheme="majorHAnsi" w:hAnsiTheme="majorHAnsi" w:eastAsiaTheme="majorEastAsia" w:cstheme="majorBidi"/>
      <w:b/>
      <w:bCs/>
      <w:color w:val="000000"/>
      <w:kern w:val="0"/>
      <w:sz w:val="28"/>
      <w:szCs w:val="28"/>
      <w:lang w:val="zh-CN"/>
    </w:rPr>
  </w:style>
  <w:style w:type="character" w:styleId="Heading5Char" w:customStyle="1">
    <w:name w:val="Heading 5 Char"/>
    <w:basedOn w:val="DefaultParagraphFont"/>
    <w:link w:val="Heading5"/>
    <w:uiPriority w:val="9"/>
    <w:semiHidden/>
    <w:rsid w:val="00BD62B3"/>
    <w:rPr>
      <w:rFonts w:ascii="Times New Roman" w:hAnsi="Times New Roman" w:cs="Arial Unicode MS"/>
      <w:b/>
      <w:bCs/>
      <w:color w:val="000000"/>
      <w:kern w:val="0"/>
      <w:sz w:val="28"/>
      <w:szCs w:val="28"/>
      <w:lang w:val="zh-CN"/>
    </w:rPr>
  </w:style>
  <w:style w:type="character" w:styleId="Heading6Char" w:customStyle="1">
    <w:name w:val="Heading 6 Char"/>
    <w:basedOn w:val="DefaultParagraphFont"/>
    <w:link w:val="Heading6"/>
    <w:uiPriority w:val="9"/>
    <w:semiHidden/>
    <w:rsid w:val="00BD62B3"/>
    <w:rPr>
      <w:rFonts w:asciiTheme="majorHAnsi" w:hAnsiTheme="majorHAnsi" w:eastAsiaTheme="majorEastAsia" w:cstheme="majorBidi"/>
      <w:b/>
      <w:bCs/>
      <w:color w:val="000000"/>
      <w:kern w:val="0"/>
      <w:sz w:val="24"/>
      <w:szCs w:val="24"/>
      <w:lang w:val="zh-CN"/>
    </w:rPr>
  </w:style>
  <w:style w:type="character" w:styleId="Heading7Char" w:customStyle="1">
    <w:name w:val="Heading 7 Char"/>
    <w:basedOn w:val="DefaultParagraphFont"/>
    <w:link w:val="Heading7"/>
    <w:uiPriority w:val="9"/>
    <w:semiHidden/>
    <w:rsid w:val="00BD62B3"/>
    <w:rPr>
      <w:rFonts w:ascii="Times New Roman" w:hAnsi="Times New Roman" w:cs="Arial Unicode MS"/>
      <w:b/>
      <w:bCs/>
      <w:color w:val="000000"/>
      <w:kern w:val="0"/>
      <w:sz w:val="24"/>
      <w:szCs w:val="24"/>
      <w:lang w:val="zh-CN"/>
    </w:rPr>
  </w:style>
  <w:style w:type="character" w:styleId="Heading8Char" w:customStyle="1">
    <w:name w:val="Heading 8 Char"/>
    <w:basedOn w:val="DefaultParagraphFont"/>
    <w:link w:val="Heading8"/>
    <w:uiPriority w:val="9"/>
    <w:semiHidden/>
    <w:rsid w:val="00BD62B3"/>
    <w:rPr>
      <w:rFonts w:asciiTheme="majorHAnsi" w:hAnsiTheme="majorHAnsi" w:eastAsiaTheme="majorEastAsia" w:cstheme="majorBidi"/>
      <w:color w:val="000000"/>
      <w:kern w:val="0"/>
      <w:sz w:val="24"/>
      <w:szCs w:val="24"/>
      <w:lang w:val="zh-CN"/>
    </w:rPr>
  </w:style>
  <w:style w:type="character" w:styleId="Heading9Char" w:customStyle="1">
    <w:name w:val="Heading 9 Char"/>
    <w:basedOn w:val="DefaultParagraphFont"/>
    <w:link w:val="Heading9"/>
    <w:uiPriority w:val="9"/>
    <w:semiHidden/>
    <w:rsid w:val="00BD62B3"/>
    <w:rPr>
      <w:rFonts w:asciiTheme="majorHAnsi" w:hAnsiTheme="majorHAnsi" w:eastAsiaTheme="majorEastAsia" w:cstheme="majorBidi"/>
      <w:color w:val="000000"/>
      <w:kern w:val="0"/>
      <w:szCs w:val="21"/>
      <w:lang w:val="zh-CN"/>
    </w:rPr>
  </w:style>
  <w:style w:type="numbering" w:styleId="CurrentList1" w:customStyle="1">
    <w:name w:val="Current List1"/>
    <w:uiPriority w:val="99"/>
    <w:rsid w:val="00BD62B3"/>
    <w:pPr>
      <w:numPr>
        <w:numId w:val="26"/>
      </w:numPr>
    </w:pPr>
  </w:style>
  <w:style w:type="numbering" w:styleId="CurrentList33" w:customStyle="1">
    <w:name w:val="Current List33"/>
    <w:uiPriority w:val="99"/>
    <w:rsid w:val="00FA6589"/>
    <w:pPr>
      <w:numPr>
        <w:numId w:val="60"/>
      </w:numPr>
    </w:pPr>
  </w:style>
  <w:style w:type="numbering" w:styleId="CurrentList34" w:customStyle="1">
    <w:name w:val="Current List34"/>
    <w:uiPriority w:val="99"/>
    <w:rsid w:val="00FA6589"/>
    <w:pPr>
      <w:numPr>
        <w:numId w:val="61"/>
      </w:numPr>
    </w:pPr>
  </w:style>
  <w:style w:type="numbering" w:styleId="CurrentList32" w:customStyle="1">
    <w:name w:val="Current List32"/>
    <w:uiPriority w:val="99"/>
    <w:rsid w:val="006A1E50"/>
    <w:pPr>
      <w:numPr>
        <w:numId w:val="59"/>
      </w:numPr>
    </w:pPr>
  </w:style>
  <w:style w:type="numbering" w:styleId="CurrentList2" w:customStyle="1">
    <w:name w:val="Current List2"/>
    <w:uiPriority w:val="99"/>
    <w:rsid w:val="0074751E"/>
    <w:pPr>
      <w:numPr>
        <w:numId w:val="29"/>
      </w:numPr>
    </w:pPr>
  </w:style>
  <w:style w:type="numbering" w:styleId="CurrentList3" w:customStyle="1">
    <w:name w:val="Current List3"/>
    <w:uiPriority w:val="99"/>
    <w:rsid w:val="00424C0C"/>
    <w:pPr>
      <w:numPr>
        <w:numId w:val="30"/>
      </w:numPr>
    </w:pPr>
  </w:style>
  <w:style w:type="numbering" w:styleId="CurrentList4" w:customStyle="1">
    <w:name w:val="Current List4"/>
    <w:uiPriority w:val="99"/>
    <w:rsid w:val="00424C0C"/>
    <w:pPr>
      <w:numPr>
        <w:numId w:val="31"/>
      </w:numPr>
    </w:pPr>
  </w:style>
  <w:style w:type="numbering" w:styleId="CurrentList5" w:customStyle="1">
    <w:name w:val="Current List5"/>
    <w:uiPriority w:val="99"/>
    <w:rsid w:val="00F10180"/>
    <w:pPr>
      <w:numPr>
        <w:numId w:val="32"/>
      </w:numPr>
    </w:pPr>
  </w:style>
  <w:style w:type="numbering" w:styleId="CurrentList6" w:customStyle="1">
    <w:name w:val="Current List6"/>
    <w:uiPriority w:val="99"/>
    <w:rsid w:val="00F10180"/>
    <w:pPr>
      <w:numPr>
        <w:numId w:val="33"/>
      </w:numPr>
    </w:pPr>
  </w:style>
  <w:style w:type="numbering" w:styleId="CurrentList7" w:customStyle="1">
    <w:name w:val="Current List7"/>
    <w:uiPriority w:val="99"/>
    <w:rsid w:val="00F10180"/>
    <w:pPr>
      <w:numPr>
        <w:numId w:val="34"/>
      </w:numPr>
    </w:pPr>
  </w:style>
  <w:style w:type="numbering" w:styleId="CurrentList8" w:customStyle="1">
    <w:name w:val="Current List8"/>
    <w:uiPriority w:val="99"/>
    <w:rsid w:val="00F10180"/>
    <w:pPr>
      <w:numPr>
        <w:numId w:val="35"/>
      </w:numPr>
    </w:pPr>
  </w:style>
  <w:style w:type="numbering" w:styleId="CurrentList9" w:customStyle="1">
    <w:name w:val="Current List9"/>
    <w:uiPriority w:val="99"/>
    <w:rsid w:val="00F10180"/>
    <w:pPr>
      <w:numPr>
        <w:numId w:val="36"/>
      </w:numPr>
    </w:pPr>
  </w:style>
  <w:style w:type="numbering" w:styleId="CurrentList10" w:customStyle="1">
    <w:name w:val="Current List10"/>
    <w:uiPriority w:val="99"/>
    <w:rsid w:val="00F10180"/>
    <w:pPr>
      <w:numPr>
        <w:numId w:val="37"/>
      </w:numPr>
    </w:pPr>
  </w:style>
  <w:style w:type="numbering" w:styleId="CurrentList11" w:customStyle="1">
    <w:name w:val="Current List11"/>
    <w:uiPriority w:val="99"/>
    <w:rsid w:val="00F10180"/>
    <w:pPr>
      <w:numPr>
        <w:numId w:val="38"/>
      </w:numPr>
    </w:pPr>
  </w:style>
  <w:style w:type="paragraph" w:styleId="ac" w:customStyle="1">
    <w:name w:val="表格题目"/>
    <w:basedOn w:val="Normal"/>
    <w:qFormat/>
    <w:rsid w:val="00B63E47"/>
    <w:pPr>
      <w:keepNext/>
      <w:ind w:left="238" w:right="238" w:firstLine="426"/>
      <w:jc w:val="center"/>
    </w:pPr>
    <w:rPr>
      <w:rFonts w:eastAsia="SimHei" w:asciiTheme="majorHAnsi" w:hAnsiTheme="majorHAnsi" w:cstheme="majorBidi"/>
      <w:color w:val="auto"/>
      <w:sz w:val="20"/>
      <w:szCs w:val="20"/>
    </w:rPr>
  </w:style>
  <w:style w:type="numbering" w:styleId="CurrentList12" w:customStyle="1">
    <w:name w:val="Current List12"/>
    <w:uiPriority w:val="99"/>
    <w:rsid w:val="00087311"/>
    <w:pPr>
      <w:numPr>
        <w:numId w:val="39"/>
      </w:numPr>
    </w:pPr>
  </w:style>
  <w:style w:type="numbering" w:styleId="CurrentList13" w:customStyle="1">
    <w:name w:val="Current List13"/>
    <w:uiPriority w:val="99"/>
    <w:rsid w:val="00F32034"/>
    <w:pPr>
      <w:numPr>
        <w:numId w:val="40"/>
      </w:numPr>
    </w:pPr>
  </w:style>
  <w:style w:type="numbering" w:styleId="CurrentList14" w:customStyle="1">
    <w:name w:val="Current List14"/>
    <w:uiPriority w:val="99"/>
    <w:rsid w:val="007B077B"/>
    <w:pPr>
      <w:numPr>
        <w:numId w:val="41"/>
      </w:numPr>
    </w:pPr>
  </w:style>
  <w:style w:type="numbering" w:styleId="CurrentList15" w:customStyle="1">
    <w:name w:val="Current List15"/>
    <w:uiPriority w:val="99"/>
    <w:rsid w:val="007B077B"/>
    <w:pPr>
      <w:numPr>
        <w:numId w:val="42"/>
      </w:numPr>
    </w:pPr>
  </w:style>
  <w:style w:type="numbering" w:styleId="CurrentList16" w:customStyle="1">
    <w:name w:val="Current List16"/>
    <w:uiPriority w:val="99"/>
    <w:rsid w:val="006B741B"/>
    <w:pPr>
      <w:numPr>
        <w:numId w:val="43"/>
      </w:numPr>
    </w:pPr>
  </w:style>
  <w:style w:type="numbering" w:styleId="CurrentList17" w:customStyle="1">
    <w:name w:val="Current List17"/>
    <w:uiPriority w:val="99"/>
    <w:rsid w:val="00600715"/>
    <w:pPr>
      <w:numPr>
        <w:numId w:val="44"/>
      </w:numPr>
    </w:pPr>
  </w:style>
  <w:style w:type="numbering" w:styleId="CurrentList18" w:customStyle="1">
    <w:name w:val="Current List18"/>
    <w:uiPriority w:val="99"/>
    <w:rsid w:val="00600715"/>
    <w:pPr>
      <w:numPr>
        <w:numId w:val="45"/>
      </w:numPr>
    </w:pPr>
  </w:style>
  <w:style w:type="numbering" w:styleId="CurrentList19" w:customStyle="1">
    <w:name w:val="Current List19"/>
    <w:uiPriority w:val="99"/>
    <w:rsid w:val="00EE552E"/>
    <w:pPr>
      <w:numPr>
        <w:numId w:val="46"/>
      </w:numPr>
    </w:pPr>
  </w:style>
  <w:style w:type="numbering" w:styleId="CurrentList20" w:customStyle="1">
    <w:name w:val="Current List20"/>
    <w:uiPriority w:val="99"/>
    <w:rsid w:val="00EE552E"/>
    <w:pPr>
      <w:numPr>
        <w:numId w:val="47"/>
      </w:numPr>
    </w:pPr>
  </w:style>
  <w:style w:type="numbering" w:styleId="CurrentList21" w:customStyle="1">
    <w:name w:val="Current List21"/>
    <w:uiPriority w:val="99"/>
    <w:rsid w:val="00EE552E"/>
    <w:pPr>
      <w:numPr>
        <w:numId w:val="48"/>
      </w:numPr>
    </w:pPr>
  </w:style>
  <w:style w:type="numbering" w:styleId="CurrentList22" w:customStyle="1">
    <w:name w:val="Current List22"/>
    <w:uiPriority w:val="99"/>
    <w:rsid w:val="00EE552E"/>
    <w:pPr>
      <w:numPr>
        <w:numId w:val="49"/>
      </w:numPr>
    </w:pPr>
  </w:style>
  <w:style w:type="numbering" w:styleId="CurrentList23" w:customStyle="1">
    <w:name w:val="Current List23"/>
    <w:uiPriority w:val="99"/>
    <w:rsid w:val="00CD07BE"/>
    <w:pPr>
      <w:numPr>
        <w:numId w:val="50"/>
      </w:numPr>
    </w:pPr>
  </w:style>
  <w:style w:type="numbering" w:styleId="CurrentList24" w:customStyle="1">
    <w:name w:val="Current List24"/>
    <w:uiPriority w:val="99"/>
    <w:rsid w:val="00CD07BE"/>
    <w:pPr>
      <w:numPr>
        <w:numId w:val="51"/>
      </w:numPr>
    </w:pPr>
  </w:style>
  <w:style w:type="paragraph" w:styleId="a" w:customStyle="1">
    <w:name w:val="项"/>
    <w:qFormat/>
    <w:rsid w:val="0097194B"/>
    <w:pPr>
      <w:numPr>
        <w:ilvl w:val="4"/>
        <w:numId w:val="67"/>
      </w:numPr>
    </w:pPr>
    <w:rPr>
      <w:rFonts w:ascii="Times New Roman" w:hAnsi="Times New Roman" w:cs="Arial Unicode MS"/>
      <w:color w:val="000000"/>
      <w:kern w:val="0"/>
      <w:lang w:val="zh-CN"/>
    </w:rPr>
  </w:style>
  <w:style w:type="numbering" w:styleId="CurrentList25" w:customStyle="1">
    <w:name w:val="Current List25"/>
    <w:uiPriority w:val="99"/>
    <w:rsid w:val="0097194B"/>
    <w:pPr>
      <w:numPr>
        <w:numId w:val="52"/>
      </w:numPr>
    </w:pPr>
  </w:style>
  <w:style w:type="numbering" w:styleId="CurrentList26" w:customStyle="1">
    <w:name w:val="Current List26"/>
    <w:uiPriority w:val="99"/>
    <w:rsid w:val="0097194B"/>
    <w:pPr>
      <w:numPr>
        <w:numId w:val="53"/>
      </w:numPr>
    </w:pPr>
  </w:style>
  <w:style w:type="numbering" w:styleId="CurrentList27" w:customStyle="1">
    <w:name w:val="Current List27"/>
    <w:uiPriority w:val="99"/>
    <w:rsid w:val="0097194B"/>
    <w:pPr>
      <w:numPr>
        <w:numId w:val="54"/>
      </w:numPr>
    </w:pPr>
  </w:style>
  <w:style w:type="numbering" w:styleId="CurrentList28" w:customStyle="1">
    <w:name w:val="Current List28"/>
    <w:uiPriority w:val="99"/>
    <w:rsid w:val="0097194B"/>
    <w:pPr>
      <w:numPr>
        <w:numId w:val="55"/>
      </w:numPr>
    </w:pPr>
  </w:style>
  <w:style w:type="numbering" w:styleId="CurrentList29" w:customStyle="1">
    <w:name w:val="Current List29"/>
    <w:uiPriority w:val="99"/>
    <w:rsid w:val="0097194B"/>
    <w:pPr>
      <w:numPr>
        <w:numId w:val="56"/>
      </w:numPr>
    </w:pPr>
  </w:style>
  <w:style w:type="numbering" w:styleId="CurrentList30" w:customStyle="1">
    <w:name w:val="Current List30"/>
    <w:uiPriority w:val="99"/>
    <w:rsid w:val="0097194B"/>
    <w:pPr>
      <w:numPr>
        <w:numId w:val="57"/>
      </w:numPr>
    </w:pPr>
  </w:style>
  <w:style w:type="numbering" w:styleId="CurrentList31" w:customStyle="1">
    <w:name w:val="Current List31"/>
    <w:uiPriority w:val="99"/>
    <w:rsid w:val="006A1E50"/>
    <w:pPr>
      <w:numPr>
        <w:numId w:val="58"/>
      </w:numPr>
    </w:pPr>
  </w:style>
  <w:style w:type="paragraph" w:styleId="--" w:customStyle="1">
    <w:name w:val="条--空节"/>
    <w:qFormat/>
    <w:rsid w:val="00273CF2"/>
    <w:pPr>
      <w:numPr>
        <w:ilvl w:val="5"/>
        <w:numId w:val="67"/>
      </w:numPr>
      <w:spacing w:line="360" w:lineRule="auto"/>
      <w:outlineLvl w:val="2"/>
    </w:pPr>
    <w:rPr>
      <w:rFonts w:ascii="Times New Roman" w:hAnsi="Times New Roman" w:cs="Arial Unicode MS"/>
      <w:color w:val="000000"/>
      <w:kern w:val="0"/>
      <w:lang w:val="zh-CN"/>
    </w:rPr>
  </w:style>
  <w:style w:type="numbering" w:styleId="CurrentList35" w:customStyle="1">
    <w:name w:val="Current List35"/>
    <w:uiPriority w:val="99"/>
    <w:rsid w:val="0006271C"/>
    <w:pPr>
      <w:numPr>
        <w:numId w:val="62"/>
      </w:numPr>
    </w:pPr>
  </w:style>
  <w:style w:type="numbering" w:styleId="CurrentList36" w:customStyle="1">
    <w:name w:val="Current List36"/>
    <w:uiPriority w:val="99"/>
    <w:rsid w:val="00B96BEC"/>
    <w:pPr>
      <w:numPr>
        <w:numId w:val="63"/>
      </w:numPr>
    </w:pPr>
  </w:style>
  <w:style w:type="numbering" w:styleId="CurrentList37" w:customStyle="1">
    <w:name w:val="Current List37"/>
    <w:uiPriority w:val="99"/>
    <w:rsid w:val="001C3A07"/>
    <w:pPr>
      <w:numPr>
        <w:numId w:val="64"/>
      </w:numPr>
    </w:pPr>
  </w:style>
  <w:style w:type="numbering" w:styleId="CurrentList38" w:customStyle="1">
    <w:name w:val="Current List38"/>
    <w:uiPriority w:val="99"/>
    <w:rsid w:val="004545B6"/>
    <w:pPr>
      <w:numPr>
        <w:numId w:val="65"/>
      </w:numPr>
    </w:pPr>
  </w:style>
  <w:style w:type="numbering" w:styleId="CurrentList39" w:customStyle="1">
    <w:name w:val="Current List39"/>
    <w:uiPriority w:val="99"/>
    <w:rsid w:val="00DC3768"/>
    <w:pPr>
      <w:numPr>
        <w:numId w:val="66"/>
      </w:numPr>
    </w:pPr>
  </w:style>
  <w:style w:type="numbering" w:styleId="CurrentList40" w:customStyle="1">
    <w:name w:val="Current List40"/>
    <w:uiPriority w:val="99"/>
    <w:rsid w:val="00D70FDC"/>
    <w:pPr>
      <w:numPr>
        <w:numId w:val="68"/>
      </w:numPr>
    </w:pPr>
  </w:style>
  <w:style w:type="numbering" w:styleId="CurrentList41" w:customStyle="1">
    <w:name w:val="Current List41"/>
    <w:uiPriority w:val="99"/>
    <w:rsid w:val="003C2ED9"/>
    <w:pPr>
      <w:numPr>
        <w:numId w:val="69"/>
      </w:numPr>
    </w:pPr>
  </w:style>
  <w:style w:type="numbering" w:styleId="CurrentList42" w:customStyle="1">
    <w:name w:val="Current List42"/>
    <w:uiPriority w:val="99"/>
    <w:rsid w:val="00026028"/>
    <w:pPr>
      <w:numPr>
        <w:numId w:val="70"/>
      </w:numPr>
    </w:pPr>
  </w:style>
  <w:style w:type="numbering" w:styleId="CurrentList43" w:customStyle="1">
    <w:name w:val="Current List43"/>
    <w:uiPriority w:val="99"/>
    <w:rsid w:val="00E0655C"/>
    <w:pPr>
      <w:numPr>
        <w:numId w:val="71"/>
      </w:numPr>
    </w:pPr>
  </w:style>
  <w:style w:type="character" w:styleId="Strong">
    <w:name w:val="Strong"/>
    <w:basedOn w:val="DefaultParagraphFont"/>
    <w:uiPriority w:val="22"/>
    <w:qFormat/>
    <w:rsid w:val="008532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327">
      <w:bodyDiv w:val="1"/>
      <w:marLeft w:val="0"/>
      <w:marRight w:val="0"/>
      <w:marTop w:val="0"/>
      <w:marBottom w:val="0"/>
      <w:divBdr>
        <w:top w:val="none" w:sz="0" w:space="0" w:color="auto"/>
        <w:left w:val="none" w:sz="0" w:space="0" w:color="auto"/>
        <w:bottom w:val="none" w:sz="0" w:space="0" w:color="auto"/>
        <w:right w:val="none" w:sz="0" w:space="0" w:color="auto"/>
      </w:divBdr>
    </w:div>
    <w:div w:id="436950933">
      <w:bodyDiv w:val="1"/>
      <w:marLeft w:val="0"/>
      <w:marRight w:val="0"/>
      <w:marTop w:val="0"/>
      <w:marBottom w:val="0"/>
      <w:divBdr>
        <w:top w:val="none" w:sz="0" w:space="0" w:color="auto"/>
        <w:left w:val="none" w:sz="0" w:space="0" w:color="auto"/>
        <w:bottom w:val="none" w:sz="0" w:space="0" w:color="auto"/>
        <w:right w:val="none" w:sz="0" w:space="0" w:color="auto"/>
      </w:divBdr>
    </w:div>
    <w:div w:id="610359306">
      <w:bodyDiv w:val="1"/>
      <w:marLeft w:val="0"/>
      <w:marRight w:val="0"/>
      <w:marTop w:val="0"/>
      <w:marBottom w:val="0"/>
      <w:divBdr>
        <w:top w:val="none" w:sz="0" w:space="0" w:color="auto"/>
        <w:left w:val="none" w:sz="0" w:space="0" w:color="auto"/>
        <w:bottom w:val="none" w:sz="0" w:space="0" w:color="auto"/>
        <w:right w:val="none" w:sz="0" w:space="0" w:color="auto"/>
      </w:divBdr>
    </w:div>
    <w:div w:id="722292854">
      <w:bodyDiv w:val="1"/>
      <w:marLeft w:val="0"/>
      <w:marRight w:val="0"/>
      <w:marTop w:val="0"/>
      <w:marBottom w:val="0"/>
      <w:divBdr>
        <w:top w:val="none" w:sz="0" w:space="0" w:color="auto"/>
        <w:left w:val="none" w:sz="0" w:space="0" w:color="auto"/>
        <w:bottom w:val="none" w:sz="0" w:space="0" w:color="auto"/>
        <w:right w:val="none" w:sz="0" w:space="0" w:color="auto"/>
      </w:divBdr>
    </w:div>
    <w:div w:id="733968514">
      <w:bodyDiv w:val="1"/>
      <w:marLeft w:val="0"/>
      <w:marRight w:val="0"/>
      <w:marTop w:val="0"/>
      <w:marBottom w:val="0"/>
      <w:divBdr>
        <w:top w:val="none" w:sz="0" w:space="0" w:color="auto"/>
        <w:left w:val="none" w:sz="0" w:space="0" w:color="auto"/>
        <w:bottom w:val="none" w:sz="0" w:space="0" w:color="auto"/>
        <w:right w:val="none" w:sz="0" w:space="0" w:color="auto"/>
      </w:divBdr>
    </w:div>
    <w:div w:id="763451732">
      <w:bodyDiv w:val="1"/>
      <w:marLeft w:val="0"/>
      <w:marRight w:val="0"/>
      <w:marTop w:val="0"/>
      <w:marBottom w:val="0"/>
      <w:divBdr>
        <w:top w:val="none" w:sz="0" w:space="0" w:color="auto"/>
        <w:left w:val="none" w:sz="0" w:space="0" w:color="auto"/>
        <w:bottom w:val="none" w:sz="0" w:space="0" w:color="auto"/>
        <w:right w:val="none" w:sz="0" w:space="0" w:color="auto"/>
      </w:divBdr>
    </w:div>
    <w:div w:id="976715678">
      <w:bodyDiv w:val="1"/>
      <w:marLeft w:val="0"/>
      <w:marRight w:val="0"/>
      <w:marTop w:val="0"/>
      <w:marBottom w:val="0"/>
      <w:divBdr>
        <w:top w:val="none" w:sz="0" w:space="0" w:color="auto"/>
        <w:left w:val="none" w:sz="0" w:space="0" w:color="auto"/>
        <w:bottom w:val="none" w:sz="0" w:space="0" w:color="auto"/>
        <w:right w:val="none" w:sz="0" w:space="0" w:color="auto"/>
      </w:divBdr>
    </w:div>
    <w:div w:id="1014069713">
      <w:bodyDiv w:val="1"/>
      <w:marLeft w:val="0"/>
      <w:marRight w:val="0"/>
      <w:marTop w:val="0"/>
      <w:marBottom w:val="0"/>
      <w:divBdr>
        <w:top w:val="none" w:sz="0" w:space="0" w:color="auto"/>
        <w:left w:val="none" w:sz="0" w:space="0" w:color="auto"/>
        <w:bottom w:val="none" w:sz="0" w:space="0" w:color="auto"/>
        <w:right w:val="none" w:sz="0" w:space="0" w:color="auto"/>
      </w:divBdr>
    </w:div>
    <w:div w:id="1045909979">
      <w:bodyDiv w:val="1"/>
      <w:marLeft w:val="0"/>
      <w:marRight w:val="0"/>
      <w:marTop w:val="0"/>
      <w:marBottom w:val="0"/>
      <w:divBdr>
        <w:top w:val="none" w:sz="0" w:space="0" w:color="auto"/>
        <w:left w:val="none" w:sz="0" w:space="0" w:color="auto"/>
        <w:bottom w:val="none" w:sz="0" w:space="0" w:color="auto"/>
        <w:right w:val="none" w:sz="0" w:space="0" w:color="auto"/>
      </w:divBdr>
    </w:div>
    <w:div w:id="1327247569">
      <w:bodyDiv w:val="1"/>
      <w:marLeft w:val="0"/>
      <w:marRight w:val="0"/>
      <w:marTop w:val="0"/>
      <w:marBottom w:val="0"/>
      <w:divBdr>
        <w:top w:val="none" w:sz="0" w:space="0" w:color="auto"/>
        <w:left w:val="none" w:sz="0" w:space="0" w:color="auto"/>
        <w:bottom w:val="none" w:sz="0" w:space="0" w:color="auto"/>
        <w:right w:val="none" w:sz="0" w:space="0" w:color="auto"/>
      </w:divBdr>
    </w:div>
    <w:div w:id="1552418800">
      <w:bodyDiv w:val="1"/>
      <w:marLeft w:val="0"/>
      <w:marRight w:val="0"/>
      <w:marTop w:val="0"/>
      <w:marBottom w:val="0"/>
      <w:divBdr>
        <w:top w:val="none" w:sz="0" w:space="0" w:color="auto"/>
        <w:left w:val="none" w:sz="0" w:space="0" w:color="auto"/>
        <w:bottom w:val="none" w:sz="0" w:space="0" w:color="auto"/>
        <w:right w:val="none" w:sz="0" w:space="0" w:color="auto"/>
      </w:divBdr>
    </w:div>
    <w:div w:id="1567060753">
      <w:bodyDiv w:val="1"/>
      <w:marLeft w:val="0"/>
      <w:marRight w:val="0"/>
      <w:marTop w:val="0"/>
      <w:marBottom w:val="0"/>
      <w:divBdr>
        <w:top w:val="none" w:sz="0" w:space="0" w:color="auto"/>
        <w:left w:val="none" w:sz="0" w:space="0" w:color="auto"/>
        <w:bottom w:val="none" w:sz="0" w:space="0" w:color="auto"/>
        <w:right w:val="none" w:sz="0" w:space="0" w:color="auto"/>
      </w:divBdr>
    </w:div>
    <w:div w:id="1567690735">
      <w:bodyDiv w:val="1"/>
      <w:marLeft w:val="0"/>
      <w:marRight w:val="0"/>
      <w:marTop w:val="0"/>
      <w:marBottom w:val="0"/>
      <w:divBdr>
        <w:top w:val="none" w:sz="0" w:space="0" w:color="auto"/>
        <w:left w:val="none" w:sz="0" w:space="0" w:color="auto"/>
        <w:bottom w:val="none" w:sz="0" w:space="0" w:color="auto"/>
        <w:right w:val="none" w:sz="0" w:space="0" w:color="auto"/>
      </w:divBdr>
    </w:div>
    <w:div w:id="1764453848">
      <w:bodyDiv w:val="1"/>
      <w:marLeft w:val="0"/>
      <w:marRight w:val="0"/>
      <w:marTop w:val="0"/>
      <w:marBottom w:val="0"/>
      <w:divBdr>
        <w:top w:val="none" w:sz="0" w:space="0" w:color="auto"/>
        <w:left w:val="none" w:sz="0" w:space="0" w:color="auto"/>
        <w:bottom w:val="none" w:sz="0" w:space="0" w:color="auto"/>
        <w:right w:val="none" w:sz="0" w:space="0" w:color="auto"/>
      </w:divBdr>
    </w:div>
    <w:div w:id="1766262144">
      <w:bodyDiv w:val="1"/>
      <w:marLeft w:val="0"/>
      <w:marRight w:val="0"/>
      <w:marTop w:val="0"/>
      <w:marBottom w:val="0"/>
      <w:divBdr>
        <w:top w:val="none" w:sz="0" w:space="0" w:color="auto"/>
        <w:left w:val="none" w:sz="0" w:space="0" w:color="auto"/>
        <w:bottom w:val="none" w:sz="0" w:space="0" w:color="auto"/>
        <w:right w:val="none" w:sz="0" w:space="0" w:color="auto"/>
      </w:divBdr>
    </w:div>
    <w:div w:id="209689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5.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86DA1D051824285186722379E4AC1" ma:contentTypeVersion="7" ma:contentTypeDescription="Create a new document." ma:contentTypeScope="" ma:versionID="0a7e6d4aead5731bf4393ca63742b5b3">
  <xsd:schema xmlns:xsd="http://www.w3.org/2001/XMLSchema" xmlns:xs="http://www.w3.org/2001/XMLSchema" xmlns:p="http://schemas.microsoft.com/office/2006/metadata/properties" xmlns:ns2="26835807-5537-4021-ab0f-e7eee54ed5bd" targetNamespace="http://schemas.microsoft.com/office/2006/metadata/properties" ma:root="true" ma:fieldsID="9a2bd251fad7862ecfe41ded4d8fd95c" ns2:_="">
    <xsd:import namespace="26835807-5537-4021-ab0f-e7eee54ed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835807-5537-4021-ab0f-e7eee54ed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6B76C-1A29-4F76-828D-57714A9B2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835807-5537-4021-ab0f-e7eee54ed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244E30-AC5A-49DB-92F7-806466D064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176788-AD1A-4677-AD16-FB6AE4B9DA89}">
  <ds:schemaRefs>
    <ds:schemaRef ds:uri="http://schemas.microsoft.com/sharepoint/v3/contenttype/forms"/>
  </ds:schemaRefs>
</ds:datastoreItem>
</file>

<file path=customXml/itemProps4.xml><?xml version="1.0" encoding="utf-8"?>
<ds:datastoreItem xmlns:ds="http://schemas.openxmlformats.org/officeDocument/2006/customXml" ds:itemID="{D8A5BBAE-16F7-4641-A61D-79D2869A926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用户</dc:creator>
  <keywords/>
  <dc:description/>
  <lastModifiedBy>王勇</lastModifiedBy>
  <revision>693</revision>
  <lastPrinted>2025-06-28T04:12:00.0000000Z</lastPrinted>
  <dcterms:created xsi:type="dcterms:W3CDTF">2025-11-10T13:43:00.0000000Z</dcterms:created>
  <dcterms:modified xsi:type="dcterms:W3CDTF">2025-12-29T08:07:58.7475719Z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0x010100DD086DA1D051824285186722379E4AC1</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129300</vt:r8>
  </property>
</Properties>
</file>